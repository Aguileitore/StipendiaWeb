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E6276" w14:textId="77777777" w:rsidR="00C45CFA" w:rsidRDefault="00C45CFA" w:rsidP="00BD0696">
      <w:pPr>
        <w:jc w:val="center"/>
        <w:rPr>
          <w:highlight w:val="yellow"/>
        </w:rPr>
      </w:pPr>
    </w:p>
    <w:p w14:paraId="12812CA2" w14:textId="07DEC84C" w:rsidR="005256D3" w:rsidRDefault="005256D3" w:rsidP="00F36DDA">
      <w:pPr>
        <w:jc w:val="center"/>
        <w:rPr>
          <w:ins w:id="0" w:author="Artemis" w:date="2021-04-28T17:09:00Z"/>
          <w:highlight w:val="cyan"/>
        </w:rPr>
      </w:pPr>
      <w:r>
        <w:rPr>
          <w:noProof/>
          <w:lang w:val="en-US"/>
        </w:rPr>
        <w:drawing>
          <wp:inline distT="0" distB="0" distL="0" distR="0" wp14:anchorId="50B79A97" wp14:editId="304D6AC4">
            <wp:extent cx="1606875" cy="21488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MB.png"/>
                    <pic:cNvPicPr/>
                  </pic:nvPicPr>
                  <pic:blipFill>
                    <a:blip r:embed="rId8">
                      <a:extLst>
                        <a:ext uri="{28A0092B-C50C-407E-A947-70E740481C1C}">
                          <a14:useLocalDpi xmlns:a14="http://schemas.microsoft.com/office/drawing/2010/main" val="0"/>
                        </a:ext>
                      </a:extLst>
                    </a:blip>
                    <a:stretch>
                      <a:fillRect/>
                    </a:stretch>
                  </pic:blipFill>
                  <pic:spPr>
                    <a:xfrm>
                      <a:off x="0" y="0"/>
                      <a:ext cx="1615807" cy="2160784"/>
                    </a:xfrm>
                    <a:prstGeom prst="rect">
                      <a:avLst/>
                    </a:prstGeom>
                  </pic:spPr>
                </pic:pic>
              </a:graphicData>
            </a:graphic>
          </wp:inline>
        </w:drawing>
      </w:r>
    </w:p>
    <w:p w14:paraId="08B6B606" w14:textId="6471B050" w:rsidR="00D91D7B" w:rsidRDefault="00D91D7B" w:rsidP="00F36DDA">
      <w:pPr>
        <w:jc w:val="center"/>
        <w:rPr>
          <w:ins w:id="1" w:author="Artemis" w:date="2021-04-28T17:09:00Z"/>
          <w:highlight w:val="cyan"/>
        </w:rPr>
      </w:pPr>
    </w:p>
    <w:p w14:paraId="7885C660" w14:textId="77777777" w:rsidR="00D91D7B" w:rsidRDefault="00D91D7B" w:rsidP="00F36DDA">
      <w:pPr>
        <w:jc w:val="center"/>
        <w:rPr>
          <w:highlight w:val="cyan"/>
        </w:rPr>
      </w:pPr>
    </w:p>
    <w:p w14:paraId="75ED4379" w14:textId="1C0C8DE8" w:rsidR="00F365C5" w:rsidRDefault="00F365C5" w:rsidP="00424469">
      <w:pPr>
        <w:jc w:val="center"/>
        <w:rPr>
          <w:ins w:id="2" w:author="Artemis" w:date="2021-04-28T17:11:00Z"/>
          <w:highlight w:val="cyan"/>
        </w:rPr>
      </w:pPr>
    </w:p>
    <w:p w14:paraId="28ACAF69" w14:textId="77777777" w:rsidR="00D91D7B" w:rsidRDefault="00D91D7B" w:rsidP="00424469">
      <w:pPr>
        <w:jc w:val="center"/>
        <w:rPr>
          <w:highlight w:val="cyan"/>
        </w:rPr>
      </w:pPr>
    </w:p>
    <w:p w14:paraId="091F60E8" w14:textId="106E14DB" w:rsidR="00F365C5" w:rsidRDefault="001937CD" w:rsidP="00F36DDA">
      <w:pPr>
        <w:pStyle w:val="Sinespaciado"/>
        <w:spacing w:line="360" w:lineRule="auto"/>
        <w:jc w:val="center"/>
        <w:rPr>
          <w:sz w:val="28"/>
        </w:rPr>
      </w:pPr>
      <w:r w:rsidRPr="001937CD">
        <w:rPr>
          <w:sz w:val="28"/>
        </w:rPr>
        <w:t>Desarrollo de la nómina electrónica en una página Web</w:t>
      </w:r>
    </w:p>
    <w:p w14:paraId="6A22C0F1" w14:textId="797EF2DF" w:rsidR="001937CD" w:rsidRPr="00D91D7B" w:rsidDel="00D91D7B" w:rsidRDefault="001937CD" w:rsidP="00424469">
      <w:pPr>
        <w:jc w:val="center"/>
        <w:rPr>
          <w:del w:id="3" w:author="Artemis" w:date="2021-04-28T17:09:00Z"/>
          <w:sz w:val="28"/>
          <w:rPrChange w:id="4" w:author="Artemis" w:date="2021-04-28T17:09:00Z">
            <w:rPr>
              <w:del w:id="5" w:author="Artemis" w:date="2021-04-28T17:09:00Z"/>
              <w:highlight w:val="cyan"/>
            </w:rPr>
          </w:rPrChange>
        </w:rPr>
      </w:pPr>
      <w:r w:rsidRPr="001937CD">
        <w:rPr>
          <w:sz w:val="28"/>
        </w:rPr>
        <w:t>StipendiaWeb</w:t>
      </w:r>
    </w:p>
    <w:p w14:paraId="2BE0CA8A" w14:textId="77E348FF" w:rsidR="00773FCA" w:rsidRPr="00F36DDA" w:rsidDel="00D91D7B" w:rsidRDefault="008F6E42">
      <w:pPr>
        <w:jc w:val="center"/>
        <w:rPr>
          <w:del w:id="6" w:author="Artemis" w:date="2021-04-28T17:09:00Z"/>
          <w:sz w:val="28"/>
        </w:rPr>
      </w:pPr>
      <w:del w:id="7" w:author="Artemis" w:date="2021-04-28T17:09:00Z">
        <w:r w:rsidRPr="00F36DDA" w:rsidDel="00D91D7B">
          <w:rPr>
            <w:sz w:val="28"/>
          </w:rPr>
          <w:delText>Título de la Investigación</w:delText>
        </w:r>
      </w:del>
    </w:p>
    <w:p w14:paraId="31CD4BC6" w14:textId="77777777" w:rsidR="00773FCA" w:rsidRPr="00F36DDA" w:rsidRDefault="00773FCA" w:rsidP="00F36DDA">
      <w:pPr>
        <w:pStyle w:val="Sinespaciado"/>
        <w:spacing w:line="360" w:lineRule="auto"/>
        <w:jc w:val="center"/>
        <w:rPr>
          <w:rFonts w:ascii="Times New Roman" w:hAnsi="Times New Roman"/>
          <w:sz w:val="24"/>
          <w:szCs w:val="24"/>
        </w:rPr>
      </w:pPr>
    </w:p>
    <w:p w14:paraId="72E1FA84" w14:textId="77777777" w:rsidR="003038A4" w:rsidRPr="00F36DDA" w:rsidRDefault="003038A4" w:rsidP="00F36DDA">
      <w:pPr>
        <w:pStyle w:val="Sinespaciado"/>
        <w:spacing w:line="360" w:lineRule="auto"/>
        <w:jc w:val="center"/>
        <w:rPr>
          <w:rFonts w:ascii="Times New Roman" w:hAnsi="Times New Roman"/>
          <w:color w:val="00B050"/>
          <w:sz w:val="24"/>
          <w:szCs w:val="24"/>
        </w:rPr>
      </w:pPr>
    </w:p>
    <w:p w14:paraId="62549F19" w14:textId="516C6CAC" w:rsidR="003038A4" w:rsidRDefault="003038A4" w:rsidP="00F36DDA">
      <w:pPr>
        <w:pStyle w:val="Sinespaciado"/>
        <w:spacing w:line="360" w:lineRule="auto"/>
        <w:jc w:val="center"/>
        <w:rPr>
          <w:ins w:id="8" w:author="Artemis" w:date="2021-04-28T17:11:00Z"/>
          <w:rFonts w:ascii="Times New Roman" w:hAnsi="Times New Roman"/>
          <w:color w:val="00B050"/>
          <w:sz w:val="24"/>
          <w:szCs w:val="24"/>
        </w:rPr>
      </w:pPr>
    </w:p>
    <w:p w14:paraId="5F9B0358" w14:textId="77777777" w:rsidR="00D1668B" w:rsidRPr="00F36DDA" w:rsidRDefault="00D1668B" w:rsidP="00F36DDA">
      <w:pPr>
        <w:pStyle w:val="Sinespaciado"/>
        <w:spacing w:line="360" w:lineRule="auto"/>
        <w:jc w:val="center"/>
        <w:rPr>
          <w:rFonts w:ascii="Times New Roman" w:hAnsi="Times New Roman"/>
          <w:sz w:val="24"/>
          <w:szCs w:val="24"/>
        </w:rPr>
      </w:pPr>
    </w:p>
    <w:p w14:paraId="1CEE9562" w14:textId="77777777" w:rsidR="00773FCA" w:rsidRPr="00F36DDA" w:rsidRDefault="00773FCA" w:rsidP="00F36DDA">
      <w:pPr>
        <w:pStyle w:val="Sinespaciado"/>
        <w:spacing w:line="360" w:lineRule="auto"/>
        <w:jc w:val="center"/>
        <w:rPr>
          <w:rFonts w:ascii="Times New Roman" w:hAnsi="Times New Roman"/>
          <w:sz w:val="24"/>
          <w:szCs w:val="24"/>
        </w:rPr>
      </w:pPr>
    </w:p>
    <w:p w14:paraId="1313D225" w14:textId="40F41B4C" w:rsidR="002F1E29" w:rsidRPr="00F36DDA" w:rsidDel="00D91D7B" w:rsidRDefault="00D91D7B" w:rsidP="00424469">
      <w:pPr>
        <w:jc w:val="center"/>
        <w:rPr>
          <w:del w:id="9" w:author="Artemis" w:date="2021-04-28T17:10:00Z"/>
          <w:b/>
          <w:sz w:val="28"/>
        </w:rPr>
      </w:pPr>
      <w:ins w:id="10" w:author="Artemis" w:date="2021-04-28T17:10:00Z">
        <w:r w:rsidRPr="00D91D7B">
          <w:rPr>
            <w:sz w:val="28"/>
          </w:rPr>
          <w:t>Jorge Andrés Becerra Bastidas</w:t>
        </w:r>
        <w:r w:rsidRPr="00D91D7B" w:rsidDel="00D91D7B">
          <w:rPr>
            <w:sz w:val="28"/>
          </w:rPr>
          <w:t xml:space="preserve"> </w:t>
        </w:r>
      </w:ins>
      <w:del w:id="11" w:author="Artemis" w:date="2021-04-28T17:10:00Z">
        <w:r w:rsidR="003038A4" w:rsidRPr="00F36DDA" w:rsidDel="00D91D7B">
          <w:rPr>
            <w:sz w:val="28"/>
          </w:rPr>
          <w:delText>Nombres y apellidos completos del autor</w:delText>
        </w:r>
      </w:del>
    </w:p>
    <w:p w14:paraId="4EDF737B" w14:textId="77777777" w:rsidR="00773FCA" w:rsidRPr="00F36DDA" w:rsidRDefault="00773FCA" w:rsidP="00424469">
      <w:pPr>
        <w:jc w:val="center"/>
      </w:pPr>
    </w:p>
    <w:p w14:paraId="6D5E1AD6" w14:textId="77777777" w:rsidR="00773FCA" w:rsidRPr="00F36DDA" w:rsidRDefault="00773FCA">
      <w:pPr>
        <w:jc w:val="center"/>
      </w:pPr>
    </w:p>
    <w:p w14:paraId="25CB8634" w14:textId="77777777" w:rsidR="00773FCA" w:rsidRPr="00F36DDA" w:rsidRDefault="00773FCA">
      <w:pPr>
        <w:jc w:val="center"/>
      </w:pPr>
    </w:p>
    <w:p w14:paraId="3A134AEF" w14:textId="07B52FD9" w:rsidR="003038A4" w:rsidRPr="00F36DDA" w:rsidDel="00D91D7B" w:rsidRDefault="003038A4">
      <w:pPr>
        <w:jc w:val="center"/>
        <w:rPr>
          <w:del w:id="12" w:author="Artemis" w:date="2021-04-28T17:11:00Z"/>
        </w:rPr>
      </w:pPr>
    </w:p>
    <w:p w14:paraId="112E95A8" w14:textId="4F787E82" w:rsidR="003038A4" w:rsidRPr="00F36DDA" w:rsidDel="00D91D7B" w:rsidRDefault="003038A4">
      <w:pPr>
        <w:jc w:val="center"/>
        <w:rPr>
          <w:del w:id="13" w:author="Artemis" w:date="2021-04-28T17:11:00Z"/>
        </w:rPr>
      </w:pPr>
    </w:p>
    <w:p w14:paraId="326C58A2" w14:textId="48F74705" w:rsidR="003038A4" w:rsidRPr="00F36DDA" w:rsidDel="00D91D7B" w:rsidRDefault="003038A4">
      <w:pPr>
        <w:jc w:val="center"/>
        <w:rPr>
          <w:del w:id="14" w:author="Artemis" w:date="2021-04-28T17:11:00Z"/>
        </w:rPr>
      </w:pPr>
    </w:p>
    <w:p w14:paraId="6FA5B3C8" w14:textId="77777777" w:rsidR="00F365C5" w:rsidRPr="00F36DDA" w:rsidRDefault="00F365C5">
      <w:pPr>
        <w:jc w:val="center"/>
      </w:pPr>
    </w:p>
    <w:p w14:paraId="1C96D0C6" w14:textId="77777777" w:rsidR="00C345FB" w:rsidRPr="00F36DDA" w:rsidRDefault="00C345FB">
      <w:pPr>
        <w:jc w:val="center"/>
      </w:pPr>
    </w:p>
    <w:p w14:paraId="43D750F0" w14:textId="77777777" w:rsidR="00D3309D" w:rsidRPr="00F36DDA" w:rsidRDefault="00D3309D">
      <w:pPr>
        <w:jc w:val="center"/>
      </w:pPr>
    </w:p>
    <w:p w14:paraId="7A719B59" w14:textId="1F96DEDA" w:rsidR="002F1E29" w:rsidRPr="00F36DDA" w:rsidRDefault="00290A50">
      <w:pPr>
        <w:jc w:val="center"/>
      </w:pPr>
      <w:r w:rsidRPr="00F36DDA">
        <w:t>Universidad Manuela Beltrán</w:t>
      </w:r>
    </w:p>
    <w:p w14:paraId="7491FCA9" w14:textId="03CF4BA4" w:rsidR="00290A50" w:rsidRPr="00F36DDA" w:rsidRDefault="00463E2F">
      <w:pPr>
        <w:jc w:val="center"/>
      </w:pPr>
      <w:r w:rsidRPr="00F36DDA">
        <w:t>UMB Virtual</w:t>
      </w:r>
    </w:p>
    <w:p w14:paraId="07C7CDF8" w14:textId="35372B6D" w:rsidR="00290A50" w:rsidRPr="00F36DDA" w:rsidRDefault="003038A4">
      <w:pPr>
        <w:jc w:val="center"/>
      </w:pPr>
      <w:del w:id="15" w:author="Artemis" w:date="2021-04-28T17:10:00Z">
        <w:r w:rsidRPr="00F36DDA" w:rsidDel="00D91D7B">
          <w:delText>Maestría en Tecnologías</w:delText>
        </w:r>
        <w:r w:rsidR="00463E2F" w:rsidRPr="00F36DDA" w:rsidDel="00D91D7B">
          <w:delText xml:space="preserve"> Digitales</w:delText>
        </w:r>
        <w:r w:rsidRPr="00F36DDA" w:rsidDel="00D91D7B">
          <w:delText xml:space="preserve"> Aplicadas a la Educación</w:delText>
        </w:r>
      </w:del>
      <w:ins w:id="16" w:author="Artemis" w:date="2021-04-28T17:10:00Z">
        <w:r w:rsidR="00D91D7B">
          <w:t>Ingeniería de Software</w:t>
        </w:r>
      </w:ins>
    </w:p>
    <w:p w14:paraId="12535845" w14:textId="4BAB837B" w:rsidR="00463E2F" w:rsidRPr="00F36DDA" w:rsidRDefault="00463E2F">
      <w:pPr>
        <w:jc w:val="center"/>
      </w:pPr>
      <w:del w:id="17" w:author="Artemis" w:date="2021-04-28T17:10:00Z">
        <w:r w:rsidRPr="00F36DDA" w:rsidDel="00D91D7B">
          <w:delText>Ciudad</w:delText>
        </w:r>
      </w:del>
      <w:ins w:id="18" w:author="Artemis" w:date="2021-04-28T17:10:00Z">
        <w:r w:rsidR="00D91D7B">
          <w:t>Cajicá</w:t>
        </w:r>
      </w:ins>
      <w:r w:rsidRPr="00F36DDA">
        <w:t>, Colombia</w:t>
      </w:r>
    </w:p>
    <w:p w14:paraId="74509A76" w14:textId="2521C844" w:rsidR="00F365C5" w:rsidRDefault="00D91D7B" w:rsidP="00F36DDA">
      <w:pPr>
        <w:jc w:val="center"/>
      </w:pPr>
      <w:ins w:id="19" w:author="Artemis" w:date="2021-04-28T17:10:00Z">
        <w:r>
          <w:t>2021</w:t>
        </w:r>
      </w:ins>
      <w:del w:id="20" w:author="Artemis" w:date="2021-04-28T17:10:00Z">
        <w:r w:rsidR="003038A4" w:rsidRPr="00F36DDA" w:rsidDel="00D91D7B">
          <w:delText>Año</w:delText>
        </w:r>
      </w:del>
    </w:p>
    <w:p w14:paraId="7A8A06AD" w14:textId="77777777" w:rsidR="003A5942" w:rsidRDefault="003A5942">
      <w:pPr>
        <w:sectPr w:rsidR="003A5942" w:rsidSect="00F36DDA">
          <w:headerReference w:type="even" r:id="rId9"/>
          <w:headerReference w:type="default" r:id="rId10"/>
          <w:type w:val="oddPage"/>
          <w:pgSz w:w="12240" w:h="15840" w:code="120"/>
          <w:pgMar w:top="1418" w:right="1418" w:bottom="1418" w:left="1701" w:header="709" w:footer="709" w:gutter="0"/>
          <w:cols w:space="708"/>
          <w:titlePg/>
          <w:docGrid w:linePitch="360"/>
        </w:sectPr>
      </w:pPr>
    </w:p>
    <w:p w14:paraId="23F0502D" w14:textId="77777777" w:rsidR="0049726D" w:rsidRDefault="0049726D" w:rsidP="001937CD">
      <w:pPr>
        <w:jc w:val="center"/>
        <w:rPr>
          <w:sz w:val="28"/>
        </w:rPr>
      </w:pPr>
    </w:p>
    <w:p w14:paraId="2BCED321" w14:textId="77777777" w:rsidR="0049726D" w:rsidRDefault="0049726D" w:rsidP="001937CD">
      <w:pPr>
        <w:jc w:val="center"/>
        <w:rPr>
          <w:sz w:val="28"/>
        </w:rPr>
      </w:pPr>
    </w:p>
    <w:p w14:paraId="4D9DD46A" w14:textId="5540A38A" w:rsidR="001937CD" w:rsidRPr="001937CD" w:rsidRDefault="001937CD" w:rsidP="001937CD">
      <w:pPr>
        <w:jc w:val="center"/>
        <w:rPr>
          <w:sz w:val="28"/>
        </w:rPr>
      </w:pPr>
      <w:r w:rsidRPr="001937CD">
        <w:rPr>
          <w:sz w:val="28"/>
        </w:rPr>
        <w:t>Desarrollo de la nómina electrónica en una página Web</w:t>
      </w:r>
    </w:p>
    <w:p w14:paraId="56A122F7" w14:textId="3AEACEBC" w:rsidR="003038A4" w:rsidRPr="00F36DDA" w:rsidDel="00D91D7B" w:rsidRDefault="001937CD" w:rsidP="001937CD">
      <w:pPr>
        <w:jc w:val="center"/>
        <w:rPr>
          <w:del w:id="23" w:author="Artemis" w:date="2021-04-28T17:11:00Z"/>
          <w:sz w:val="28"/>
        </w:rPr>
      </w:pPr>
      <w:r w:rsidRPr="001937CD">
        <w:rPr>
          <w:sz w:val="28"/>
        </w:rPr>
        <w:t>StipendiaWeb</w:t>
      </w:r>
      <w:del w:id="24" w:author="Artemis" w:date="2021-04-28T17:11:00Z">
        <w:r w:rsidR="003038A4" w:rsidRPr="00F36DDA" w:rsidDel="00D91D7B">
          <w:rPr>
            <w:sz w:val="28"/>
          </w:rPr>
          <w:delText>Título de la Investigación</w:delText>
        </w:r>
      </w:del>
    </w:p>
    <w:p w14:paraId="7EC74DF8" w14:textId="77777777" w:rsidR="003038A4" w:rsidRPr="00F36DDA" w:rsidRDefault="003038A4" w:rsidP="001937CD">
      <w:pPr>
        <w:jc w:val="center"/>
      </w:pPr>
    </w:p>
    <w:p w14:paraId="7DDE6340" w14:textId="08289366" w:rsidR="003038A4" w:rsidRPr="00F36DDA" w:rsidRDefault="003038A4" w:rsidP="00F36DDA">
      <w:pPr>
        <w:jc w:val="center"/>
      </w:pPr>
    </w:p>
    <w:p w14:paraId="5352B4AF" w14:textId="77777777" w:rsidR="00F365C5" w:rsidRPr="00F36DDA" w:rsidRDefault="00F365C5" w:rsidP="00424469">
      <w:pPr>
        <w:jc w:val="center"/>
      </w:pPr>
    </w:p>
    <w:p w14:paraId="26EA8401" w14:textId="77777777" w:rsidR="00F365C5" w:rsidRPr="00F36DDA" w:rsidRDefault="00F365C5">
      <w:pPr>
        <w:jc w:val="center"/>
      </w:pPr>
    </w:p>
    <w:p w14:paraId="2712233B" w14:textId="2505B281" w:rsidR="003038A4" w:rsidRDefault="00D91D7B" w:rsidP="00F36DDA">
      <w:pPr>
        <w:pStyle w:val="Sinespaciado"/>
        <w:spacing w:line="360" w:lineRule="auto"/>
        <w:jc w:val="center"/>
        <w:rPr>
          <w:sz w:val="28"/>
        </w:rPr>
      </w:pPr>
      <w:ins w:id="25" w:author="Artemis" w:date="2021-04-28T17:12:00Z">
        <w:r>
          <w:rPr>
            <w:sz w:val="28"/>
          </w:rPr>
          <w:t>Jorge Andrés Becerra Bastidas</w:t>
        </w:r>
      </w:ins>
      <w:del w:id="26" w:author="Artemis" w:date="2021-04-28T17:12:00Z">
        <w:r w:rsidR="003038A4" w:rsidRPr="00F36DDA" w:rsidDel="00D91D7B">
          <w:rPr>
            <w:sz w:val="28"/>
          </w:rPr>
          <w:delText>Nombres y apellidos completos del autor</w:delText>
        </w:r>
      </w:del>
    </w:p>
    <w:p w14:paraId="669DB569" w14:textId="77777777" w:rsidR="003110C3" w:rsidRPr="00F36DDA" w:rsidDel="00D91D7B" w:rsidRDefault="003110C3">
      <w:pPr>
        <w:jc w:val="center"/>
        <w:rPr>
          <w:del w:id="27" w:author="Artemis" w:date="2021-04-28T17:12:00Z"/>
          <w:b/>
          <w:sz w:val="28"/>
        </w:rPr>
      </w:pPr>
    </w:p>
    <w:p w14:paraId="3F07270B" w14:textId="77777777" w:rsidR="003038A4" w:rsidRPr="00F36DDA" w:rsidRDefault="003038A4" w:rsidP="00F36DDA">
      <w:pPr>
        <w:pStyle w:val="Sinespaciado"/>
        <w:spacing w:line="360" w:lineRule="auto"/>
        <w:jc w:val="center"/>
        <w:rPr>
          <w:rFonts w:ascii="Times New Roman" w:hAnsi="Times New Roman"/>
          <w:color w:val="00B050"/>
          <w:sz w:val="24"/>
          <w:szCs w:val="24"/>
        </w:rPr>
      </w:pPr>
    </w:p>
    <w:p w14:paraId="71D6AA5D" w14:textId="77777777" w:rsidR="00F365C5" w:rsidRPr="00F36DDA" w:rsidRDefault="00F365C5" w:rsidP="00F36DDA">
      <w:pPr>
        <w:pStyle w:val="Sinespaciado"/>
        <w:spacing w:line="360" w:lineRule="auto"/>
        <w:jc w:val="center"/>
        <w:rPr>
          <w:rFonts w:ascii="Times New Roman" w:hAnsi="Times New Roman"/>
          <w:color w:val="00B050"/>
          <w:sz w:val="24"/>
          <w:szCs w:val="24"/>
        </w:rPr>
      </w:pPr>
    </w:p>
    <w:p w14:paraId="72F5EDF2" w14:textId="5D864C47" w:rsidR="003038A4" w:rsidRPr="00F36DDA" w:rsidRDefault="003038A4" w:rsidP="00F36DDA">
      <w:pPr>
        <w:pStyle w:val="Sinespaciado"/>
        <w:spacing w:line="360" w:lineRule="auto"/>
        <w:jc w:val="center"/>
        <w:rPr>
          <w:rFonts w:ascii="Times New Roman" w:hAnsi="Times New Roman"/>
          <w:sz w:val="24"/>
          <w:szCs w:val="24"/>
        </w:rPr>
      </w:pPr>
      <w:r w:rsidRPr="00F36DDA">
        <w:rPr>
          <w:rFonts w:ascii="Times New Roman" w:hAnsi="Times New Roman"/>
          <w:sz w:val="24"/>
          <w:szCs w:val="24"/>
        </w:rPr>
        <w:t>Trabajo de Grado presentado como requisito parcial para optar al título de:</w:t>
      </w:r>
    </w:p>
    <w:p w14:paraId="5FB6601D" w14:textId="5975982C" w:rsidR="003038A4" w:rsidRPr="00077D71" w:rsidRDefault="003038A4" w:rsidP="00F36DDA">
      <w:pPr>
        <w:pStyle w:val="Sinespaciado"/>
        <w:spacing w:line="360" w:lineRule="auto"/>
        <w:jc w:val="center"/>
        <w:rPr>
          <w:rFonts w:ascii="Times New Roman" w:hAnsi="Times New Roman"/>
          <w:i/>
          <w:sz w:val="24"/>
          <w:szCs w:val="24"/>
        </w:rPr>
      </w:pPr>
      <w:del w:id="28" w:author="Artemis" w:date="2021-04-28T17:13:00Z">
        <w:r w:rsidRPr="00077D71" w:rsidDel="00D91D7B">
          <w:rPr>
            <w:rFonts w:ascii="Times New Roman" w:hAnsi="Times New Roman"/>
            <w:i/>
            <w:sz w:val="24"/>
            <w:szCs w:val="24"/>
          </w:rPr>
          <w:delText>Magíster en Tecnologías Digitales Aplicadas a la Educación</w:delText>
        </w:r>
      </w:del>
      <w:ins w:id="29" w:author="Artemis" w:date="2021-04-28T17:13:00Z">
        <w:r w:rsidR="00D91D7B" w:rsidRPr="00077D71">
          <w:rPr>
            <w:rFonts w:ascii="Times New Roman" w:hAnsi="Times New Roman"/>
            <w:i/>
            <w:sz w:val="24"/>
            <w:szCs w:val="24"/>
          </w:rPr>
          <w:t>Ingeniero de Software</w:t>
        </w:r>
      </w:ins>
    </w:p>
    <w:p w14:paraId="42E0CD17" w14:textId="77777777" w:rsidR="00463E2F" w:rsidRPr="00077D71" w:rsidRDefault="00463E2F" w:rsidP="00F36DDA">
      <w:pPr>
        <w:pStyle w:val="Sinespaciado"/>
        <w:spacing w:line="360" w:lineRule="auto"/>
        <w:jc w:val="center"/>
        <w:rPr>
          <w:rFonts w:ascii="Times New Roman" w:hAnsi="Times New Roman"/>
          <w:sz w:val="24"/>
          <w:szCs w:val="24"/>
          <w:lang w:val="es-ES"/>
        </w:rPr>
      </w:pPr>
      <w:r w:rsidRPr="00077D71">
        <w:rPr>
          <w:rFonts w:ascii="Times New Roman" w:hAnsi="Times New Roman"/>
          <w:sz w:val="24"/>
          <w:szCs w:val="24"/>
          <w:lang w:val="es-ES"/>
        </w:rPr>
        <w:t>Línea de Investigación:</w:t>
      </w:r>
    </w:p>
    <w:p w14:paraId="0C711C2F" w14:textId="0AEE4320" w:rsidR="00463E2F" w:rsidRPr="00077D71" w:rsidDel="00077D71" w:rsidRDefault="00077D71" w:rsidP="00F36DDA">
      <w:pPr>
        <w:jc w:val="center"/>
        <w:rPr>
          <w:del w:id="30" w:author="Artemis" w:date="2021-04-28T17:31:00Z"/>
          <w:lang w:val="es-ES"/>
        </w:rPr>
      </w:pPr>
      <w:ins w:id="31" w:author="Artemis" w:date="2021-04-28T17:32:00Z">
        <w:r>
          <w:t>I</w:t>
        </w:r>
      </w:ins>
      <w:ins w:id="32" w:author="Artemis" w:date="2021-04-28T17:31:00Z">
        <w:r w:rsidRPr="00077D71">
          <w:rPr>
            <w:rPrChange w:id="33" w:author="Artemis" w:date="2021-04-28T17:31:00Z">
              <w:rPr>
                <w:rFonts w:ascii="Arial" w:hAnsi="Arial" w:cs="Arial"/>
                <w:b/>
                <w:sz w:val="20"/>
                <w:szCs w:val="20"/>
              </w:rPr>
            </w:rPrChange>
          </w:rPr>
          <w:t>ntegración de las TIC en las organizaciones</w:t>
        </w:r>
        <w:r w:rsidRPr="00077D71" w:rsidDel="00077D71">
          <w:rPr>
            <w:lang w:val="es-ES"/>
          </w:rPr>
          <w:t xml:space="preserve"> </w:t>
        </w:r>
      </w:ins>
      <w:del w:id="34" w:author="Artemis" w:date="2021-04-28T17:31:00Z">
        <w:r w:rsidR="00463E2F" w:rsidRPr="00077D71" w:rsidDel="00077D71">
          <w:rPr>
            <w:lang w:val="es-ES"/>
          </w:rPr>
          <w:delText>Nombrar la línea de investigación en la que se enmarca la tesis o trabajo de investigación</w:delText>
        </w:r>
      </w:del>
    </w:p>
    <w:p w14:paraId="72921478" w14:textId="77777777" w:rsidR="003038A4" w:rsidRPr="00077D71" w:rsidRDefault="003038A4" w:rsidP="00F36DDA">
      <w:pPr>
        <w:pStyle w:val="Sinespaciado"/>
        <w:spacing w:line="360" w:lineRule="auto"/>
        <w:jc w:val="center"/>
        <w:rPr>
          <w:rFonts w:ascii="Times New Roman" w:hAnsi="Times New Roman"/>
          <w:sz w:val="24"/>
          <w:szCs w:val="24"/>
          <w:lang w:val="es-ES"/>
        </w:rPr>
      </w:pPr>
    </w:p>
    <w:p w14:paraId="0DD6D975" w14:textId="77777777" w:rsidR="00F365C5" w:rsidRPr="00077D71" w:rsidRDefault="00F365C5" w:rsidP="00F36DDA">
      <w:pPr>
        <w:jc w:val="center"/>
      </w:pPr>
    </w:p>
    <w:p w14:paraId="06610EBC" w14:textId="77777777" w:rsidR="00F365C5" w:rsidRPr="00077D71" w:rsidRDefault="00F365C5" w:rsidP="00424469">
      <w:pPr>
        <w:jc w:val="center"/>
      </w:pPr>
    </w:p>
    <w:p w14:paraId="011E5131" w14:textId="77777777" w:rsidR="003038A4" w:rsidRPr="00F36DDA" w:rsidRDefault="003038A4">
      <w:pPr>
        <w:jc w:val="center"/>
      </w:pPr>
    </w:p>
    <w:p w14:paraId="031D69AB" w14:textId="77777777" w:rsidR="003038A4" w:rsidRPr="00F36DDA" w:rsidRDefault="003038A4">
      <w:pPr>
        <w:jc w:val="center"/>
      </w:pPr>
      <w:r w:rsidRPr="00F36DDA">
        <w:t>Director (a)</w:t>
      </w:r>
    </w:p>
    <w:p w14:paraId="2107857F" w14:textId="77777777" w:rsidR="00137E05" w:rsidRDefault="00463E2F">
      <w:pPr>
        <w:jc w:val="center"/>
        <w:rPr>
          <w:ins w:id="35" w:author="Artemis" w:date="2021-05-09T18:02:00Z"/>
        </w:rPr>
      </w:pPr>
      <w:del w:id="36" w:author="Artemis" w:date="2021-04-28T17:59:00Z">
        <w:r w:rsidRPr="00F36DDA" w:rsidDel="00FD5EAD">
          <w:delText>Título (Ph.D., Mg, Título profesional)</w:delText>
        </w:r>
      </w:del>
      <w:ins w:id="37" w:author="Artemis" w:date="2021-04-28T17:59:00Z">
        <w:r w:rsidR="00FD5EAD">
          <w:t>Ingeniero</w:t>
        </w:r>
      </w:ins>
      <w:r w:rsidRPr="00F36DDA" w:rsidDel="00463E2F">
        <w:t xml:space="preserve"> </w:t>
      </w:r>
      <w:ins w:id="38" w:author="Artemis" w:date="2021-04-28T17:59:00Z">
        <w:r w:rsidR="00FD5EAD" w:rsidRPr="00FD5EAD">
          <w:t>José Daniel Rodríguez Munca</w:t>
        </w:r>
      </w:ins>
    </w:p>
    <w:p w14:paraId="2A603862" w14:textId="77777777" w:rsidR="00137E05" w:rsidRDefault="00137E05" w:rsidP="00137E05">
      <w:pPr>
        <w:jc w:val="center"/>
        <w:rPr>
          <w:ins w:id="39" w:author="Artemis" w:date="2021-05-09T18:02:00Z"/>
        </w:rPr>
      </w:pPr>
      <w:ins w:id="40" w:author="Artemis" w:date="2021-05-09T18:02:00Z">
        <w:r>
          <w:t>Codirector(a)</w:t>
        </w:r>
      </w:ins>
    </w:p>
    <w:p w14:paraId="485FCBA3" w14:textId="77777777" w:rsidR="00137E05" w:rsidRPr="00F36DDA" w:rsidRDefault="00137E05" w:rsidP="00137E05">
      <w:pPr>
        <w:jc w:val="center"/>
        <w:rPr>
          <w:ins w:id="41" w:author="Artemis" w:date="2021-05-09T18:02:00Z"/>
        </w:rPr>
      </w:pPr>
      <w:ins w:id="42" w:author="Artemis" w:date="2021-05-09T18:02:00Z">
        <w:r>
          <w:t>MSc. Olga Lucía Roa Bohórquez</w:t>
        </w:r>
      </w:ins>
    </w:p>
    <w:p w14:paraId="3FE2FB81" w14:textId="22DA053C" w:rsidR="00463E2F" w:rsidRPr="00F36DDA" w:rsidRDefault="00FD5EAD">
      <w:pPr>
        <w:jc w:val="center"/>
      </w:pPr>
      <w:ins w:id="43" w:author="Artemis" w:date="2021-04-28T17:59:00Z">
        <w:r w:rsidRPr="00FD5EAD" w:rsidDel="00FD5EAD">
          <w:t xml:space="preserve"> </w:t>
        </w:r>
      </w:ins>
      <w:del w:id="44" w:author="Artemis" w:date="2021-04-28T17:59:00Z">
        <w:r w:rsidR="00463E2F" w:rsidRPr="00F36DDA" w:rsidDel="00FD5EAD">
          <w:delText>y nombre del director(a)</w:delText>
        </w:r>
      </w:del>
    </w:p>
    <w:p w14:paraId="14BBA171" w14:textId="48CF7939" w:rsidR="00463E2F" w:rsidRPr="00F36DDA" w:rsidDel="00FD5EAD" w:rsidRDefault="00463E2F">
      <w:pPr>
        <w:jc w:val="center"/>
        <w:rPr>
          <w:del w:id="45" w:author="Artemis" w:date="2021-04-28T17:56:00Z"/>
        </w:rPr>
      </w:pPr>
      <w:del w:id="46" w:author="Artemis" w:date="2021-04-28T17:56:00Z">
        <w:r w:rsidRPr="00F36DDA" w:rsidDel="00FD5EAD">
          <w:delText>[</w:delText>
        </w:r>
        <w:r w:rsidRPr="00F36DDA" w:rsidDel="00FD5EAD">
          <w:rPr>
            <w:b/>
          </w:rPr>
          <w:delText>SOLO SI APLICA</w:delText>
        </w:r>
        <w:r w:rsidRPr="00F36DDA" w:rsidDel="00FD5EAD">
          <w:delText>] Codirector (a):</w:delText>
        </w:r>
      </w:del>
    </w:p>
    <w:p w14:paraId="2A1ACA71" w14:textId="67A6D0CF" w:rsidR="003038A4" w:rsidRPr="00F36DDA" w:rsidDel="00FD5EAD" w:rsidRDefault="00463E2F">
      <w:pPr>
        <w:jc w:val="center"/>
        <w:rPr>
          <w:del w:id="47" w:author="Artemis" w:date="2021-04-28T17:56:00Z"/>
        </w:rPr>
      </w:pPr>
      <w:del w:id="48" w:author="Artemis" w:date="2021-04-28T17:56:00Z">
        <w:r w:rsidRPr="00F36DDA" w:rsidDel="00FD5EAD">
          <w:delText>Título (Ph.D., Mg, Título profesional) y nombre del codirector(a)</w:delText>
        </w:r>
      </w:del>
    </w:p>
    <w:p w14:paraId="7E0CF90E" w14:textId="77777777" w:rsidR="00463E2F" w:rsidRPr="00F36DDA" w:rsidRDefault="00463E2F">
      <w:pPr>
        <w:jc w:val="center"/>
        <w:rPr>
          <w:lang w:val="es-ES"/>
        </w:rPr>
      </w:pPr>
    </w:p>
    <w:p w14:paraId="6892A795" w14:textId="77777777" w:rsidR="00463E2F" w:rsidRPr="00F36DDA" w:rsidRDefault="00463E2F">
      <w:pPr>
        <w:jc w:val="center"/>
        <w:rPr>
          <w:lang w:val="es-ES"/>
        </w:rPr>
      </w:pPr>
    </w:p>
    <w:p w14:paraId="369A4907" w14:textId="77777777" w:rsidR="003038A4" w:rsidRPr="00F36DDA" w:rsidRDefault="003038A4">
      <w:pPr>
        <w:jc w:val="center"/>
      </w:pPr>
      <w:r w:rsidRPr="00F36DDA">
        <w:t>Universidad Manuela Beltrán</w:t>
      </w:r>
    </w:p>
    <w:p w14:paraId="57F0757F" w14:textId="58BBDFB8" w:rsidR="003038A4" w:rsidRPr="00F36DDA" w:rsidRDefault="00463E2F">
      <w:pPr>
        <w:jc w:val="center"/>
      </w:pPr>
      <w:r w:rsidRPr="00F36DDA">
        <w:t>UMB Virtual</w:t>
      </w:r>
    </w:p>
    <w:p w14:paraId="70C491AE" w14:textId="77777777" w:rsidR="00FD5EAD" w:rsidRPr="00F36DDA" w:rsidRDefault="00FD5EAD" w:rsidP="00FD5EAD">
      <w:pPr>
        <w:jc w:val="center"/>
        <w:rPr>
          <w:ins w:id="49" w:author="Artemis" w:date="2021-04-28T18:00:00Z"/>
        </w:rPr>
      </w:pPr>
      <w:ins w:id="50" w:author="Artemis" w:date="2021-04-28T18:00:00Z">
        <w:r>
          <w:t>Ingeniería de Software</w:t>
        </w:r>
      </w:ins>
    </w:p>
    <w:p w14:paraId="3ED86ED1" w14:textId="1DA8D373" w:rsidR="003038A4" w:rsidRPr="00F36DDA" w:rsidDel="00FD5EAD" w:rsidRDefault="003038A4">
      <w:pPr>
        <w:jc w:val="center"/>
        <w:rPr>
          <w:del w:id="51" w:author="Artemis" w:date="2021-04-28T18:00:00Z"/>
        </w:rPr>
      </w:pPr>
      <w:del w:id="52" w:author="Artemis" w:date="2021-04-28T18:00:00Z">
        <w:r w:rsidRPr="00F36DDA" w:rsidDel="00FD5EAD">
          <w:delText>Maestría en Tecnologías</w:delText>
        </w:r>
        <w:r w:rsidR="00463E2F" w:rsidRPr="00F36DDA" w:rsidDel="00FD5EAD">
          <w:delText xml:space="preserve"> Digitales</w:delText>
        </w:r>
        <w:r w:rsidRPr="00F36DDA" w:rsidDel="00FD5EAD">
          <w:delText xml:space="preserve"> Aplicadas a la Educación</w:delText>
        </w:r>
      </w:del>
    </w:p>
    <w:p w14:paraId="2FFE8AC7" w14:textId="33989E56" w:rsidR="00463E2F" w:rsidRPr="00F36DDA" w:rsidRDefault="00463E2F">
      <w:pPr>
        <w:jc w:val="center"/>
      </w:pPr>
      <w:del w:id="53" w:author="Artemis" w:date="2021-04-28T18:00:00Z">
        <w:r w:rsidRPr="00F36DDA" w:rsidDel="00FD5EAD">
          <w:delText>Ciudad</w:delText>
        </w:r>
      </w:del>
      <w:ins w:id="54" w:author="Artemis" w:date="2021-04-28T18:00:00Z">
        <w:r w:rsidR="00FD5EAD">
          <w:t>Cajicá</w:t>
        </w:r>
      </w:ins>
      <w:r w:rsidRPr="00F36DDA">
        <w:t>, Colombia</w:t>
      </w:r>
    </w:p>
    <w:p w14:paraId="531EBFE5" w14:textId="7891181C" w:rsidR="00463E2F" w:rsidRPr="00F36DDA" w:rsidRDefault="00463E2F">
      <w:pPr>
        <w:jc w:val="center"/>
      </w:pPr>
      <w:del w:id="55" w:author="Artemis" w:date="2021-04-28T18:00:00Z">
        <w:r w:rsidRPr="00F36DDA" w:rsidDel="00FD5EAD">
          <w:delText>Año</w:delText>
        </w:r>
      </w:del>
      <w:ins w:id="56" w:author="Artemis" w:date="2021-04-28T18:00:00Z">
        <w:r w:rsidR="00FD5EAD">
          <w:t>2021</w:t>
        </w:r>
      </w:ins>
    </w:p>
    <w:p w14:paraId="7CF39C0A" w14:textId="77777777" w:rsidR="003A5942" w:rsidRPr="00F36DDA" w:rsidRDefault="003A5942" w:rsidP="00F36DDA">
      <w:pPr>
        <w:sectPr w:rsidR="003A5942" w:rsidRPr="00F36DDA" w:rsidSect="00F36DDA">
          <w:type w:val="oddPage"/>
          <w:pgSz w:w="12240" w:h="15840" w:code="120"/>
          <w:pgMar w:top="1418" w:right="1418" w:bottom="1418" w:left="1701" w:header="709" w:footer="709" w:gutter="0"/>
          <w:cols w:space="708"/>
          <w:docGrid w:linePitch="360"/>
        </w:sectPr>
      </w:pPr>
    </w:p>
    <w:p w14:paraId="52C75924" w14:textId="197F8489" w:rsidR="003038A4" w:rsidRPr="003038A4" w:rsidDel="00137E05" w:rsidRDefault="003038A4">
      <w:pPr>
        <w:rPr>
          <w:del w:id="57" w:author="Artemis" w:date="2021-05-09T18:03:00Z"/>
          <w:lang w:val="es-ES"/>
        </w:rPr>
      </w:pPr>
    </w:p>
    <w:p w14:paraId="44B38ED2" w14:textId="4C0C3936" w:rsidR="003038A4" w:rsidRPr="003038A4" w:rsidDel="00137E05" w:rsidRDefault="003038A4">
      <w:pPr>
        <w:rPr>
          <w:del w:id="58" w:author="Artemis" w:date="2021-05-09T18:03:00Z"/>
          <w:lang w:val="es-ES"/>
        </w:rPr>
      </w:pPr>
    </w:p>
    <w:p w14:paraId="377AF8D7" w14:textId="0BFBA45D" w:rsidR="003038A4" w:rsidRPr="003038A4" w:rsidDel="00137E05" w:rsidRDefault="003038A4">
      <w:pPr>
        <w:rPr>
          <w:del w:id="59" w:author="Artemis" w:date="2021-05-09T18:03:00Z"/>
          <w:lang w:val="es-ES"/>
        </w:rPr>
      </w:pPr>
    </w:p>
    <w:p w14:paraId="03A90ED3" w14:textId="4FDD2BCC" w:rsidR="003038A4" w:rsidRPr="003038A4" w:rsidDel="00137E05" w:rsidRDefault="003038A4">
      <w:pPr>
        <w:rPr>
          <w:del w:id="60" w:author="Artemis" w:date="2021-05-09T18:03:00Z"/>
          <w:lang w:val="es-ES"/>
        </w:rPr>
      </w:pPr>
    </w:p>
    <w:p w14:paraId="2F9A6977" w14:textId="72E60ACC" w:rsidR="003038A4" w:rsidRPr="003038A4" w:rsidDel="00137E05" w:rsidRDefault="003038A4">
      <w:pPr>
        <w:rPr>
          <w:del w:id="61" w:author="Artemis" w:date="2021-05-09T18:03:00Z"/>
          <w:lang w:val="es-ES"/>
        </w:rPr>
      </w:pPr>
    </w:p>
    <w:p w14:paraId="51CCB3ED" w14:textId="7E391E34" w:rsidR="003038A4" w:rsidRPr="003038A4" w:rsidDel="00137E05" w:rsidRDefault="003038A4">
      <w:pPr>
        <w:rPr>
          <w:del w:id="62" w:author="Artemis" w:date="2021-05-09T18:03:00Z"/>
          <w:lang w:val="es-ES"/>
        </w:rPr>
      </w:pPr>
    </w:p>
    <w:p w14:paraId="351F5FB1" w14:textId="7048B8E2" w:rsidR="003038A4" w:rsidRPr="003038A4" w:rsidDel="00137E05" w:rsidRDefault="003038A4">
      <w:pPr>
        <w:rPr>
          <w:del w:id="63" w:author="Artemis" w:date="2021-05-09T18:03:00Z"/>
          <w:lang w:val="es-ES"/>
        </w:rPr>
      </w:pPr>
    </w:p>
    <w:p w14:paraId="0FA6E5EA" w14:textId="30E9AA04" w:rsidR="003038A4" w:rsidRPr="003038A4" w:rsidDel="00137E05" w:rsidRDefault="003038A4">
      <w:pPr>
        <w:rPr>
          <w:del w:id="64" w:author="Artemis" w:date="2021-05-09T18:03:00Z"/>
          <w:lang w:val="es-ES"/>
        </w:rPr>
      </w:pPr>
    </w:p>
    <w:p w14:paraId="0094754F" w14:textId="24665F71" w:rsidR="003038A4" w:rsidRPr="00BD0696" w:rsidDel="00137E05" w:rsidRDefault="009B0ACE">
      <w:pPr>
        <w:pStyle w:val="UMBDedicatoria"/>
        <w:rPr>
          <w:del w:id="65" w:author="Artemis" w:date="2021-05-09T18:03:00Z"/>
        </w:rPr>
      </w:pPr>
      <w:del w:id="66" w:author="Artemis" w:date="2021-05-09T18:03:00Z">
        <w:r w:rsidDel="00137E05">
          <w:delText>[D</w:delText>
        </w:r>
        <w:r w:rsidRPr="003038A4" w:rsidDel="00137E05">
          <w:delText>edicatoria</w:delText>
        </w:r>
        <w:r w:rsidDel="00137E05">
          <w:delText xml:space="preserve">] </w:delText>
        </w:r>
        <w:r w:rsidR="003038A4" w:rsidRPr="00424469" w:rsidDel="00137E05">
          <w:delText xml:space="preserve">Su uso es opcional y cada autor podrá determinar la distribución del texto en la página, se sugiere esta presentación. En ella </w:delText>
        </w:r>
        <w:r w:rsidR="003038A4" w:rsidRPr="00BD0696" w:rsidDel="00137E05">
          <w:delText>el autor del trabajo dedica su trabajo en forma especial a personas y/o entidades.</w:delText>
        </w:r>
      </w:del>
    </w:p>
    <w:p w14:paraId="5A6511EB" w14:textId="06682C93" w:rsidR="003038A4" w:rsidDel="00137E05" w:rsidRDefault="003038A4" w:rsidP="00F36DDA">
      <w:pPr>
        <w:rPr>
          <w:del w:id="67" w:author="Artemis" w:date="2021-05-09T18:03:00Z"/>
        </w:rPr>
      </w:pPr>
    </w:p>
    <w:p w14:paraId="726D4361" w14:textId="5D5FBEC9" w:rsidR="003038A4" w:rsidDel="00137E05" w:rsidRDefault="003038A4">
      <w:pPr>
        <w:rPr>
          <w:del w:id="68" w:author="Artemis" w:date="2021-05-09T18:03:00Z"/>
        </w:rPr>
      </w:pPr>
    </w:p>
    <w:p w14:paraId="64BED1D4" w14:textId="4430A5D5" w:rsidR="003038A4" w:rsidDel="00137E05" w:rsidRDefault="003038A4">
      <w:pPr>
        <w:rPr>
          <w:del w:id="69" w:author="Artemis" w:date="2021-05-09T18:03:00Z"/>
        </w:rPr>
      </w:pPr>
    </w:p>
    <w:p w14:paraId="078499F2" w14:textId="7D82425F" w:rsidR="003038A4" w:rsidDel="00137E05" w:rsidRDefault="003038A4">
      <w:pPr>
        <w:rPr>
          <w:del w:id="70" w:author="Artemis" w:date="2021-05-09T18:03:00Z"/>
        </w:rPr>
      </w:pPr>
    </w:p>
    <w:p w14:paraId="051289EC" w14:textId="09394302" w:rsidR="003038A4" w:rsidDel="00137E05" w:rsidRDefault="003038A4">
      <w:pPr>
        <w:rPr>
          <w:del w:id="71" w:author="Artemis" w:date="2021-05-09T18:03:00Z"/>
        </w:rPr>
      </w:pPr>
    </w:p>
    <w:p w14:paraId="3341CE45" w14:textId="74CC4704" w:rsidR="003038A4" w:rsidDel="00137E05" w:rsidRDefault="003038A4">
      <w:pPr>
        <w:rPr>
          <w:del w:id="72" w:author="Artemis" w:date="2021-05-09T18:03:00Z"/>
        </w:rPr>
      </w:pPr>
    </w:p>
    <w:p w14:paraId="7E92F4FE" w14:textId="5BCD537F" w:rsidR="003038A4" w:rsidDel="00137E05" w:rsidRDefault="003038A4">
      <w:pPr>
        <w:rPr>
          <w:del w:id="73" w:author="Artemis" w:date="2021-05-09T18:03:00Z"/>
        </w:rPr>
      </w:pPr>
    </w:p>
    <w:p w14:paraId="66CDC2DC" w14:textId="6F091077" w:rsidR="003038A4" w:rsidDel="00137E05" w:rsidRDefault="003038A4">
      <w:pPr>
        <w:rPr>
          <w:del w:id="74" w:author="Artemis" w:date="2021-05-09T18:03:00Z"/>
        </w:rPr>
      </w:pPr>
    </w:p>
    <w:p w14:paraId="66ED38BD" w14:textId="49C9A38F" w:rsidR="003038A4" w:rsidDel="00137E05" w:rsidRDefault="003038A4">
      <w:pPr>
        <w:rPr>
          <w:del w:id="75" w:author="Artemis" w:date="2021-05-09T18:03:00Z"/>
        </w:rPr>
      </w:pPr>
    </w:p>
    <w:p w14:paraId="35968AA3" w14:textId="073AA5AC" w:rsidR="003A5942" w:rsidDel="00137E05" w:rsidRDefault="003A5942">
      <w:pPr>
        <w:rPr>
          <w:del w:id="76" w:author="Artemis" w:date="2021-05-09T18:03:00Z"/>
        </w:rPr>
        <w:sectPr w:rsidR="003A5942" w:rsidDel="00137E05" w:rsidSect="00F36DDA">
          <w:type w:val="oddPage"/>
          <w:pgSz w:w="12240" w:h="15840" w:code="120"/>
          <w:pgMar w:top="1418" w:right="1418" w:bottom="1418" w:left="1701" w:header="709" w:footer="709" w:gutter="0"/>
          <w:cols w:space="708"/>
          <w:docGrid w:linePitch="360"/>
        </w:sectPr>
      </w:pPr>
    </w:p>
    <w:p w14:paraId="1EB51138" w14:textId="55500CF7" w:rsidR="003038A4" w:rsidRPr="00F36DDA" w:rsidRDefault="00B97D00">
      <w:pPr>
        <w:pStyle w:val="UMBTituloantesIndice"/>
      </w:pPr>
      <w:r w:rsidRPr="00F36DDA">
        <w:t>Ag</w:t>
      </w:r>
      <w:r w:rsidR="003038A4" w:rsidRPr="00F36DDA">
        <w:t>radecimientos</w:t>
      </w:r>
    </w:p>
    <w:p w14:paraId="25E15042" w14:textId="77777777" w:rsidR="003038A4" w:rsidRDefault="003038A4" w:rsidP="00F36DDA"/>
    <w:p w14:paraId="2B46426C" w14:textId="77777777" w:rsidR="00F365C5" w:rsidRDefault="00F365C5"/>
    <w:p w14:paraId="416EEB8C" w14:textId="77777777" w:rsidR="00F365C5" w:rsidRDefault="00F365C5"/>
    <w:p w14:paraId="574F2A2E" w14:textId="77777777" w:rsidR="00F365C5" w:rsidRDefault="00F365C5"/>
    <w:p w14:paraId="5EDA1070" w14:textId="3D630B42" w:rsidR="00FD5EAD" w:rsidRPr="00AF7099" w:rsidRDefault="00FD5EAD" w:rsidP="00FD5EAD">
      <w:pPr>
        <w:ind w:firstLine="708"/>
        <w:rPr>
          <w:ins w:id="77" w:author="Artemis" w:date="2021-04-28T18:03:00Z"/>
          <w:color w:val="000000" w:themeColor="text1"/>
        </w:rPr>
      </w:pPr>
      <w:ins w:id="78" w:author="Artemis" w:date="2021-04-28T18:03:00Z">
        <w:r w:rsidRPr="00AF7099">
          <w:rPr>
            <w:color w:val="000000" w:themeColor="text1"/>
          </w:rPr>
          <w:t>Quiero agradecer principalmente a la vida por darme toda aquella experiencia tanto en</w:t>
        </w:r>
        <w:r>
          <w:rPr>
            <w:color w:val="000000" w:themeColor="text1"/>
          </w:rPr>
          <w:t xml:space="preserve"> estudio como en vida propia y</w:t>
        </w:r>
        <w:r w:rsidRPr="00AF7099">
          <w:rPr>
            <w:color w:val="000000" w:themeColor="text1"/>
          </w:rPr>
          <w:t xml:space="preserve"> fueron los puntos necesarios para este proyecto, de igual manera a mis padres</w:t>
        </w:r>
      </w:ins>
      <w:ins w:id="79" w:author="Artemis" w:date="2021-04-30T15:23:00Z">
        <w:r w:rsidR="00DA24F4">
          <w:rPr>
            <w:color w:val="000000" w:themeColor="text1"/>
          </w:rPr>
          <w:t xml:space="preserve"> y a mi esposa</w:t>
        </w:r>
      </w:ins>
      <w:ins w:id="80" w:author="Artemis" w:date="2021-04-28T18:03:00Z">
        <w:r w:rsidRPr="00AF7099">
          <w:rPr>
            <w:color w:val="000000" w:themeColor="text1"/>
          </w:rPr>
          <w:t>, que sin su apoyo incondicional de cada día no hubiera sido posible llegar y escalar tantos niveles, tanto personalmente como intelectualmente, este es solo un fragmento de la recopilación de todos los éxitos, logros, dedicaciones y aficiones de mi vida, es mi camino, es la satisfacción de mis deseos en la conquista de las ideologías de este mundo…</w:t>
        </w:r>
      </w:ins>
    </w:p>
    <w:p w14:paraId="6EB58854" w14:textId="279C8221" w:rsidR="00FD5EAD" w:rsidRDefault="00FD5EAD" w:rsidP="00FD5EAD">
      <w:pPr>
        <w:rPr>
          <w:ins w:id="81" w:author="Artemis" w:date="2021-04-28T18:03:00Z"/>
          <w:color w:val="000000" w:themeColor="text1"/>
        </w:rPr>
      </w:pPr>
      <w:ins w:id="82" w:author="Artemis" w:date="2021-04-28T18:03:00Z">
        <w:r w:rsidRPr="00AF7099">
          <w:rPr>
            <w:color w:val="000000" w:themeColor="text1"/>
          </w:rPr>
          <w:t>… “Elije las mejores notas musicales para componer tu propia canción de vida”</w:t>
        </w:r>
      </w:ins>
    </w:p>
    <w:p w14:paraId="3A38FB1D" w14:textId="77777777" w:rsidR="00FD5EAD" w:rsidRPr="00AF7099" w:rsidRDefault="00FD5EAD" w:rsidP="00FD5EAD">
      <w:pPr>
        <w:rPr>
          <w:ins w:id="83" w:author="Artemis" w:date="2021-04-28T18:03:00Z"/>
          <w:color w:val="000000" w:themeColor="text1"/>
        </w:rPr>
      </w:pPr>
    </w:p>
    <w:p w14:paraId="453BF115" w14:textId="77777777" w:rsidR="00FD5EAD" w:rsidRPr="00FD5EAD" w:rsidRDefault="00FD5EAD" w:rsidP="00FD5EAD">
      <w:pPr>
        <w:jc w:val="right"/>
        <w:rPr>
          <w:ins w:id="84" w:author="Artemis" w:date="2021-04-28T18:03:00Z"/>
          <w:i/>
          <w:color w:val="000000" w:themeColor="text1"/>
          <w:rPrChange w:id="85" w:author="Artemis" w:date="2021-04-28T18:03:00Z">
            <w:rPr>
              <w:ins w:id="86" w:author="Artemis" w:date="2021-04-28T18:03:00Z"/>
              <w:color w:val="000000" w:themeColor="text1"/>
            </w:rPr>
          </w:rPrChange>
        </w:rPr>
      </w:pPr>
      <w:ins w:id="87" w:author="Artemis" w:date="2021-04-28T18:03:00Z">
        <w:r w:rsidRPr="00FD5EAD">
          <w:rPr>
            <w:i/>
            <w:color w:val="000000" w:themeColor="text1"/>
            <w:rPrChange w:id="88" w:author="Artemis" w:date="2021-04-28T18:03:00Z">
              <w:rPr>
                <w:color w:val="000000" w:themeColor="text1"/>
              </w:rPr>
            </w:rPrChange>
          </w:rPr>
          <w:t>Jorge Andrés Becerra Bastidas</w:t>
        </w:r>
      </w:ins>
    </w:p>
    <w:p w14:paraId="2362438C" w14:textId="1488CAD5" w:rsidR="003038A4" w:rsidRPr="003038A4" w:rsidDel="00FD5EAD" w:rsidRDefault="003038A4">
      <w:pPr>
        <w:rPr>
          <w:del w:id="89" w:author="Artemis" w:date="2021-04-28T18:03:00Z"/>
        </w:rPr>
      </w:pPr>
      <w:del w:id="90" w:author="Artemis" w:date="2021-04-28T18:03:00Z">
        <w:r w:rsidRPr="003038A4" w:rsidDel="00FD5EAD">
          <w:delText>Esta sección es opcional, en ella el autor agradece a las personas o instituciones que colaboraron en la realización del trabajo. Si se incluye esta sección, deben aparecer los nombres completos, los cargos y su aporte al trabajo.</w:delText>
        </w:r>
      </w:del>
    </w:p>
    <w:p w14:paraId="1CF4F54D" w14:textId="77777777" w:rsidR="005256D3" w:rsidRDefault="005256D3"/>
    <w:p w14:paraId="7C735E24" w14:textId="77777777" w:rsidR="005256D3" w:rsidRDefault="005256D3"/>
    <w:p w14:paraId="70EF7CBE" w14:textId="77777777" w:rsidR="005256D3" w:rsidRDefault="005256D3"/>
    <w:p w14:paraId="2E9173FE" w14:textId="77777777" w:rsidR="005256D3" w:rsidRDefault="005256D3"/>
    <w:p w14:paraId="1D1BB191" w14:textId="77777777" w:rsidR="005256D3" w:rsidRDefault="005256D3"/>
    <w:p w14:paraId="4A77B66E" w14:textId="77777777" w:rsidR="005256D3" w:rsidRDefault="005256D3"/>
    <w:p w14:paraId="6D9E80FC" w14:textId="77777777" w:rsidR="005256D3" w:rsidRDefault="005256D3"/>
    <w:p w14:paraId="74C73A61" w14:textId="77777777" w:rsidR="005256D3" w:rsidRDefault="005256D3"/>
    <w:p w14:paraId="1A179EBD" w14:textId="77777777" w:rsidR="005256D3" w:rsidRDefault="005256D3"/>
    <w:p w14:paraId="7A1E4571" w14:textId="77777777" w:rsidR="005256D3" w:rsidRDefault="005256D3"/>
    <w:p w14:paraId="765B0A84" w14:textId="77777777" w:rsidR="005256D3" w:rsidRDefault="005256D3"/>
    <w:p w14:paraId="1DAF5D92" w14:textId="77777777" w:rsidR="005256D3" w:rsidRDefault="005256D3"/>
    <w:p w14:paraId="6BA56801" w14:textId="77777777" w:rsidR="005256D3" w:rsidRDefault="005256D3"/>
    <w:p w14:paraId="4393D085" w14:textId="77777777" w:rsidR="005256D3" w:rsidRDefault="005256D3"/>
    <w:p w14:paraId="5E2B7D5E" w14:textId="77777777" w:rsidR="003A5942" w:rsidRDefault="003A5942">
      <w:pPr>
        <w:sectPr w:rsidR="003A5942" w:rsidSect="00F36DDA">
          <w:headerReference w:type="default" r:id="rId11"/>
          <w:type w:val="oddPage"/>
          <w:pgSz w:w="12240" w:h="15840" w:code="120"/>
          <w:pgMar w:top="1418" w:right="1418" w:bottom="1418" w:left="1701" w:header="709" w:footer="709" w:gutter="0"/>
          <w:cols w:space="708"/>
          <w:docGrid w:linePitch="360"/>
        </w:sectPr>
      </w:pPr>
    </w:p>
    <w:p w14:paraId="77119947" w14:textId="77777777" w:rsidR="00D07331" w:rsidRDefault="00D07331">
      <w:pPr>
        <w:pStyle w:val="UMBTituloantesIndice"/>
      </w:pPr>
    </w:p>
    <w:p w14:paraId="14540CA5" w14:textId="7932255C" w:rsidR="00C345FB" w:rsidRPr="00424469" w:rsidRDefault="005256D3">
      <w:pPr>
        <w:pStyle w:val="UMBTituloantesIndice"/>
      </w:pPr>
      <w:r w:rsidRPr="00424469">
        <w:t>Resumen</w:t>
      </w:r>
    </w:p>
    <w:p w14:paraId="48CA4C58" w14:textId="0973CDA2" w:rsidR="00F365C5" w:rsidDel="00245FC6" w:rsidRDefault="00F365C5">
      <w:pPr>
        <w:pStyle w:val="UMBTituloantesIndice"/>
        <w:rPr>
          <w:del w:id="92" w:author="Artemis" w:date="2021-04-30T15:46:00Z"/>
        </w:rPr>
      </w:pPr>
    </w:p>
    <w:p w14:paraId="4C55C044" w14:textId="11319D3E" w:rsidR="00A63F1D" w:rsidRDefault="005256D3">
      <w:pPr>
        <w:rPr>
          <w:ins w:id="93" w:author="Artemis" w:date="2021-04-30T15:30:00Z"/>
        </w:rPr>
      </w:pPr>
      <w:del w:id="94" w:author="Artemis" w:date="2021-04-30T15:46:00Z">
        <w:r w:rsidRPr="00424469" w:rsidDel="00245FC6">
          <w:delText>El resumen es una presentación abreviada y precis</w:delText>
        </w:r>
        <w:r w:rsidRPr="003A5942" w:rsidDel="00245FC6">
          <w:delText xml:space="preserve">a. Se debe usar una extensión máxima de </w:delText>
        </w:r>
        <w:r w:rsidR="00B97D00" w:rsidRPr="003A5942" w:rsidDel="00245FC6">
          <w:delText xml:space="preserve">20 </w:delText>
        </w:r>
        <w:r w:rsidRPr="003A5942" w:rsidDel="00245FC6">
          <w:delText>renglones</w:delText>
        </w:r>
        <w:r w:rsidR="00B97D00" w:rsidRPr="003A5942" w:rsidDel="00245FC6">
          <w:delText xml:space="preserve"> (o entre 150 y 300 palabras)</w:delText>
        </w:r>
        <w:r w:rsidRPr="003A5942" w:rsidDel="00245FC6">
          <w:delText xml:space="preserve">. Se recomienda que este resumen sea analítico, es decir, que sea completo, con información cuantitativa y cualitativa, generalmente incluyendo los siguientes aspectos: objetivos, diseño, lugar y circunstancias, </w:delText>
        </w:r>
        <w:r w:rsidR="00B97D00" w:rsidRPr="003A5942" w:rsidDel="00245FC6">
          <w:delText xml:space="preserve">población </w:delText>
        </w:r>
        <w:r w:rsidRPr="003A5942" w:rsidDel="00245FC6">
          <w:delText>(u objetivo del estudio), intervención, mediciones y principales resultados, y conclusiones. Al final del resumen se deben usar palabras claves tomadas del texto (mínimo 3 y máximo 7 palabras), las cuales permiten la recuperación de la información.</w:delText>
        </w:r>
      </w:del>
    </w:p>
    <w:p w14:paraId="2A4A8631" w14:textId="77777777" w:rsidR="00D07331" w:rsidRDefault="00D07331" w:rsidP="00D07331">
      <w:pPr>
        <w:rPr>
          <w:ins w:id="95" w:author="Artemis" w:date="2021-04-28T18:04:00Z"/>
        </w:rPr>
      </w:pPr>
      <w:r w:rsidRPr="00D07331">
        <w:t xml:space="preserve">El presente </w:t>
      </w:r>
      <w:r>
        <w:t>documento</w:t>
      </w:r>
      <w:r w:rsidRPr="00D07331">
        <w:t xml:space="preserve"> describe el análisis, diseño, implementación y pruebas de una Intranet, donde se almacena la información interna de la empresa para que cada empleado pueda así tener una comunicación conjunta entre usuarios o actividades empresariales, cuyo herramienta principal son los desprendibles de nómina digital, una sección de la Intranet donde los empleados lograran acceder con sus datos principales, y visualizar sus estados de nómina, como descuentos, salario base, y sus diferentes deducciones, estará implementada en una arquitectura Web implementada en J2EE (Java 2 Enterprise Edition). Se describen las decisiones de diseño y se explican las ventajas de utilizar la tecnología JSF (Java Server Faces) en la construcción de la solución.  Con este sistema de información permite la reducción de tiempos en solicitudes formales mediante correos electrónicos, y reduce un gran porcentaje en la utilización de papel ya que se pasa a utilizar solo medios digitales.</w:t>
      </w:r>
    </w:p>
    <w:p w14:paraId="1F27C252" w14:textId="77777777" w:rsidR="00D07331" w:rsidRDefault="00D07331" w:rsidP="00A63F1D"/>
    <w:p w14:paraId="5E2BE2E8" w14:textId="10723294" w:rsidR="00A63F1D" w:rsidRDefault="00A63F1D" w:rsidP="00A63F1D">
      <w:pPr>
        <w:rPr>
          <w:ins w:id="96" w:author="Artemis" w:date="2021-04-30T15:53:00Z"/>
        </w:rPr>
      </w:pPr>
      <w:ins w:id="97" w:author="Artemis" w:date="2021-04-30T15:32:00Z">
        <w:r>
          <w:t xml:space="preserve">El desarrollo y el </w:t>
        </w:r>
      </w:ins>
      <w:ins w:id="98" w:author="Artemis" w:date="2021-04-30T15:33:00Z">
        <w:r>
          <w:t>propositito</w:t>
        </w:r>
      </w:ins>
      <w:ins w:id="99" w:author="Artemis" w:date="2021-04-30T15:32:00Z">
        <w:r>
          <w:t xml:space="preserve"> de la Web</w:t>
        </w:r>
      </w:ins>
      <w:ins w:id="100" w:author="Artemis" w:date="2021-04-30T15:30:00Z">
        <w:r>
          <w:t xml:space="preserve"> estará basada </w:t>
        </w:r>
      </w:ins>
      <w:ins w:id="101" w:author="Artemis" w:date="2021-04-30T15:34:00Z">
        <w:r>
          <w:t xml:space="preserve">y vinculada </w:t>
        </w:r>
      </w:ins>
      <w:ins w:id="102" w:author="Artemis" w:date="2021-04-30T15:30:00Z">
        <w:r>
          <w:t xml:space="preserve">en </w:t>
        </w:r>
      </w:ins>
      <w:ins w:id="103" w:author="Artemis" w:date="2021-04-30T15:35:00Z">
        <w:r>
          <w:t xml:space="preserve">el </w:t>
        </w:r>
      </w:ins>
      <w:ins w:id="104" w:author="Artemis" w:date="2021-04-30T15:30:00Z">
        <w:r>
          <w:t xml:space="preserve">trabajo en equipo, donde la información de cada uno y sus áreas de trabajo estarán </w:t>
        </w:r>
      </w:ins>
      <w:ins w:id="105" w:author="Artemis" w:date="2021-04-30T15:35:00Z">
        <w:r w:rsidR="00DD4CA2">
          <w:t>a la disposición de cada empl</w:t>
        </w:r>
      </w:ins>
      <w:r w:rsidR="00743AF1">
        <w:t>e</w:t>
      </w:r>
      <w:ins w:id="106" w:author="Artemis" w:date="2021-04-30T15:35:00Z">
        <w:r w:rsidR="00DD4CA2">
          <w:t>ado</w:t>
        </w:r>
      </w:ins>
      <w:ins w:id="107" w:author="Artemis" w:date="2021-04-30T15:30:00Z">
        <w:r>
          <w:t xml:space="preserve"> para así poder tener una comunicación conjunta entre usuarios, ya sean labores o actividades empresariales. Con la </w:t>
        </w:r>
      </w:ins>
      <w:ins w:id="108" w:author="Artemis" w:date="2021-04-30T15:35:00Z">
        <w:r w:rsidR="00DD4CA2">
          <w:t>Web</w:t>
        </w:r>
      </w:ins>
      <w:ins w:id="109" w:author="Artemis" w:date="2021-04-30T15:30:00Z">
        <w:r>
          <w:t xml:space="preserve">, </w:t>
        </w:r>
      </w:ins>
      <w:r w:rsidR="00D07331">
        <w:t>se tendrá</w:t>
      </w:r>
      <w:ins w:id="110" w:author="Artemis" w:date="2021-04-30T15:30:00Z">
        <w:r>
          <w:t xml:space="preserve"> la información al día, basado en el modelo organizativo de usa</w:t>
        </w:r>
        <w:r w:rsidR="00DD4CA2">
          <w:t xml:space="preserve">bilidad y </w:t>
        </w:r>
      </w:ins>
      <w:r w:rsidR="00D07331">
        <w:t xml:space="preserve">de </w:t>
      </w:r>
      <w:ins w:id="111" w:author="Artemis" w:date="2021-04-30T15:30:00Z">
        <w:r w:rsidR="00DD4CA2">
          <w:t>alta disponibilidad</w:t>
        </w:r>
      </w:ins>
      <w:r w:rsidR="00D07331">
        <w:t>.</w:t>
      </w:r>
      <w:ins w:id="112" w:author="Artemis" w:date="2021-04-30T15:30:00Z">
        <w:r>
          <w:t xml:space="preserve"> </w:t>
        </w:r>
      </w:ins>
    </w:p>
    <w:p w14:paraId="0B6D9F2B" w14:textId="77777777" w:rsidR="00A4505C" w:rsidRDefault="00A4505C" w:rsidP="00A63F1D">
      <w:pPr>
        <w:rPr>
          <w:ins w:id="113" w:author="Artemis" w:date="2021-04-30T15:30:00Z"/>
        </w:rPr>
      </w:pPr>
    </w:p>
    <w:p w14:paraId="151E052B" w14:textId="663E9CBC" w:rsidR="00DD4CA2" w:rsidRDefault="00D07331" w:rsidP="00A63F1D">
      <w:pPr>
        <w:rPr>
          <w:ins w:id="114" w:author="Artemis" w:date="2021-04-30T15:39:00Z"/>
        </w:rPr>
      </w:pPr>
      <w:r>
        <w:t>El manejo de documentos internos estará</w:t>
      </w:r>
      <w:ins w:id="115" w:author="Artemis" w:date="2021-04-30T15:37:00Z">
        <w:r w:rsidR="00DD4CA2">
          <w:t xml:space="preserve"> </w:t>
        </w:r>
      </w:ins>
      <w:r>
        <w:t>sujeto</w:t>
      </w:r>
      <w:ins w:id="116" w:author="Artemis" w:date="2021-04-30T15:37:00Z">
        <w:r w:rsidR="00DD4CA2">
          <w:t xml:space="preserve"> a ser visualizados por </w:t>
        </w:r>
      </w:ins>
      <w:ins w:id="117" w:author="Artemis" w:date="2021-04-30T15:30:00Z">
        <w:r w:rsidR="00A63F1D">
          <w:t xml:space="preserve">los empleados </w:t>
        </w:r>
      </w:ins>
      <w:ins w:id="118" w:author="Artemis" w:date="2021-04-30T15:38:00Z">
        <w:r w:rsidR="00DD4CA2">
          <w:t xml:space="preserve">por medio de carteleras digitales, donde por medio de un dispositivo electrónico, ya sea por </w:t>
        </w:r>
      </w:ins>
      <w:ins w:id="119" w:author="Artemis" w:date="2021-04-30T15:45:00Z">
        <w:r w:rsidR="00DD4CA2">
          <w:t>Smartphones</w:t>
        </w:r>
      </w:ins>
      <w:ins w:id="120" w:author="Artemis" w:date="2021-04-30T15:38:00Z">
        <w:r w:rsidR="00DD4CA2">
          <w:t xml:space="preserve">, tabletas y </w:t>
        </w:r>
      </w:ins>
      <w:ins w:id="121" w:author="Artemis" w:date="2021-04-30T15:44:00Z">
        <w:r w:rsidR="00DD4CA2">
          <w:t>computadoras</w:t>
        </w:r>
      </w:ins>
      <w:ins w:id="122" w:author="Artemis" w:date="2021-04-30T15:38:00Z">
        <w:r w:rsidR="00DD4CA2">
          <w:t xml:space="preserve">, </w:t>
        </w:r>
      </w:ins>
      <w:ins w:id="123" w:author="Artemis" w:date="2021-04-30T15:39:00Z">
        <w:r w:rsidR="00DD4CA2">
          <w:t>podrán</w:t>
        </w:r>
      </w:ins>
      <w:ins w:id="124" w:author="Artemis" w:date="2021-04-30T15:38:00Z">
        <w:r w:rsidR="00DD4CA2">
          <w:t xml:space="preserve"> </w:t>
        </w:r>
      </w:ins>
      <w:ins w:id="125" w:author="Artemis" w:date="2021-04-30T15:39:00Z">
        <w:r w:rsidR="00DD4CA2">
          <w:t>ser visibles.</w:t>
        </w:r>
      </w:ins>
    </w:p>
    <w:p w14:paraId="560ED8F9" w14:textId="77777777" w:rsidR="00FD5EAD" w:rsidRPr="003A5942" w:rsidRDefault="00FD5EAD"/>
    <w:p w14:paraId="4E08763B" w14:textId="77777777" w:rsidR="00B97D00" w:rsidRPr="005256D3" w:rsidRDefault="00B97D00"/>
    <w:p w14:paraId="18B3565C" w14:textId="4758B333" w:rsidR="005256D3" w:rsidRDefault="005256D3">
      <w:r w:rsidRPr="005256D3">
        <w:rPr>
          <w:b/>
        </w:rPr>
        <w:t>Palabras clave:</w:t>
      </w:r>
      <w:r w:rsidRPr="005256D3">
        <w:t xml:space="preserve"> (</w:t>
      </w:r>
      <w:del w:id="126" w:author="Artemis" w:date="2021-04-30T15:46:00Z">
        <w:r w:rsidRPr="005256D3" w:rsidDel="00245FC6">
          <w:delText>máximo 7 palabras</w:delText>
        </w:r>
      </w:del>
      <w:ins w:id="127" w:author="Artemis" w:date="2021-04-30T15:46:00Z">
        <w:r w:rsidR="00245FC6">
          <w:t xml:space="preserve">nómina, web, empleados, internet, </w:t>
        </w:r>
      </w:ins>
      <w:ins w:id="128" w:author="Artemis" w:date="2021-04-30T15:47:00Z">
        <w:r w:rsidR="00245FC6">
          <w:t>digital</w:t>
        </w:r>
      </w:ins>
      <w:r w:rsidRPr="005256D3">
        <w:t xml:space="preserve">). </w:t>
      </w:r>
    </w:p>
    <w:p w14:paraId="4CE21AFA" w14:textId="16467EC7" w:rsidR="005256D3" w:rsidRDefault="005256D3">
      <w:pPr>
        <w:rPr>
          <w:ins w:id="129" w:author="Artemis" w:date="2021-05-02T18:38:00Z"/>
        </w:rPr>
      </w:pPr>
    </w:p>
    <w:p w14:paraId="297A4A32" w14:textId="2010EDF9" w:rsidR="00C10F6C" w:rsidRDefault="00C10F6C">
      <w:pPr>
        <w:rPr>
          <w:ins w:id="130" w:author="Artemis" w:date="2021-05-02T18:38:00Z"/>
        </w:rPr>
      </w:pPr>
    </w:p>
    <w:p w14:paraId="448624E0" w14:textId="2EDBE7DD" w:rsidR="00C10F6C" w:rsidRDefault="00C10F6C">
      <w:pPr>
        <w:rPr>
          <w:ins w:id="131" w:author="Artemis" w:date="2021-05-02T18:38:00Z"/>
        </w:rPr>
      </w:pPr>
    </w:p>
    <w:p w14:paraId="455AC54D" w14:textId="77777777" w:rsidR="00C10F6C" w:rsidRDefault="00C10F6C"/>
    <w:p w14:paraId="1931BDDE" w14:textId="77777777" w:rsidR="005256D3" w:rsidRDefault="005256D3"/>
    <w:p w14:paraId="2132875F" w14:textId="77777777" w:rsidR="003A5942" w:rsidRDefault="003A5942"/>
    <w:p w14:paraId="6F432441" w14:textId="77777777" w:rsidR="005256D3" w:rsidRPr="00137E05" w:rsidRDefault="005256D3">
      <w:pPr>
        <w:pStyle w:val="UMBTituloantesIndice"/>
        <w:rPr>
          <w:lang w:val="en-US"/>
          <w:rPrChange w:id="132" w:author="Artemis" w:date="2021-05-09T18:02:00Z">
            <w:rPr/>
          </w:rPrChange>
        </w:rPr>
      </w:pPr>
      <w:r w:rsidRPr="00137E05">
        <w:rPr>
          <w:lang w:val="en-US"/>
          <w:rPrChange w:id="133" w:author="Artemis" w:date="2021-05-09T18:02:00Z">
            <w:rPr/>
          </w:rPrChange>
        </w:rPr>
        <w:t>Abstract</w:t>
      </w:r>
    </w:p>
    <w:p w14:paraId="0201A643" w14:textId="2F10514E" w:rsidR="00C345FB" w:rsidRPr="00137E05" w:rsidRDefault="00C345FB">
      <w:pPr>
        <w:pStyle w:val="UMBTituloantesIndice"/>
        <w:rPr>
          <w:ins w:id="134" w:author="Artemis" w:date="2021-05-02T18:39:00Z"/>
          <w:lang w:val="en-US"/>
          <w:rPrChange w:id="135" w:author="Artemis" w:date="2021-05-09T18:02:00Z">
            <w:rPr>
              <w:ins w:id="136" w:author="Artemis" w:date="2021-05-02T18:39:00Z"/>
            </w:rPr>
          </w:rPrChange>
        </w:rPr>
      </w:pPr>
    </w:p>
    <w:p w14:paraId="68557DBA" w14:textId="185ABD8C" w:rsidR="00D07331" w:rsidRDefault="00D07331" w:rsidP="00D07331">
      <w:pPr>
        <w:rPr>
          <w:lang w:val="en-US"/>
        </w:rPr>
      </w:pPr>
      <w:r>
        <w:rPr>
          <w:lang w:val="en-US"/>
        </w:rPr>
        <w:t>T</w:t>
      </w:r>
      <w:r w:rsidRPr="00D07331">
        <w:rPr>
          <w:lang w:val="en-US"/>
        </w:rPr>
        <w:t>his article describes the analysis, design, implementation and testing of an Intranet, where the internal information of the company is stored so that each employee can have a joint communication between users or business activities, whose main tool is digital payroll detachable payroll, a section of the Intranet where employees will be able to access their main data, and view their payroll statements, such as discounts, base salary, and their various deductions, will be implemented in a Web architecture implemented in J2EE (Java 2 Enterprise Edition). Design decisions are described and the advantages of using JSF (Java Server Faces) in the construction of the solution. With this information system, you can reduce the amount of time required for formal applications by means of emails, and reduce a large percentage of paper usage by switching to digital media only.</w:t>
      </w:r>
    </w:p>
    <w:p w14:paraId="1112C6A1" w14:textId="77777777" w:rsidR="00D07331" w:rsidRDefault="00D07331" w:rsidP="00D07331">
      <w:pPr>
        <w:rPr>
          <w:lang w:val="en-US"/>
        </w:rPr>
      </w:pPr>
    </w:p>
    <w:p w14:paraId="13E03795" w14:textId="77777777" w:rsidR="00D07331" w:rsidRPr="00D07331" w:rsidRDefault="00D07331" w:rsidP="00D07331">
      <w:pPr>
        <w:rPr>
          <w:lang w:val="en-US"/>
        </w:rPr>
      </w:pPr>
      <w:r w:rsidRPr="00D07331">
        <w:rPr>
          <w:lang w:val="en-US"/>
        </w:rPr>
        <w:t xml:space="preserve">The development and proposal of the Web will be based on and linked to teamwork, where the information of each and their areas of work will be at the disposal of each employee so that they can have a joint communication between users, be it work or business activities. With the Web, you will have up-to-date information, based on the organizational model of usability and high availability. </w:t>
      </w:r>
    </w:p>
    <w:p w14:paraId="5881EF7A" w14:textId="77777777" w:rsidR="00D07331" w:rsidRPr="00D07331" w:rsidRDefault="00D07331" w:rsidP="00D07331">
      <w:pPr>
        <w:rPr>
          <w:lang w:val="en-US"/>
        </w:rPr>
      </w:pPr>
    </w:p>
    <w:p w14:paraId="51E0A3E3" w14:textId="1BC10FA5" w:rsidR="00C10F6C" w:rsidRPr="001937CD" w:rsidRDefault="00D07331" w:rsidP="00D07331">
      <w:pPr>
        <w:rPr>
          <w:lang w:val="en-US"/>
          <w:rPrChange w:id="137" w:author="Artemis" w:date="2021-05-02T18:41:00Z">
            <w:rPr/>
          </w:rPrChange>
        </w:rPr>
      </w:pPr>
      <w:r w:rsidRPr="00D07331">
        <w:rPr>
          <w:lang w:val="en-US"/>
        </w:rPr>
        <w:t>The handling of internal documents will be subject to being visualized by the employees by means of digital billboards, where by means of an electronic device, either by smartphones, tablets and computers, they will be able to be visible.</w:t>
      </w:r>
    </w:p>
    <w:p w14:paraId="7DD2CEAA" w14:textId="73AB1668" w:rsidR="005256D3" w:rsidRPr="001937CD" w:rsidDel="00C10F6C" w:rsidRDefault="005256D3" w:rsidP="00F36DDA">
      <w:pPr>
        <w:rPr>
          <w:del w:id="138" w:author="Artemis" w:date="2021-05-02T18:37:00Z"/>
          <w:lang w:val="en-US"/>
          <w:rPrChange w:id="139" w:author="Artemis" w:date="2021-05-02T18:41:00Z">
            <w:rPr>
              <w:del w:id="140" w:author="Artemis" w:date="2021-05-02T18:37:00Z"/>
            </w:rPr>
          </w:rPrChange>
        </w:rPr>
      </w:pPr>
      <w:del w:id="141" w:author="Artemis" w:date="2021-05-02T18:37:00Z">
        <w:r w:rsidRPr="001937CD" w:rsidDel="00C10F6C">
          <w:rPr>
            <w:lang w:val="en-US"/>
            <w:rPrChange w:id="142" w:author="Artemis" w:date="2021-05-02T18:41:00Z">
              <w:rPr/>
            </w:rPrChange>
          </w:rPr>
          <w:delText xml:space="preserve">Es el mismo resumen pero traducido al inglés. Se debe usar una extensión máxima de </w:delText>
        </w:r>
        <w:r w:rsidR="00E97B8E" w:rsidRPr="001937CD" w:rsidDel="00C10F6C">
          <w:rPr>
            <w:lang w:val="en-US"/>
            <w:rPrChange w:id="143" w:author="Artemis" w:date="2021-05-02T18:41:00Z">
              <w:rPr/>
            </w:rPrChange>
          </w:rPr>
          <w:delText xml:space="preserve">20 </w:delText>
        </w:r>
        <w:r w:rsidRPr="001937CD" w:rsidDel="00C10F6C">
          <w:rPr>
            <w:lang w:val="en-US"/>
            <w:rPrChange w:id="144" w:author="Artemis" w:date="2021-05-02T18:41:00Z">
              <w:rPr/>
            </w:rPrChange>
          </w:rPr>
          <w:delText>renglones</w:delText>
        </w:r>
        <w:r w:rsidR="00E97B8E" w:rsidRPr="001937CD" w:rsidDel="00C10F6C">
          <w:rPr>
            <w:lang w:val="en-US"/>
            <w:rPrChange w:id="145" w:author="Artemis" w:date="2021-05-02T18:41:00Z">
              <w:rPr/>
            </w:rPrChange>
          </w:rPr>
          <w:delText xml:space="preserve"> (o entre 150 y 300 palabras)</w:delText>
        </w:r>
        <w:r w:rsidRPr="001937CD" w:rsidDel="00C10F6C">
          <w:rPr>
            <w:lang w:val="en-US"/>
            <w:rPrChange w:id="146" w:author="Artemis" w:date="2021-05-02T18:41:00Z">
              <w:rPr/>
            </w:rPrChange>
          </w:rPr>
          <w:delText>. Al final del Abstract se deben traducir las anteriores palabras claves tomadas del texto (mínimo 3 y máximo 7 palabras), llamadas keywords. Es posible incluir el resumen en otro idioma diferente al español o al inglés, si se considera como importante dentro del tema tratado en la investigación, por ejemplo: un trabajo dedicado a problemas lingüísticos del mandarín seguramente estaría mejor con un resumen en mandarín.</w:delText>
        </w:r>
      </w:del>
    </w:p>
    <w:p w14:paraId="1B4F561B" w14:textId="77777777" w:rsidR="005256D3" w:rsidRPr="001937CD" w:rsidRDefault="005256D3">
      <w:pPr>
        <w:rPr>
          <w:lang w:val="en-US"/>
          <w:rPrChange w:id="147" w:author="Artemis" w:date="2021-05-02T18:41:00Z">
            <w:rPr/>
          </w:rPrChange>
        </w:rPr>
      </w:pPr>
    </w:p>
    <w:p w14:paraId="41AC15EC" w14:textId="2260063F" w:rsidR="005256D3" w:rsidRPr="001937CD" w:rsidRDefault="005256D3">
      <w:pPr>
        <w:rPr>
          <w:lang w:val="en-US"/>
          <w:rPrChange w:id="148" w:author="Artemis" w:date="2021-05-02T18:41:00Z">
            <w:rPr/>
          </w:rPrChange>
        </w:rPr>
      </w:pPr>
      <w:r w:rsidRPr="001937CD">
        <w:rPr>
          <w:b/>
          <w:lang w:val="en-US"/>
          <w:rPrChange w:id="149" w:author="Artemis" w:date="2021-05-02T18:41:00Z">
            <w:rPr>
              <w:b/>
            </w:rPr>
          </w:rPrChange>
        </w:rPr>
        <w:t>Keywords:</w:t>
      </w:r>
      <w:r w:rsidRPr="001937CD">
        <w:rPr>
          <w:lang w:val="en-US"/>
          <w:rPrChange w:id="150" w:author="Artemis" w:date="2021-05-02T18:41:00Z">
            <w:rPr/>
          </w:rPrChange>
        </w:rPr>
        <w:t xml:space="preserve"> </w:t>
      </w:r>
      <w:del w:id="151" w:author="Artemis" w:date="2021-05-02T18:40:00Z">
        <w:r w:rsidRPr="001937CD" w:rsidDel="00C10F6C">
          <w:rPr>
            <w:lang w:val="en-US"/>
            <w:rPrChange w:id="152" w:author="Artemis" w:date="2021-05-02T18:41:00Z">
              <w:rPr/>
            </w:rPrChange>
          </w:rPr>
          <w:delText xml:space="preserve">palabras clave en inglés. </w:delText>
        </w:r>
      </w:del>
      <w:ins w:id="153" w:author="Artemis" w:date="2021-05-02T18:40:00Z">
        <w:r w:rsidR="00C10F6C" w:rsidRPr="001937CD">
          <w:rPr>
            <w:lang w:val="en-US"/>
            <w:rPrChange w:id="154" w:author="Artemis" w:date="2021-05-02T18:41:00Z">
              <w:rPr/>
            </w:rPrChange>
          </w:rPr>
          <w:t>(payroll, web, employees, internet, digital</w:t>
        </w:r>
      </w:ins>
      <w:ins w:id="155" w:author="Artemis" w:date="2021-05-02T18:41:00Z">
        <w:r w:rsidR="00C10F6C" w:rsidRPr="001937CD">
          <w:rPr>
            <w:lang w:val="en-US"/>
            <w:rPrChange w:id="156" w:author="Artemis" w:date="2021-05-02T18:41:00Z">
              <w:rPr/>
            </w:rPrChange>
          </w:rPr>
          <w:t>)</w:t>
        </w:r>
      </w:ins>
    </w:p>
    <w:p w14:paraId="4070B0B2" w14:textId="77777777" w:rsidR="005256D3" w:rsidRPr="001937CD" w:rsidRDefault="005256D3">
      <w:pPr>
        <w:rPr>
          <w:lang w:val="en-US"/>
          <w:rPrChange w:id="157" w:author="Artemis" w:date="2021-05-02T18:41:00Z">
            <w:rPr/>
          </w:rPrChange>
        </w:rPr>
      </w:pPr>
    </w:p>
    <w:p w14:paraId="49E447B5" w14:textId="77777777" w:rsidR="003038A4" w:rsidRPr="001937CD" w:rsidRDefault="003038A4">
      <w:pPr>
        <w:rPr>
          <w:lang w:val="en-US"/>
          <w:rPrChange w:id="158" w:author="Artemis" w:date="2021-05-02T18:41:00Z">
            <w:rPr/>
          </w:rPrChange>
        </w:rPr>
      </w:pPr>
    </w:p>
    <w:p w14:paraId="7EB9653C" w14:textId="77777777" w:rsidR="003038A4" w:rsidRPr="001937CD" w:rsidRDefault="003038A4">
      <w:pPr>
        <w:rPr>
          <w:lang w:val="en-US"/>
          <w:rPrChange w:id="159" w:author="Artemis" w:date="2021-05-02T18:41:00Z">
            <w:rPr/>
          </w:rPrChange>
        </w:rPr>
      </w:pPr>
    </w:p>
    <w:p w14:paraId="01D1DD00" w14:textId="77777777" w:rsidR="005256D3" w:rsidRPr="001937CD" w:rsidRDefault="005256D3">
      <w:pPr>
        <w:rPr>
          <w:lang w:val="en-US"/>
          <w:rPrChange w:id="160" w:author="Artemis" w:date="2021-05-02T18:41:00Z">
            <w:rPr/>
          </w:rPrChange>
        </w:rPr>
      </w:pPr>
    </w:p>
    <w:p w14:paraId="6B17E971" w14:textId="77777777" w:rsidR="005256D3" w:rsidRPr="001937CD" w:rsidRDefault="005256D3">
      <w:pPr>
        <w:rPr>
          <w:lang w:val="en-US"/>
          <w:rPrChange w:id="161" w:author="Artemis" w:date="2021-05-02T18:41:00Z">
            <w:rPr/>
          </w:rPrChange>
        </w:rPr>
      </w:pPr>
    </w:p>
    <w:p w14:paraId="6C36768D" w14:textId="77777777" w:rsidR="00C345FB" w:rsidRPr="001937CD" w:rsidRDefault="00C345FB">
      <w:pPr>
        <w:rPr>
          <w:lang w:val="en-US"/>
          <w:rPrChange w:id="162" w:author="Artemis" w:date="2021-05-02T18:41:00Z">
            <w:rPr/>
          </w:rPrChange>
        </w:rPr>
        <w:sectPr w:rsidR="00C345FB" w:rsidRPr="001937CD" w:rsidSect="0055351C">
          <w:headerReference w:type="default" r:id="rId12"/>
          <w:headerReference w:type="first" r:id="rId13"/>
          <w:type w:val="oddPage"/>
          <w:pgSz w:w="12240" w:h="15840" w:code="120"/>
          <w:pgMar w:top="1418" w:right="1418" w:bottom="1418" w:left="1701" w:header="709" w:footer="709" w:gutter="0"/>
          <w:pgNumType w:start="1"/>
          <w:cols w:space="708"/>
          <w:titlePg/>
          <w:docGrid w:linePitch="360"/>
        </w:sectPr>
      </w:pPr>
    </w:p>
    <w:customXmlInsRangeStart w:id="169" w:author="Artemis" w:date="2021-04-30T16:12:00Z"/>
    <w:sdt>
      <w:sdtPr>
        <w:rPr>
          <w:rFonts w:ascii="Times New Roman" w:eastAsia="Calibri" w:hAnsi="Times New Roman"/>
          <w:bCs w:val="0"/>
          <w:color w:val="auto"/>
          <w:sz w:val="24"/>
          <w:szCs w:val="24"/>
          <w:lang w:val="es-CO"/>
        </w:rPr>
        <w:id w:val="1436025840"/>
        <w:docPartObj>
          <w:docPartGallery w:val="Table of Contents"/>
          <w:docPartUnique/>
        </w:docPartObj>
      </w:sdtPr>
      <w:sdtEndPr/>
      <w:sdtContent>
        <w:customXmlInsRangeEnd w:id="169"/>
        <w:p w14:paraId="0E171A53" w14:textId="789A8544" w:rsidR="0006703C" w:rsidRPr="00204CEE" w:rsidRDefault="001937CD">
          <w:pPr>
            <w:pStyle w:val="TtuloTDC"/>
            <w:jc w:val="left"/>
            <w:rPr>
              <w:rFonts w:ascii="Times New Roman" w:eastAsia="Calibri" w:hAnsi="Times New Roman"/>
              <w:b/>
              <w:bCs w:val="0"/>
              <w:color w:val="auto"/>
              <w:sz w:val="24"/>
              <w:szCs w:val="24"/>
              <w:lang w:val="es-CO"/>
            </w:rPr>
            <w:pPrChange w:id="170" w:author="Artemis" w:date="2021-04-30T17:52:00Z">
              <w:pPr>
                <w:pStyle w:val="TtuloTDC"/>
              </w:pPr>
            </w:pPrChange>
          </w:pPr>
          <w:ins w:id="171" w:author="Artemis" w:date="2021-04-30T16:14:00Z">
            <w:r w:rsidRPr="00C16616">
              <w:rPr>
                <w:rFonts w:ascii="Times New Roman" w:eastAsia="Calibri" w:hAnsi="Times New Roman"/>
                <w:b/>
                <w:bCs w:val="0"/>
                <w:color w:val="auto"/>
                <w:sz w:val="24"/>
                <w:szCs w:val="24"/>
                <w:lang w:val="es-CO"/>
              </w:rPr>
              <w:t>TABLA DE CONTENIDOS</w:t>
            </w:r>
          </w:ins>
        </w:p>
        <w:p w14:paraId="7310D208" w14:textId="214CFD13" w:rsidR="005377F9" w:rsidRPr="00204CEE" w:rsidRDefault="005377F9" w:rsidP="005377F9"/>
        <w:p w14:paraId="21959646" w14:textId="6DF292D9" w:rsidR="005377F9" w:rsidRPr="00204CEE" w:rsidRDefault="00204CEE" w:rsidP="005377F9">
          <w:pPr>
            <w:ind w:left="7788" w:firstLine="708"/>
            <w:rPr>
              <w:ins w:id="172" w:author="Artemis" w:date="2021-04-30T16:12:00Z"/>
            </w:rPr>
          </w:pPr>
          <w:r>
            <w:rPr>
              <w:b/>
            </w:rPr>
            <w:t xml:space="preserve">  </w:t>
          </w:r>
          <w:r w:rsidR="005377F9" w:rsidRPr="00204CEE">
            <w:rPr>
              <w:b/>
            </w:rPr>
            <w:t>Pág.</w:t>
          </w:r>
        </w:p>
        <w:p w14:paraId="2F5594CE" w14:textId="0CFD87EA" w:rsidR="00852435" w:rsidRPr="00204CEE" w:rsidRDefault="0006703C">
          <w:pPr>
            <w:pStyle w:val="TDC1"/>
            <w:tabs>
              <w:tab w:val="right" w:leader="dot" w:pos="9111"/>
            </w:tabs>
            <w:rPr>
              <w:rFonts w:ascii="Times New Roman" w:eastAsiaTheme="minorEastAsia" w:hAnsi="Times New Roman"/>
              <w:b w:val="0"/>
              <w:bCs w:val="0"/>
              <w:caps w:val="0"/>
              <w:noProof/>
              <w:sz w:val="24"/>
              <w:szCs w:val="24"/>
              <w:u w:val="none"/>
              <w:lang w:eastAsia="es-CO"/>
            </w:rPr>
          </w:pPr>
          <w:ins w:id="173" w:author="Artemis" w:date="2021-04-30T16:12:00Z">
            <w:r w:rsidRPr="00204CEE">
              <w:rPr>
                <w:rFonts w:ascii="Times New Roman" w:hAnsi="Times New Roman"/>
                <w:sz w:val="24"/>
                <w:szCs w:val="24"/>
                <w:rPrChange w:id="174" w:author="Artemis" w:date="2021-04-30T17:51:00Z">
                  <w:rPr/>
                </w:rPrChange>
              </w:rPr>
              <w:fldChar w:fldCharType="begin"/>
            </w:r>
            <w:r w:rsidRPr="00204CEE">
              <w:rPr>
                <w:rFonts w:ascii="Times New Roman" w:hAnsi="Times New Roman"/>
                <w:sz w:val="24"/>
                <w:szCs w:val="24"/>
                <w:rPrChange w:id="175" w:author="Artemis" w:date="2021-04-30T17:51:00Z">
                  <w:rPr/>
                </w:rPrChange>
              </w:rPr>
              <w:instrText xml:space="preserve"> TOC \o "1-3" \h \z \u </w:instrText>
            </w:r>
            <w:r w:rsidRPr="00204CEE">
              <w:rPr>
                <w:rFonts w:ascii="Times New Roman" w:hAnsi="Times New Roman"/>
                <w:sz w:val="24"/>
                <w:szCs w:val="24"/>
                <w:rPrChange w:id="176" w:author="Artemis" w:date="2021-04-30T17:51:00Z">
                  <w:rPr>
                    <w:rFonts w:ascii="Times New Roman" w:hAnsi="Times New Roman"/>
                    <w:caps w:val="0"/>
                    <w:sz w:val="24"/>
                    <w:szCs w:val="24"/>
                    <w:u w:val="none"/>
                    <w:lang w:val="es-ES"/>
                  </w:rPr>
                </w:rPrChange>
              </w:rPr>
              <w:fldChar w:fldCharType="separate"/>
            </w:r>
          </w:ins>
          <w:r w:rsidR="00852435" w:rsidRPr="00204CEE">
            <w:rPr>
              <w:rStyle w:val="Hipervnculo"/>
              <w:rFonts w:ascii="Times New Roman" w:hAnsi="Times New Roman"/>
              <w:noProof/>
              <w:sz w:val="24"/>
              <w:szCs w:val="24"/>
            </w:rPr>
            <w:fldChar w:fldCharType="begin"/>
          </w:r>
          <w:r w:rsidR="00852435" w:rsidRPr="00204CEE">
            <w:rPr>
              <w:rStyle w:val="Hipervnculo"/>
              <w:rFonts w:ascii="Times New Roman" w:hAnsi="Times New Roman"/>
              <w:noProof/>
              <w:sz w:val="24"/>
              <w:szCs w:val="24"/>
            </w:rPr>
            <w:instrText xml:space="preserve"> </w:instrText>
          </w:r>
          <w:r w:rsidR="00852435" w:rsidRPr="00204CEE">
            <w:rPr>
              <w:rFonts w:ascii="Times New Roman" w:hAnsi="Times New Roman"/>
              <w:noProof/>
              <w:sz w:val="24"/>
              <w:szCs w:val="24"/>
            </w:rPr>
            <w:instrText>HYPERLINK \l "_Toc84013389"</w:instrText>
          </w:r>
          <w:r w:rsidR="00852435" w:rsidRPr="00204CEE">
            <w:rPr>
              <w:rStyle w:val="Hipervnculo"/>
              <w:rFonts w:ascii="Times New Roman" w:hAnsi="Times New Roman"/>
              <w:noProof/>
              <w:sz w:val="24"/>
              <w:szCs w:val="24"/>
            </w:rPr>
            <w:instrText xml:space="preserve"> </w:instrText>
          </w:r>
          <w:r w:rsidR="00852435" w:rsidRPr="00204CEE">
            <w:rPr>
              <w:rStyle w:val="Hipervnculo"/>
              <w:rFonts w:ascii="Times New Roman" w:hAnsi="Times New Roman"/>
              <w:noProof/>
              <w:sz w:val="24"/>
              <w:szCs w:val="24"/>
            </w:rPr>
          </w:r>
          <w:r w:rsidR="00852435" w:rsidRPr="00204CEE">
            <w:rPr>
              <w:rStyle w:val="Hipervnculo"/>
              <w:rFonts w:ascii="Times New Roman" w:hAnsi="Times New Roman"/>
              <w:noProof/>
              <w:sz w:val="24"/>
              <w:szCs w:val="24"/>
            </w:rPr>
            <w:fldChar w:fldCharType="separate"/>
          </w:r>
          <w:r w:rsidR="00852435" w:rsidRPr="00204CEE">
            <w:rPr>
              <w:rStyle w:val="Hipervnculo"/>
              <w:rFonts w:ascii="Times New Roman" w:hAnsi="Times New Roman"/>
              <w:noProof/>
              <w:sz w:val="24"/>
              <w:szCs w:val="24"/>
            </w:rPr>
            <w:t>INTRODUCCIÓN</w:t>
          </w:r>
          <w:r w:rsidR="00852435" w:rsidRPr="00204CEE">
            <w:rPr>
              <w:rFonts w:ascii="Times New Roman" w:hAnsi="Times New Roman"/>
              <w:noProof/>
              <w:webHidden/>
              <w:sz w:val="24"/>
              <w:szCs w:val="24"/>
            </w:rPr>
            <w:tab/>
          </w:r>
          <w:r w:rsidR="00852435" w:rsidRPr="00204CEE">
            <w:rPr>
              <w:rFonts w:ascii="Times New Roman" w:hAnsi="Times New Roman"/>
              <w:noProof/>
              <w:webHidden/>
              <w:sz w:val="24"/>
              <w:szCs w:val="24"/>
            </w:rPr>
            <w:fldChar w:fldCharType="begin"/>
          </w:r>
          <w:r w:rsidR="00852435" w:rsidRPr="00204CEE">
            <w:rPr>
              <w:rFonts w:ascii="Times New Roman" w:hAnsi="Times New Roman"/>
              <w:noProof/>
              <w:webHidden/>
              <w:sz w:val="24"/>
              <w:szCs w:val="24"/>
            </w:rPr>
            <w:instrText xml:space="preserve"> PAGEREF _Toc84013389 \h </w:instrText>
          </w:r>
          <w:r w:rsidR="00852435" w:rsidRPr="00204CEE">
            <w:rPr>
              <w:rFonts w:ascii="Times New Roman" w:hAnsi="Times New Roman"/>
              <w:noProof/>
              <w:webHidden/>
              <w:sz w:val="24"/>
              <w:szCs w:val="24"/>
            </w:rPr>
          </w:r>
          <w:r w:rsidR="00852435"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9</w:t>
          </w:r>
          <w:r w:rsidR="00852435" w:rsidRPr="00204CEE">
            <w:rPr>
              <w:rFonts w:ascii="Times New Roman" w:hAnsi="Times New Roman"/>
              <w:noProof/>
              <w:webHidden/>
              <w:sz w:val="24"/>
              <w:szCs w:val="24"/>
            </w:rPr>
            <w:fldChar w:fldCharType="end"/>
          </w:r>
          <w:r w:rsidR="00852435" w:rsidRPr="00204CEE">
            <w:rPr>
              <w:rStyle w:val="Hipervnculo"/>
              <w:rFonts w:ascii="Times New Roman" w:hAnsi="Times New Roman"/>
              <w:noProof/>
              <w:sz w:val="24"/>
              <w:szCs w:val="24"/>
            </w:rPr>
            <w:fldChar w:fldCharType="end"/>
          </w:r>
        </w:p>
        <w:p w14:paraId="013A7FAD" w14:textId="369B7DBD" w:rsidR="00852435" w:rsidRPr="00204CEE" w:rsidRDefault="00852435">
          <w:pPr>
            <w:pStyle w:val="TDC1"/>
            <w:tabs>
              <w:tab w:val="right" w:leader="dot" w:pos="9111"/>
            </w:tabs>
            <w:rPr>
              <w:rFonts w:ascii="Times New Roman" w:eastAsiaTheme="minorEastAsia" w:hAnsi="Times New Roman"/>
              <w:b w:val="0"/>
              <w:bCs w:val="0"/>
              <w:caps w:val="0"/>
              <w:noProof/>
              <w:sz w:val="24"/>
              <w:szCs w:val="24"/>
              <w:u w:val="none"/>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"_Toc84013390"</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CAPÍTULO I: PLANTEAMIENTO DEL PROBLEMA</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_Toc84013390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11</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3C40C559" w14:textId="023AB55A"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"_Toc84013394"</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1.1</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Objetivos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_Toc84013394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12</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1BDFB556" w14:textId="77FA4778"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"_Toc84013396"</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1.1.1</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Objetivo General</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_Toc84013396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12</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703C668D" w14:textId="7F090F8B"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"_Toc84013397"</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1.1.2</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Objetivos específicos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_Toc84013397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12</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583725E8" w14:textId="1AD19316"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"_Toc84013398"</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1.2</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Manejo de hipótesis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_Toc84013398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12</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56B62AB1" w14:textId="451278CF"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"_Toc84013399"</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1.3</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Justificación de la investigación</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_Toc84013399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12</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590BA58" w14:textId="62E5CFAA"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"_Toc84013400"</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1.4</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Limitaciones y delimitaciones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_Toc84013400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15</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3C4986FA" w14:textId="6E223985"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"_Toc84013401"</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1.4.1</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Limitaciones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_Toc84013401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16</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6BCC09D2" w14:textId="1D7BB5C6"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"_Toc84013402"</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1.4.2</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Delimitaciones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_Toc84013402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16</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0DA1B7CD" w14:textId="49E9E11E" w:rsidR="00852435" w:rsidRPr="00204CEE" w:rsidRDefault="00852435">
          <w:pPr>
            <w:pStyle w:val="TDC1"/>
            <w:tabs>
              <w:tab w:val="right" w:leader="dot" w:pos="9111"/>
            </w:tabs>
            <w:rPr>
              <w:rFonts w:ascii="Times New Roman" w:eastAsiaTheme="minorEastAsia" w:hAnsi="Times New Roman"/>
              <w:b w:val="0"/>
              <w:bCs w:val="0"/>
              <w:caps w:val="0"/>
              <w:noProof/>
              <w:sz w:val="24"/>
              <w:szCs w:val="24"/>
              <w:u w:val="none"/>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"_Toc84013403"</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CAPÍTULO II: MARCO TEÓRICO Y REFERENCIAL</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_Toc84013403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17</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1014E65A" w14:textId="14AF7792"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"_Toc84013407"</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2.1</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Bases Teóricas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_Toc84013407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19</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0CD5CAFD" w14:textId="2B0E23B4"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"_Toc84013408"</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2.1.1</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Nómina electrónica</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_Toc84013408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19</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00D8F98C" w14:textId="3A60072B"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"_Toc84013409"</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2.1.2</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Páginas Web</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_Toc84013409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19</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1EEA14BA" w14:textId="438B0AC1"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"_Toc84013410"</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2.1.3</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Intranet</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_Toc84013410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19</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1529E523" w14:textId="4E968AED"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"_Toc84013411"</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2.1.4</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WordPress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_Toc84013411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19</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03482C39" w14:textId="7B0624EE"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"_Toc84013412"</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2.1.5</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HTML</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_Toc84013412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20</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02D540E5" w14:textId="2F7996B5"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"_Toc84013413"</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2.2</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Estado del Arte</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_Toc84013413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20</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4A27332C" w14:textId="5B1EBC09"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"_Toc84013414"</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2.3</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Marco legal</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_Toc84013414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22</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5CE30AFD" w14:textId="0F1194CC"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"_Toc84013415"</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2.3.1</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Normas: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_Toc84013415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22</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0D296AFF" w14:textId="238ED59F"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"_Toc84013416"</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2.3.2</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Cláusulas Web Básicas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_Toc84013416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23</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08FA7F5F" w14:textId="2D6956B8"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"_Toc84013417"</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2.3.3</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Contrato legal de prestador de servicios GoDaddy</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_Toc84013417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24</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0CF524F9" w14:textId="0F86A7F2"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"_Toc84013418"</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2.3.4</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Propiedad de contenidos diseño y logos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_Toc84013418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24</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3398268B" w14:textId="76EF2154"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lastRenderedPageBreak/>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"_Toc84013419"</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2.3.5</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Contenidos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_Toc84013419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24</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6F0B8446" w14:textId="4B15342E"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"_Toc84013420"</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2.3.6</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Protección de datos de carácter personal</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_Toc84013420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25</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7DE7335" w14:textId="479CE09C"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"_Toc84013421"</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2.3.7</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Modificaciones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_Toc84013421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25</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1BF682CF" w14:textId="0232539F"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"_Toc84013422"</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2.3.8</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Hiperenlaces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_Toc84013422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25</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5B050EC6" w14:textId="30ADD1A8"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"_Toc84013423"</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2.4</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Procesos unificados de desarrollo de Software</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_Toc84013423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26</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6C149805" w14:textId="1455A9F8"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"_Toc84013424"</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2.5</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Ciclo de vida de desarrollo de Software</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_Toc84013424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27</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6D18ECB4" w14:textId="2DD87AF0"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"_Toc84013425"</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2.5.1</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Implementación</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_Toc84013425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28</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703D9D04" w14:textId="10BA2227"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"_Toc84013426"</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2.5.2</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Pruebas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_Toc84013426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28</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06BD8463" w14:textId="1B360E76"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"_Toc84013427"</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2.5.3</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Documentación</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_Toc84013427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28</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F8C8D07" w14:textId="342263D8"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"_Toc84013428"</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2.5.4</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Despliegue</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_Toc84013428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28</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3E0B0ED3" w14:textId="5BE7A9AB"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"_Toc84013429"</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2.5.5</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Mantenimiento</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_Toc84013429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29</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494480DB" w14:textId="7859B78D"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"_Toc84013430"</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2.6</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Lenguajes de modelación UML</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_Toc84013430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29</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641020FB" w14:textId="480F34B6"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"_Toc84013431"</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2.7</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Diagrama de Ishikawa o de espina de pescado</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_Toc84013431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30</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59CE2BB4" w14:textId="0609074F"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"_Toc84013432"</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2.8</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Cronograma de actividades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_Toc84013432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31</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556F6F28" w14:textId="399B3B6C"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"_Toc84013433"</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2.9</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Presupuesto</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_Toc84013433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32</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F083869" w14:textId="1EAA1F58" w:rsidR="00852435" w:rsidRPr="00204CEE" w:rsidRDefault="00852435">
          <w:pPr>
            <w:pStyle w:val="TDC2"/>
            <w:tabs>
              <w:tab w:val="left" w:pos="613"/>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"_Toc84013434"</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lang w:val="en-US"/>
              <w14:scene3d>
                <w14:camera w14:prst="orthographicFront"/>
                <w14:lightRig w14:rig="threePt" w14:dir="t">
                  <w14:rot w14:lat="0" w14:lon="0" w14:rev="0"/>
                </w14:lightRig>
              </w14:scene3d>
            </w:rPr>
            <w:t>2.10</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Resultados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_Toc84013434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33</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6968D6AE" w14:textId="1A6A410B" w:rsidR="00852435" w:rsidRPr="00204CEE" w:rsidRDefault="00852435">
          <w:pPr>
            <w:pStyle w:val="TDC1"/>
            <w:tabs>
              <w:tab w:val="right" w:leader="dot" w:pos="9111"/>
            </w:tabs>
            <w:rPr>
              <w:rFonts w:ascii="Times New Roman" w:eastAsiaTheme="minorEastAsia" w:hAnsi="Times New Roman"/>
              <w:b w:val="0"/>
              <w:bCs w:val="0"/>
              <w:caps w:val="0"/>
              <w:noProof/>
              <w:sz w:val="24"/>
              <w:szCs w:val="24"/>
              <w:u w:val="none"/>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"_Toc84013435"</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CAPÍTULO III: MARCO METODOLÓGICO</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_Toc84013435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35</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7600B670" w14:textId="40E97B20"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"_Toc84013437"</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3.1</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Caso de Usos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_Toc84013437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36</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1463CFBD" w14:textId="2CDB173F"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"_Toc84013438"</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3.2</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Diagrama de Componentes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_Toc84013438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38</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5425529C" w14:textId="604978BE"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"_Toc84013439"</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3.3</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Diagrama de Despliegue</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_Toc84013439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38</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36DF196B" w14:textId="7E8C44F3"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"_Toc84013440"</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3.4</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Diagrama de Modelo de Entidad Relación</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_Toc84013440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39</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7DEE32E" w14:textId="75E5404B"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"_Toc84013441"</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3.5</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Diagrama de secuencia</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_Toc84013441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40</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CBE363A" w14:textId="1B3CAD7E"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"_Toc84013442"</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3.6</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Arquitectura</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_Toc84013442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41</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183312BC" w14:textId="6926C69B"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"_Toc84013443"</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3.7</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Resumen de la aplicación</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_Toc84013443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44</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7A626A98" w14:textId="40545FF9"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"_Toc84013444"</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3.8</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Ventajas del Modelo Vista Controlador</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_Toc84013444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44</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CA0412E" w14:textId="1CBB251A"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"_Toc84013450"</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3.9</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Diseño</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_Toc84013450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45</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1AF15436" w14:textId="3D1F1C5A" w:rsidR="00852435" w:rsidRPr="00204CEE" w:rsidRDefault="00852435">
          <w:pPr>
            <w:pStyle w:val="TDC3"/>
            <w:tabs>
              <w:tab w:val="left" w:pos="666"/>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"_Toc84013451"</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3.9.1</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APIs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_Toc84013451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46</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37384E92" w14:textId="359B12ED" w:rsidR="00852435" w:rsidRPr="00204CEE" w:rsidRDefault="00852435">
          <w:pPr>
            <w:pStyle w:val="TDC2"/>
            <w:tabs>
              <w:tab w:val="left" w:pos="613"/>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"_Toc84013452"</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3.10</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Alcances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_Toc84013452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46</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062AFE4D" w14:textId="2817D0D5" w:rsidR="00852435" w:rsidRPr="00204CEE" w:rsidRDefault="00852435">
          <w:pPr>
            <w:pStyle w:val="TDC2"/>
            <w:tabs>
              <w:tab w:val="left" w:pos="613"/>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"_Toc84013455"</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3.11</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Población y muestra</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_Toc84013455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47</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3A6A797C" w14:textId="596415DE" w:rsidR="00852435" w:rsidRPr="00204CEE" w:rsidRDefault="00852435">
          <w:pPr>
            <w:pStyle w:val="TDC3"/>
            <w:tabs>
              <w:tab w:val="left" w:pos="777"/>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lastRenderedPageBreak/>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"_Toc84013456"</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3.11.1</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Población</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_Toc84013456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47</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1C355A7" w14:textId="12896327" w:rsidR="00852435" w:rsidRPr="00204CEE" w:rsidRDefault="00852435">
          <w:pPr>
            <w:pStyle w:val="TDC3"/>
            <w:tabs>
              <w:tab w:val="left" w:pos="777"/>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"_Toc84013457"</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3.11.2</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Muestra</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_Toc84013457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48</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5DB9A5B5" w14:textId="0BE9B510" w:rsidR="00852435" w:rsidRPr="00204CEE" w:rsidRDefault="00852435">
          <w:pPr>
            <w:pStyle w:val="TDC2"/>
            <w:tabs>
              <w:tab w:val="left" w:pos="613"/>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"_Toc84013458"</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3.12</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Instrumentos de recolección de datos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_Toc84013458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49</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3616F9E1" w14:textId="1EC8CAC7" w:rsidR="00852435" w:rsidRPr="00204CEE" w:rsidRDefault="00852435">
          <w:pPr>
            <w:pStyle w:val="TDC3"/>
            <w:tabs>
              <w:tab w:val="left" w:pos="777"/>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"_Toc84013459"</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3.12.1</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Observación</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_Toc84013459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49</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A7D0082" w14:textId="6D3687C8" w:rsidR="00852435" w:rsidRPr="00204CEE" w:rsidRDefault="00852435">
          <w:pPr>
            <w:pStyle w:val="TDC3"/>
            <w:tabs>
              <w:tab w:val="left" w:pos="777"/>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"_Toc84013460"</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3.12.2</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Entrevistas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_Toc84013460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50</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188957EA" w14:textId="11D3462D" w:rsidR="00852435" w:rsidRPr="00204CEE" w:rsidRDefault="00852435">
          <w:pPr>
            <w:pStyle w:val="TDC3"/>
            <w:tabs>
              <w:tab w:val="left" w:pos="777"/>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"_Toc84013461"</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3.12.3</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Encuesta</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_Toc84013461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51</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67FE79EE" w14:textId="096CBDFD" w:rsidR="00852435" w:rsidRPr="00204CEE" w:rsidRDefault="00852435">
          <w:pPr>
            <w:pStyle w:val="TDC3"/>
            <w:tabs>
              <w:tab w:val="left" w:pos="777"/>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"_Toc84013462"</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3.12.4</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Entrevistas verbales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_Toc84013462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52</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8989C12" w14:textId="323D040D" w:rsidR="00852435" w:rsidRPr="00204CEE" w:rsidRDefault="00852435">
          <w:pPr>
            <w:pStyle w:val="TDC3"/>
            <w:tabs>
              <w:tab w:val="left" w:pos="777"/>
              <w:tab w:val="right" w:leader="dot" w:pos="9111"/>
            </w:tabs>
            <w:rPr>
              <w:rFonts w:ascii="Times New Roman" w:eastAsiaTheme="minorEastAsia" w:hAnsi="Times New Roman"/>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"_Toc84013463"</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3.12.5</w:t>
          </w:r>
          <w:r w:rsidRPr="00204CEE">
            <w:rPr>
              <w:rFonts w:ascii="Times New Roman" w:eastAsiaTheme="minorEastAsia" w:hAnsi="Times New Roman"/>
              <w:smallCaps w:val="0"/>
              <w:noProof/>
              <w:sz w:val="24"/>
              <w:szCs w:val="24"/>
              <w:lang w:eastAsia="es-CO"/>
            </w:rPr>
            <w:tab/>
          </w:r>
          <w:r w:rsidRPr="00204CEE">
            <w:rPr>
              <w:rStyle w:val="Hipervnculo"/>
              <w:rFonts w:ascii="Times New Roman" w:hAnsi="Times New Roman"/>
              <w:noProof/>
              <w:sz w:val="24"/>
              <w:szCs w:val="24"/>
            </w:rPr>
            <w:t>Revisión documental</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_Toc84013463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52</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01A814A4" w14:textId="18148F1D" w:rsidR="00852435" w:rsidRPr="00204CEE" w:rsidRDefault="00852435">
          <w:pPr>
            <w:pStyle w:val="TDC1"/>
            <w:tabs>
              <w:tab w:val="right" w:leader="dot" w:pos="9111"/>
            </w:tabs>
            <w:rPr>
              <w:rFonts w:ascii="Times New Roman" w:eastAsiaTheme="minorEastAsia" w:hAnsi="Times New Roman"/>
              <w:b w:val="0"/>
              <w:bCs w:val="0"/>
              <w:caps w:val="0"/>
              <w:noProof/>
              <w:sz w:val="24"/>
              <w:szCs w:val="24"/>
              <w:u w:val="none"/>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"_Toc84013464"</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CAPÍTULO IV: ANÁLISIS Y DISCUSIÓN DE RESULTADOS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_Toc84013464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56</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82C909A" w14:textId="3F985DEF"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"_Toc84013466"</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4.1</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Pruebas y valoraciones iniciales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_Toc84013466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56</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50B42030" w14:textId="02575E13"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"_Toc84013467"</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4.2</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Análisis de los datos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_Toc84013467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56</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943B847" w14:textId="358E1BAD"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"_Toc84013468"</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4.3</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Discusión de los resultados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_Toc84013468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60</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6014E11" w14:textId="523DB3FA" w:rsidR="00852435" w:rsidRPr="00204CEE" w:rsidRDefault="00852435">
          <w:pPr>
            <w:pStyle w:val="TDC1"/>
            <w:tabs>
              <w:tab w:val="right" w:leader="dot" w:pos="9111"/>
            </w:tabs>
            <w:rPr>
              <w:rFonts w:ascii="Times New Roman" w:eastAsiaTheme="minorEastAsia" w:hAnsi="Times New Roman"/>
              <w:b w:val="0"/>
              <w:bCs w:val="0"/>
              <w:caps w:val="0"/>
              <w:noProof/>
              <w:sz w:val="24"/>
              <w:szCs w:val="24"/>
              <w:u w:val="none"/>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"_Toc84013469"</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CAPÍTULO V: CONCLUSIONES Y RECOMENDACIONES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_Toc84013469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63</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1B1CA697" w14:textId="1F30D3BA"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"_Toc84013470"</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4.4</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Conclusiones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_Toc84013470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63</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352F9C1D" w14:textId="768C5B14" w:rsidR="00852435" w:rsidRPr="00204CEE" w:rsidRDefault="00852435">
          <w:pPr>
            <w:pStyle w:val="TDC2"/>
            <w:tabs>
              <w:tab w:val="left" w:pos="502"/>
              <w:tab w:val="right" w:leader="dot" w:pos="9111"/>
            </w:tabs>
            <w:rPr>
              <w:rFonts w:ascii="Times New Roman" w:eastAsiaTheme="minorEastAsia" w:hAnsi="Times New Roman"/>
              <w:b w:val="0"/>
              <w:bCs w:val="0"/>
              <w:smallCaps w:val="0"/>
              <w:noProof/>
              <w:sz w:val="24"/>
              <w:szCs w:val="24"/>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"_Toc84013471"</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14:scene3d>
                <w14:camera w14:prst="orthographicFront"/>
                <w14:lightRig w14:rig="threePt" w14:dir="t">
                  <w14:rot w14:lat="0" w14:lon="0" w14:rev="0"/>
                </w14:lightRig>
              </w14:scene3d>
            </w:rPr>
            <w:t>4.5</w:t>
          </w:r>
          <w:r w:rsidRPr="00204CEE">
            <w:rPr>
              <w:rFonts w:ascii="Times New Roman" w:eastAsiaTheme="minorEastAsia" w:hAnsi="Times New Roman"/>
              <w:b w:val="0"/>
              <w:bCs w:val="0"/>
              <w:smallCaps w:val="0"/>
              <w:noProof/>
              <w:sz w:val="24"/>
              <w:szCs w:val="24"/>
              <w:lang w:eastAsia="es-CO"/>
            </w:rPr>
            <w:tab/>
          </w:r>
          <w:r w:rsidRPr="00204CEE">
            <w:rPr>
              <w:rStyle w:val="Hipervnculo"/>
              <w:rFonts w:ascii="Times New Roman" w:hAnsi="Times New Roman"/>
              <w:noProof/>
              <w:sz w:val="24"/>
              <w:szCs w:val="24"/>
            </w:rPr>
            <w:t>Recomendaciones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_Toc84013471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65</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7E84D348" w14:textId="65C97EC1" w:rsidR="00852435" w:rsidRPr="00204CEE" w:rsidRDefault="00852435">
          <w:pPr>
            <w:pStyle w:val="TDC1"/>
            <w:tabs>
              <w:tab w:val="right" w:leader="dot" w:pos="9111"/>
            </w:tabs>
            <w:rPr>
              <w:rFonts w:ascii="Times New Roman" w:eastAsiaTheme="minorEastAsia" w:hAnsi="Times New Roman"/>
              <w:b w:val="0"/>
              <w:bCs w:val="0"/>
              <w:caps w:val="0"/>
              <w:noProof/>
              <w:sz w:val="24"/>
              <w:szCs w:val="24"/>
              <w:u w:val="none"/>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"_Toc84013472"</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REFERENCIAS BIBLIOGRÁFICAS</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_Toc84013472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67</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48AA6DB0" w14:textId="61424E4F" w:rsidR="00852435" w:rsidRPr="00204CEE" w:rsidRDefault="00852435">
          <w:pPr>
            <w:pStyle w:val="TDC1"/>
            <w:tabs>
              <w:tab w:val="right" w:leader="dot" w:pos="9111"/>
            </w:tabs>
            <w:rPr>
              <w:rFonts w:ascii="Times New Roman" w:eastAsiaTheme="minorEastAsia" w:hAnsi="Times New Roman"/>
              <w:b w:val="0"/>
              <w:bCs w:val="0"/>
              <w:caps w:val="0"/>
              <w:noProof/>
              <w:sz w:val="24"/>
              <w:szCs w:val="24"/>
              <w:u w:val="none"/>
              <w:lang w:eastAsia="es-CO"/>
            </w:rPr>
          </w:pPr>
          <w:r w:rsidRPr="00204CEE">
            <w:rPr>
              <w:rStyle w:val="Hipervnculo"/>
              <w:rFonts w:ascii="Times New Roman" w:hAnsi="Times New Roman"/>
              <w:noProof/>
              <w:sz w:val="24"/>
              <w:szCs w:val="24"/>
            </w:rPr>
            <w:fldChar w:fldCharType="begin"/>
          </w:r>
          <w:r w:rsidRPr="00204CEE">
            <w:rPr>
              <w:rStyle w:val="Hipervnculo"/>
              <w:rFonts w:ascii="Times New Roman" w:hAnsi="Times New Roman"/>
              <w:noProof/>
              <w:sz w:val="24"/>
              <w:szCs w:val="24"/>
            </w:rPr>
            <w:instrText xml:space="preserve"> </w:instrText>
          </w:r>
          <w:r w:rsidRPr="00204CEE">
            <w:rPr>
              <w:rFonts w:ascii="Times New Roman" w:hAnsi="Times New Roman"/>
              <w:noProof/>
              <w:sz w:val="24"/>
              <w:szCs w:val="24"/>
            </w:rPr>
            <w:instrText>HYPERLINK \l "_Toc84013473"</w:instrText>
          </w:r>
          <w:r w:rsidRPr="00204CEE">
            <w:rPr>
              <w:rStyle w:val="Hipervnculo"/>
              <w:rFonts w:ascii="Times New Roman" w:hAnsi="Times New Roman"/>
              <w:noProof/>
              <w:sz w:val="24"/>
              <w:szCs w:val="24"/>
            </w:rPr>
            <w:instrText xml:space="preserve"> </w:instrText>
          </w:r>
          <w:r w:rsidRPr="00204CEE">
            <w:rPr>
              <w:rStyle w:val="Hipervnculo"/>
              <w:rFonts w:ascii="Times New Roman" w:hAnsi="Times New Roman"/>
              <w:noProof/>
              <w:sz w:val="24"/>
              <w:szCs w:val="24"/>
            </w:rPr>
          </w:r>
          <w:r w:rsidRPr="00204CEE">
            <w:rPr>
              <w:rStyle w:val="Hipervnculo"/>
              <w:rFonts w:ascii="Times New Roman" w:hAnsi="Times New Roman"/>
              <w:noProof/>
              <w:sz w:val="24"/>
              <w:szCs w:val="24"/>
            </w:rPr>
            <w:fldChar w:fldCharType="separate"/>
          </w:r>
          <w:r w:rsidRPr="00204CEE">
            <w:rPr>
              <w:rStyle w:val="Hipervnculo"/>
              <w:rFonts w:ascii="Times New Roman" w:hAnsi="Times New Roman"/>
              <w:noProof/>
              <w:sz w:val="24"/>
              <w:szCs w:val="24"/>
            </w:rPr>
            <w:t>ANEXOS: TITULO DEL ANEXO</w:t>
          </w:r>
          <w:r w:rsidRPr="00204CEE">
            <w:rPr>
              <w:rFonts w:ascii="Times New Roman" w:hAnsi="Times New Roman"/>
              <w:noProof/>
              <w:webHidden/>
              <w:sz w:val="24"/>
              <w:szCs w:val="24"/>
            </w:rPr>
            <w:tab/>
          </w:r>
          <w:r w:rsidRPr="00204CEE">
            <w:rPr>
              <w:rFonts w:ascii="Times New Roman" w:hAnsi="Times New Roman"/>
              <w:noProof/>
              <w:webHidden/>
              <w:sz w:val="24"/>
              <w:szCs w:val="24"/>
            </w:rPr>
            <w:fldChar w:fldCharType="begin"/>
          </w:r>
          <w:r w:rsidRPr="00204CEE">
            <w:rPr>
              <w:rFonts w:ascii="Times New Roman" w:hAnsi="Times New Roman"/>
              <w:noProof/>
              <w:webHidden/>
              <w:sz w:val="24"/>
              <w:szCs w:val="24"/>
            </w:rPr>
            <w:instrText xml:space="preserve"> PAGEREF _Toc84013473 \h </w:instrText>
          </w:r>
          <w:r w:rsidRPr="00204CEE">
            <w:rPr>
              <w:rFonts w:ascii="Times New Roman" w:hAnsi="Times New Roman"/>
              <w:noProof/>
              <w:webHidden/>
              <w:sz w:val="24"/>
              <w:szCs w:val="24"/>
            </w:rPr>
          </w:r>
          <w:r w:rsidRPr="00204CEE">
            <w:rPr>
              <w:rFonts w:ascii="Times New Roman" w:hAnsi="Times New Roman"/>
              <w:noProof/>
              <w:webHidden/>
              <w:sz w:val="24"/>
              <w:szCs w:val="24"/>
            </w:rPr>
            <w:fldChar w:fldCharType="separate"/>
          </w:r>
          <w:r w:rsidR="00862817">
            <w:rPr>
              <w:rFonts w:ascii="Times New Roman" w:hAnsi="Times New Roman"/>
              <w:noProof/>
              <w:webHidden/>
              <w:sz w:val="24"/>
              <w:szCs w:val="24"/>
            </w:rPr>
            <w:t>71</w:t>
          </w:r>
          <w:r w:rsidRPr="00204CEE">
            <w:rPr>
              <w:rFonts w:ascii="Times New Roman" w:hAnsi="Times New Roman"/>
              <w:noProof/>
              <w:webHidden/>
              <w:sz w:val="24"/>
              <w:szCs w:val="24"/>
            </w:rPr>
            <w:fldChar w:fldCharType="end"/>
          </w:r>
          <w:r w:rsidRPr="00204CEE">
            <w:rPr>
              <w:rStyle w:val="Hipervnculo"/>
              <w:rFonts w:ascii="Times New Roman" w:hAnsi="Times New Roman"/>
              <w:noProof/>
              <w:sz w:val="24"/>
              <w:szCs w:val="24"/>
            </w:rPr>
            <w:fldChar w:fldCharType="end"/>
          </w:r>
        </w:p>
        <w:p w14:paraId="27599388" w14:textId="4D3ECE94" w:rsidR="0006703C" w:rsidRPr="00204CEE" w:rsidRDefault="0006703C">
          <w:pPr>
            <w:rPr>
              <w:ins w:id="177" w:author="Artemis" w:date="2021-04-30T16:12:00Z"/>
            </w:rPr>
          </w:pPr>
          <w:ins w:id="178" w:author="Artemis" w:date="2021-04-30T16:12:00Z">
            <w:r w:rsidRPr="00204CEE">
              <w:rPr>
                <w:b/>
                <w:bCs/>
                <w:lang w:val="es-ES"/>
                <w:rPrChange w:id="179" w:author="Artemis" w:date="2021-04-30T17:51:00Z">
                  <w:rPr>
                    <w:b/>
                    <w:bCs/>
                    <w:lang w:val="es-ES"/>
                  </w:rPr>
                </w:rPrChange>
              </w:rPr>
              <w:fldChar w:fldCharType="end"/>
            </w:r>
          </w:ins>
        </w:p>
        <w:p w14:paraId="41CE6D65" w14:textId="7A4B2F4E" w:rsidR="00307A96" w:rsidRPr="00204CEE" w:rsidDel="0006703C" w:rsidRDefault="00D27E0E">
          <w:pPr>
            <w:pStyle w:val="UMBTituloantesIndice"/>
            <w:rPr>
              <w:del w:id="180" w:author="Artemis" w:date="2021-04-30T16:12:00Z"/>
              <w:sz w:val="24"/>
            </w:rPr>
          </w:pPr>
          <w:del w:id="181" w:author="Artemis" w:date="2021-04-30T16:12:00Z">
            <w:r w:rsidRPr="00204CEE" w:rsidDel="0006703C">
              <w:rPr>
                <w:b w:val="0"/>
                <w:sz w:val="24"/>
              </w:rPr>
              <w:delText xml:space="preserve">Tabla de </w:delText>
            </w:r>
            <w:bookmarkStart w:id="182" w:name="_Toc414348818"/>
            <w:r w:rsidR="00C345FB" w:rsidRPr="00204CEE" w:rsidDel="0006703C">
              <w:rPr>
                <w:b w:val="0"/>
                <w:sz w:val="24"/>
              </w:rPr>
              <w:delText>contenido</w:delText>
            </w:r>
            <w:r w:rsidR="00D66BDA" w:rsidRPr="00204CEE" w:rsidDel="0006703C">
              <w:rPr>
                <w:b w:val="0"/>
                <w:sz w:val="24"/>
              </w:rPr>
              <w:delText>s</w:delText>
            </w:r>
          </w:del>
        </w:p>
        <w:p w14:paraId="4B4DB2AC" w14:textId="5B3AD2CC" w:rsidR="00BC093C" w:rsidRPr="00204CEE" w:rsidDel="0006703C" w:rsidRDefault="00BC093C">
          <w:pPr>
            <w:rPr>
              <w:del w:id="183" w:author="Artemis" w:date="2021-04-30T16:12:00Z"/>
            </w:rPr>
          </w:pPr>
          <w:del w:id="184" w:author="Artemis" w:date="2021-04-30T16:12:00Z">
            <w:r w:rsidRPr="00204CEE" w:rsidDel="0006703C">
              <w:delText>Nota: se debe utilizar el generador de Tabla de contenidos automático del editor de texto.</w:delText>
            </w:r>
          </w:del>
        </w:p>
        <w:customXmlInsRangeStart w:id="185" w:author="Artemis" w:date="2021-04-30T16:12:00Z"/>
      </w:sdtContent>
    </w:sdt>
    <w:customXmlInsRangeEnd w:id="185"/>
    <w:p w14:paraId="3EB4F894" w14:textId="601D3C37" w:rsidR="009B0ACE" w:rsidRPr="00204CEE" w:rsidDel="004C7322" w:rsidRDefault="009B0ACE">
      <w:pPr>
        <w:pStyle w:val="TDC1"/>
        <w:tabs>
          <w:tab w:val="right" w:pos="9111"/>
        </w:tabs>
        <w:rPr>
          <w:del w:id="186" w:author="Artemis" w:date="2021-04-30T16:35:00Z"/>
          <w:rFonts w:ascii="Times New Roman" w:eastAsiaTheme="minorEastAsia" w:hAnsi="Times New Roman"/>
          <w:b w:val="0"/>
          <w:bCs w:val="0"/>
          <w:caps w:val="0"/>
          <w:noProof/>
          <w:sz w:val="24"/>
          <w:szCs w:val="24"/>
          <w:u w:val="none"/>
          <w:lang w:eastAsia="es-CO"/>
        </w:rPr>
      </w:pPr>
      <w:r w:rsidRPr="00204CEE">
        <w:rPr>
          <w:rFonts w:ascii="Times New Roman" w:hAnsi="Times New Roman"/>
          <w:sz w:val="24"/>
          <w:szCs w:val="24"/>
        </w:rPr>
        <w:fldChar w:fldCharType="begin"/>
      </w:r>
      <w:r w:rsidRPr="00204CEE">
        <w:rPr>
          <w:rFonts w:ascii="Times New Roman" w:hAnsi="Times New Roman"/>
          <w:sz w:val="24"/>
          <w:szCs w:val="24"/>
        </w:rPr>
        <w:instrText xml:space="preserve"> TOC \o "1-1" \h \z \t "Título 2,2,Título 3,3" </w:instrText>
      </w:r>
      <w:r w:rsidRPr="00204CEE">
        <w:rPr>
          <w:rFonts w:ascii="Times New Roman" w:hAnsi="Times New Roman"/>
          <w:sz w:val="24"/>
          <w:szCs w:val="24"/>
        </w:rPr>
        <w:fldChar w:fldCharType="separate"/>
      </w:r>
      <w:del w:id="187" w:author="Artemis" w:date="2021-04-30T16:35:00Z">
        <w:r w:rsidR="00D91D7B" w:rsidRPr="00204CEE" w:rsidDel="004C7322">
          <w:rPr>
            <w:rFonts w:ascii="Times New Roman" w:hAnsi="Times New Roman"/>
            <w:sz w:val="24"/>
            <w:szCs w:val="24"/>
          </w:rPr>
          <w:fldChar w:fldCharType="begin"/>
        </w:r>
        <w:r w:rsidR="00D91D7B" w:rsidRPr="00204CEE" w:rsidDel="004C7322">
          <w:rPr>
            <w:rFonts w:ascii="Times New Roman" w:hAnsi="Times New Roman"/>
            <w:sz w:val="24"/>
            <w:szCs w:val="24"/>
          </w:rPr>
          <w:delInstrText xml:space="preserve"> HYPERLINK \l "_Toc436748547" </w:delInstrText>
        </w:r>
        <w:r w:rsidR="00D91D7B" w:rsidRPr="00204CEE" w:rsidDel="004C7322">
          <w:rPr>
            <w:rFonts w:ascii="Times New Roman" w:hAnsi="Times New Roman"/>
            <w:sz w:val="24"/>
            <w:szCs w:val="24"/>
          </w:rPr>
          <w:fldChar w:fldCharType="separate"/>
        </w:r>
        <w:r w:rsidRPr="00204CEE" w:rsidDel="004C7322">
          <w:rPr>
            <w:rStyle w:val="Hipervnculo"/>
            <w:rFonts w:ascii="Times New Roman" w:hAnsi="Times New Roman"/>
            <w:noProof/>
            <w:sz w:val="24"/>
            <w:szCs w:val="24"/>
          </w:rPr>
          <w:delText>INTRODUCCIÓN</w:delText>
        </w:r>
        <w:r w:rsidRPr="00204CEE" w:rsidDel="004C7322">
          <w:rPr>
            <w:rFonts w:ascii="Times New Roman" w:hAnsi="Times New Roman"/>
            <w:noProof/>
            <w:webHidden/>
            <w:sz w:val="24"/>
            <w:szCs w:val="24"/>
          </w:rPr>
          <w:tab/>
        </w:r>
        <w:r w:rsidRPr="00204CEE" w:rsidDel="004C7322">
          <w:rPr>
            <w:rFonts w:ascii="Times New Roman" w:hAnsi="Times New Roman"/>
            <w:noProof/>
            <w:webHidden/>
            <w:sz w:val="24"/>
            <w:szCs w:val="24"/>
          </w:rPr>
          <w:fldChar w:fldCharType="begin"/>
        </w:r>
        <w:r w:rsidRPr="00204CEE" w:rsidDel="004C7322">
          <w:rPr>
            <w:rFonts w:ascii="Times New Roman" w:hAnsi="Times New Roman"/>
            <w:noProof/>
            <w:webHidden/>
            <w:sz w:val="24"/>
            <w:szCs w:val="24"/>
          </w:rPr>
          <w:delInstrText xml:space="preserve"> PAGEREF _Toc436748547 \h </w:delInstrText>
        </w:r>
        <w:r w:rsidRPr="00204CEE" w:rsidDel="004C7322">
          <w:rPr>
            <w:rFonts w:ascii="Times New Roman" w:hAnsi="Times New Roman"/>
            <w:noProof/>
            <w:webHidden/>
            <w:sz w:val="24"/>
            <w:szCs w:val="24"/>
          </w:rPr>
        </w:r>
        <w:r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9</w:t>
      </w:r>
      <w:del w:id="188" w:author="Artemis" w:date="2021-04-30T16:35:00Z">
        <w:r w:rsidRPr="00204CEE" w:rsidDel="004C7322">
          <w:rPr>
            <w:rFonts w:ascii="Times New Roman" w:hAnsi="Times New Roman"/>
            <w:noProof/>
            <w:webHidden/>
            <w:sz w:val="24"/>
            <w:szCs w:val="24"/>
          </w:rPr>
          <w:fldChar w:fldCharType="end"/>
        </w:r>
        <w:r w:rsidR="00D91D7B" w:rsidRPr="00204CEE" w:rsidDel="004C7322">
          <w:rPr>
            <w:rFonts w:ascii="Times New Roman" w:hAnsi="Times New Roman"/>
            <w:noProof/>
            <w:sz w:val="24"/>
            <w:szCs w:val="24"/>
          </w:rPr>
          <w:fldChar w:fldCharType="end"/>
        </w:r>
      </w:del>
    </w:p>
    <w:p w14:paraId="3FB11437" w14:textId="6309E643" w:rsidR="009B0ACE" w:rsidRPr="00204CEE" w:rsidDel="004C7322" w:rsidRDefault="00D91D7B">
      <w:pPr>
        <w:pStyle w:val="TDC1"/>
        <w:tabs>
          <w:tab w:val="right" w:pos="9111"/>
        </w:tabs>
        <w:rPr>
          <w:del w:id="189" w:author="Artemis" w:date="2021-04-30T16:35:00Z"/>
          <w:rFonts w:ascii="Times New Roman" w:eastAsiaTheme="minorEastAsia" w:hAnsi="Times New Roman"/>
          <w:b w:val="0"/>
          <w:bCs w:val="0"/>
          <w:caps w:val="0"/>
          <w:noProof/>
          <w:sz w:val="24"/>
          <w:szCs w:val="24"/>
          <w:u w:val="none"/>
          <w:lang w:eastAsia="es-CO"/>
        </w:rPr>
      </w:pPr>
      <w:del w:id="190"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"_Toc436748548"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CAPÍTULO I: PLANTEAMIENTO DEL PROBLEMA</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_Toc436748548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11</w:t>
      </w:r>
      <w:del w:id="191"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076162A4" w14:textId="0611E664" w:rsidR="009B0ACE" w:rsidRPr="00204CEE" w:rsidDel="004C7322" w:rsidRDefault="00D91D7B">
      <w:pPr>
        <w:pStyle w:val="TDC1"/>
        <w:tabs>
          <w:tab w:val="right" w:pos="9111"/>
        </w:tabs>
        <w:rPr>
          <w:del w:id="192" w:author="Artemis" w:date="2021-04-30T16:35:00Z"/>
          <w:rFonts w:ascii="Times New Roman" w:eastAsiaTheme="minorEastAsia" w:hAnsi="Times New Roman"/>
          <w:b w:val="0"/>
          <w:bCs w:val="0"/>
          <w:noProof/>
          <w:sz w:val="24"/>
          <w:szCs w:val="24"/>
          <w:lang w:eastAsia="es-CO"/>
        </w:rPr>
        <w:pPrChange w:id="193" w:author="Artemis" w:date="2021-04-30T16:35:00Z">
          <w:pPr>
            <w:pStyle w:val="TDC2"/>
            <w:tabs>
              <w:tab w:val="left" w:pos="502"/>
              <w:tab w:val="right" w:pos="9111"/>
            </w:tabs>
          </w:pPr>
        </w:pPrChange>
      </w:pPr>
      <w:del w:id="194"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"_Toc436748549"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1.1</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Subtítulo de nivel 2 (por ejemplo: Problema de investigación)</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_Toc436748549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12</w:t>
      </w:r>
      <w:del w:id="195"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3E11ED31" w14:textId="27575F42" w:rsidR="009B0ACE" w:rsidRPr="00204CEE" w:rsidDel="004C7322" w:rsidRDefault="00D91D7B">
      <w:pPr>
        <w:pStyle w:val="TDC1"/>
        <w:tabs>
          <w:tab w:val="right" w:pos="9111"/>
        </w:tabs>
        <w:rPr>
          <w:del w:id="196" w:author="Artemis" w:date="2021-04-30T16:35:00Z"/>
          <w:rFonts w:ascii="Times New Roman" w:eastAsiaTheme="minorEastAsia" w:hAnsi="Times New Roman"/>
          <w:b w:val="0"/>
          <w:bCs w:val="0"/>
          <w:noProof/>
          <w:sz w:val="24"/>
          <w:szCs w:val="24"/>
          <w:lang w:eastAsia="es-CO"/>
        </w:rPr>
        <w:pPrChange w:id="197" w:author="Artemis" w:date="2021-04-30T16:35:00Z">
          <w:pPr>
            <w:pStyle w:val="TDC2"/>
            <w:tabs>
              <w:tab w:val="left" w:pos="502"/>
              <w:tab w:val="right" w:pos="9111"/>
            </w:tabs>
          </w:pPr>
        </w:pPrChange>
      </w:pPr>
      <w:del w:id="198"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"_Toc436748550"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1.2</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Subtítulo de nivel 2 (por ejemplo: Objetivos)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_Toc436748550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14</w:t>
      </w:r>
      <w:del w:id="199"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50C552CE" w14:textId="1387D9A9" w:rsidR="009B0ACE" w:rsidRPr="00204CEE" w:rsidDel="004C7322" w:rsidRDefault="00D91D7B">
      <w:pPr>
        <w:pStyle w:val="TDC1"/>
        <w:tabs>
          <w:tab w:val="right" w:pos="9111"/>
        </w:tabs>
        <w:rPr>
          <w:del w:id="200" w:author="Artemis" w:date="2021-04-30T16:35:00Z"/>
          <w:rFonts w:ascii="Times New Roman" w:eastAsiaTheme="minorEastAsia" w:hAnsi="Times New Roman"/>
          <w:noProof/>
          <w:sz w:val="24"/>
          <w:szCs w:val="24"/>
          <w:lang w:eastAsia="es-CO"/>
        </w:rPr>
        <w:pPrChange w:id="201" w:author="Artemis" w:date="2021-04-30T16:35:00Z">
          <w:pPr>
            <w:pStyle w:val="TDC3"/>
            <w:tabs>
              <w:tab w:val="left" w:pos="666"/>
              <w:tab w:val="right" w:pos="9111"/>
            </w:tabs>
          </w:pPr>
        </w:pPrChange>
      </w:pPr>
      <w:del w:id="202"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"_Toc436748551"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1.2.1</w:delText>
        </w:r>
        <w:r w:rsidR="009B0ACE" w:rsidRPr="00204CEE" w:rsidDel="004C7322">
          <w:rPr>
            <w:rFonts w:ascii="Times New Roman" w:eastAsiaTheme="minorEastAsia" w:hAnsi="Times New Roman"/>
            <w:smallCaps/>
            <w:noProof/>
            <w:sz w:val="24"/>
            <w:szCs w:val="24"/>
            <w:lang w:eastAsia="es-CO"/>
          </w:rPr>
          <w:tab/>
        </w:r>
        <w:r w:rsidR="009B0ACE" w:rsidRPr="00204CEE" w:rsidDel="004C7322">
          <w:rPr>
            <w:rStyle w:val="Hipervnculo"/>
            <w:rFonts w:ascii="Times New Roman" w:hAnsi="Times New Roman"/>
            <w:noProof/>
            <w:sz w:val="24"/>
            <w:szCs w:val="24"/>
          </w:rPr>
          <w:delText>Subtítulo de nivel 3(por ejemplo: Objetivo general)</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_Toc436748551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17</w:t>
      </w:r>
      <w:del w:id="203"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3D069927" w14:textId="241FD2EE" w:rsidR="009B0ACE" w:rsidRPr="00204CEE" w:rsidDel="004C7322" w:rsidRDefault="00D91D7B">
      <w:pPr>
        <w:pStyle w:val="TDC1"/>
        <w:tabs>
          <w:tab w:val="right" w:pos="9111"/>
        </w:tabs>
        <w:rPr>
          <w:del w:id="204" w:author="Artemis" w:date="2021-04-30T16:35:00Z"/>
          <w:rFonts w:ascii="Times New Roman" w:eastAsiaTheme="minorEastAsia" w:hAnsi="Times New Roman"/>
          <w:noProof/>
          <w:sz w:val="24"/>
          <w:szCs w:val="24"/>
          <w:lang w:eastAsia="es-CO"/>
        </w:rPr>
        <w:pPrChange w:id="205" w:author="Artemis" w:date="2021-04-30T16:35:00Z">
          <w:pPr>
            <w:pStyle w:val="TDC3"/>
            <w:tabs>
              <w:tab w:val="left" w:pos="666"/>
              <w:tab w:val="right" w:pos="9111"/>
            </w:tabs>
          </w:pPr>
        </w:pPrChange>
      </w:pPr>
      <w:del w:id="206"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"_Toc436748552"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1.2.2</w:delText>
        </w:r>
        <w:r w:rsidR="009B0ACE" w:rsidRPr="00204CEE" w:rsidDel="004C7322">
          <w:rPr>
            <w:rFonts w:ascii="Times New Roman" w:eastAsiaTheme="minorEastAsia" w:hAnsi="Times New Roman"/>
            <w:smallCaps/>
            <w:noProof/>
            <w:sz w:val="24"/>
            <w:szCs w:val="24"/>
            <w:lang w:eastAsia="es-CO"/>
          </w:rPr>
          <w:tab/>
        </w:r>
        <w:r w:rsidR="009B0ACE" w:rsidRPr="00204CEE" w:rsidDel="004C7322">
          <w:rPr>
            <w:rStyle w:val="Hipervnculo"/>
            <w:rFonts w:ascii="Times New Roman" w:hAnsi="Times New Roman"/>
            <w:noProof/>
            <w:sz w:val="24"/>
            <w:szCs w:val="24"/>
          </w:rPr>
          <w:delText>Subtítulo de nivel 3(por ejemplo: Objetivos específicos)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_Toc436748552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17</w:t>
      </w:r>
      <w:del w:id="207"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412E51B9" w14:textId="329C339A" w:rsidR="009B0ACE" w:rsidRPr="00204CEE" w:rsidDel="004C7322" w:rsidRDefault="00D91D7B">
      <w:pPr>
        <w:pStyle w:val="TDC1"/>
        <w:tabs>
          <w:tab w:val="right" w:pos="9111"/>
        </w:tabs>
        <w:rPr>
          <w:del w:id="208" w:author="Artemis" w:date="2021-04-30T16:35:00Z"/>
          <w:rFonts w:ascii="Times New Roman" w:eastAsiaTheme="minorEastAsia" w:hAnsi="Times New Roman"/>
          <w:b w:val="0"/>
          <w:bCs w:val="0"/>
          <w:noProof/>
          <w:sz w:val="24"/>
          <w:szCs w:val="24"/>
          <w:lang w:eastAsia="es-CO"/>
        </w:rPr>
        <w:pPrChange w:id="209" w:author="Artemis" w:date="2021-04-30T16:35:00Z">
          <w:pPr>
            <w:pStyle w:val="TDC2"/>
            <w:tabs>
              <w:tab w:val="left" w:pos="502"/>
              <w:tab w:val="right" w:pos="9111"/>
            </w:tabs>
          </w:pPr>
        </w:pPrChange>
      </w:pPr>
      <w:del w:id="210"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"_Toc436748553"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1.3</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Problema de investigación</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_Toc436748553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17</w:t>
      </w:r>
      <w:del w:id="211"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2901F6E8" w14:textId="6663A3B1" w:rsidR="009B0ACE" w:rsidRPr="00204CEE" w:rsidDel="004C7322" w:rsidRDefault="00D91D7B">
      <w:pPr>
        <w:pStyle w:val="TDC1"/>
        <w:tabs>
          <w:tab w:val="right" w:pos="9111"/>
        </w:tabs>
        <w:rPr>
          <w:del w:id="212" w:author="Artemis" w:date="2021-04-30T16:35:00Z"/>
          <w:rFonts w:ascii="Times New Roman" w:eastAsiaTheme="minorEastAsia" w:hAnsi="Times New Roman"/>
          <w:b w:val="0"/>
          <w:bCs w:val="0"/>
          <w:noProof/>
          <w:sz w:val="24"/>
          <w:szCs w:val="24"/>
          <w:lang w:eastAsia="es-CO"/>
        </w:rPr>
        <w:pPrChange w:id="213" w:author="Artemis" w:date="2021-04-30T16:35:00Z">
          <w:pPr>
            <w:pStyle w:val="TDC2"/>
            <w:tabs>
              <w:tab w:val="left" w:pos="502"/>
              <w:tab w:val="right" w:pos="9111"/>
            </w:tabs>
          </w:pPr>
        </w:pPrChange>
      </w:pPr>
      <w:del w:id="214"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"_Toc436748554"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1.4</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Objetivos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_Toc436748554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17</w:t>
      </w:r>
      <w:del w:id="215"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4B69EDCF" w14:textId="63C73401" w:rsidR="009B0ACE" w:rsidRPr="00204CEE" w:rsidDel="004C7322" w:rsidRDefault="00D91D7B">
      <w:pPr>
        <w:pStyle w:val="TDC1"/>
        <w:tabs>
          <w:tab w:val="right" w:pos="9111"/>
        </w:tabs>
        <w:rPr>
          <w:del w:id="216" w:author="Artemis" w:date="2021-04-30T16:35:00Z"/>
          <w:rFonts w:ascii="Times New Roman" w:eastAsiaTheme="minorEastAsia" w:hAnsi="Times New Roman"/>
          <w:b w:val="0"/>
          <w:bCs w:val="0"/>
          <w:noProof/>
          <w:sz w:val="24"/>
          <w:szCs w:val="24"/>
          <w:lang w:eastAsia="es-CO"/>
        </w:rPr>
        <w:pPrChange w:id="217" w:author="Artemis" w:date="2021-04-30T16:35:00Z">
          <w:pPr>
            <w:pStyle w:val="TDC2"/>
            <w:tabs>
              <w:tab w:val="left" w:pos="502"/>
              <w:tab w:val="right" w:pos="9111"/>
            </w:tabs>
          </w:pPr>
        </w:pPrChange>
      </w:pPr>
      <w:del w:id="218"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"_Toc436748555"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1.5</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Manejo de hipótesis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_Toc436748555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17</w:t>
      </w:r>
      <w:del w:id="219"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39D4FBA3" w14:textId="13375DF1" w:rsidR="009B0ACE" w:rsidRPr="00204CEE" w:rsidDel="004C7322" w:rsidRDefault="00D91D7B">
      <w:pPr>
        <w:pStyle w:val="TDC1"/>
        <w:tabs>
          <w:tab w:val="right" w:pos="9111"/>
        </w:tabs>
        <w:rPr>
          <w:del w:id="220" w:author="Artemis" w:date="2021-04-30T16:35:00Z"/>
          <w:rFonts w:ascii="Times New Roman" w:eastAsiaTheme="minorEastAsia" w:hAnsi="Times New Roman"/>
          <w:b w:val="0"/>
          <w:bCs w:val="0"/>
          <w:noProof/>
          <w:sz w:val="24"/>
          <w:szCs w:val="24"/>
          <w:lang w:eastAsia="es-CO"/>
        </w:rPr>
        <w:pPrChange w:id="221" w:author="Artemis" w:date="2021-04-30T16:35:00Z">
          <w:pPr>
            <w:pStyle w:val="TDC2"/>
            <w:tabs>
              <w:tab w:val="left" w:pos="502"/>
              <w:tab w:val="right" w:pos="9111"/>
            </w:tabs>
          </w:pPr>
        </w:pPrChange>
      </w:pPr>
      <w:del w:id="222"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"_Toc436748556"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1.6</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Justificación de la investigación</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_Toc436748556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17</w:t>
      </w:r>
      <w:del w:id="223"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67D4897A" w14:textId="16F32D8F" w:rsidR="009B0ACE" w:rsidRPr="00204CEE" w:rsidDel="004C7322" w:rsidRDefault="00D91D7B">
      <w:pPr>
        <w:pStyle w:val="TDC1"/>
        <w:tabs>
          <w:tab w:val="right" w:pos="9111"/>
        </w:tabs>
        <w:rPr>
          <w:del w:id="224" w:author="Artemis" w:date="2021-04-30T16:35:00Z"/>
          <w:rFonts w:ascii="Times New Roman" w:eastAsiaTheme="minorEastAsia" w:hAnsi="Times New Roman"/>
          <w:b w:val="0"/>
          <w:bCs w:val="0"/>
          <w:noProof/>
          <w:sz w:val="24"/>
          <w:szCs w:val="24"/>
          <w:lang w:eastAsia="es-CO"/>
        </w:rPr>
        <w:pPrChange w:id="225" w:author="Artemis" w:date="2021-04-30T16:35:00Z">
          <w:pPr>
            <w:pStyle w:val="TDC2"/>
            <w:tabs>
              <w:tab w:val="right" w:pos="9111"/>
            </w:tabs>
          </w:pPr>
        </w:pPrChange>
      </w:pPr>
      <w:del w:id="226"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"_Toc436748593"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1.7     Limitaciones y delimitaciones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_Toc436748593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17</w:t>
      </w:r>
      <w:del w:id="227"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5FAAED87" w14:textId="28B5AC14" w:rsidR="009B0ACE" w:rsidRPr="00204CEE" w:rsidDel="004C7322" w:rsidRDefault="00D91D7B">
      <w:pPr>
        <w:pStyle w:val="TDC1"/>
        <w:tabs>
          <w:tab w:val="right" w:pos="9111"/>
        </w:tabs>
        <w:rPr>
          <w:del w:id="228" w:author="Artemis" w:date="2021-04-30T16:35:00Z"/>
          <w:rFonts w:ascii="Times New Roman" w:eastAsiaTheme="minorEastAsia" w:hAnsi="Times New Roman"/>
          <w:b w:val="0"/>
          <w:bCs w:val="0"/>
          <w:caps w:val="0"/>
          <w:noProof/>
          <w:sz w:val="24"/>
          <w:szCs w:val="24"/>
          <w:u w:val="none"/>
          <w:lang w:eastAsia="es-CO"/>
        </w:rPr>
      </w:pPr>
      <w:del w:id="229"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"_Toc436748594"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CAPÍTULO II: MARCO TEÓRICO Y REFERENCIAL</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_Toc436748594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17</w:t>
      </w:r>
      <w:del w:id="230"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3B673693" w14:textId="34D6BC6A" w:rsidR="009B0ACE" w:rsidRPr="00204CEE" w:rsidDel="004C7322" w:rsidRDefault="00D91D7B">
      <w:pPr>
        <w:pStyle w:val="TDC1"/>
        <w:tabs>
          <w:tab w:val="right" w:pos="9111"/>
        </w:tabs>
        <w:rPr>
          <w:del w:id="231" w:author="Artemis" w:date="2021-04-30T16:35:00Z"/>
          <w:rFonts w:ascii="Times New Roman" w:eastAsiaTheme="minorEastAsia" w:hAnsi="Times New Roman"/>
          <w:b w:val="0"/>
          <w:bCs w:val="0"/>
          <w:noProof/>
          <w:sz w:val="24"/>
          <w:szCs w:val="24"/>
          <w:lang w:eastAsia="es-CO"/>
        </w:rPr>
        <w:pPrChange w:id="232" w:author="Artemis" w:date="2021-04-30T16:35:00Z">
          <w:pPr>
            <w:pStyle w:val="TDC2"/>
            <w:tabs>
              <w:tab w:val="left" w:pos="502"/>
              <w:tab w:val="right" w:pos="9111"/>
            </w:tabs>
          </w:pPr>
        </w:pPrChange>
      </w:pPr>
      <w:del w:id="233"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"_Toc436748595"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2.1</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Ejemplo de presentación y citación de figuras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_Toc436748595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19</w:t>
      </w:r>
      <w:del w:id="234"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443D68A3" w14:textId="7DA5005E" w:rsidR="009B0ACE" w:rsidRPr="00204CEE" w:rsidDel="004C7322" w:rsidRDefault="00D91D7B">
      <w:pPr>
        <w:pStyle w:val="TDC1"/>
        <w:tabs>
          <w:tab w:val="right" w:pos="9111"/>
        </w:tabs>
        <w:rPr>
          <w:del w:id="235" w:author="Artemis" w:date="2021-04-30T16:35:00Z"/>
          <w:rFonts w:ascii="Times New Roman" w:eastAsiaTheme="minorEastAsia" w:hAnsi="Times New Roman"/>
          <w:b w:val="0"/>
          <w:bCs w:val="0"/>
          <w:noProof/>
          <w:sz w:val="24"/>
          <w:szCs w:val="24"/>
          <w:lang w:eastAsia="es-CO"/>
        </w:rPr>
        <w:pPrChange w:id="236" w:author="Artemis" w:date="2021-04-30T16:35:00Z">
          <w:pPr>
            <w:pStyle w:val="TDC2"/>
            <w:tabs>
              <w:tab w:val="left" w:pos="502"/>
              <w:tab w:val="right" w:pos="9111"/>
            </w:tabs>
          </w:pPr>
        </w:pPrChange>
      </w:pPr>
      <w:del w:id="237"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"_Toc436748596"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2.2</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Ejemplo de presentación y citación de tablas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_Toc436748596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35</w:t>
      </w:r>
      <w:del w:id="238"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02E4088A" w14:textId="71B3C193" w:rsidR="009B0ACE" w:rsidRPr="00204CEE" w:rsidDel="004C7322" w:rsidRDefault="00D91D7B">
      <w:pPr>
        <w:pStyle w:val="TDC1"/>
        <w:tabs>
          <w:tab w:val="right" w:pos="9111"/>
        </w:tabs>
        <w:rPr>
          <w:del w:id="239" w:author="Artemis" w:date="2021-04-30T16:35:00Z"/>
          <w:rFonts w:ascii="Times New Roman" w:eastAsiaTheme="minorEastAsia" w:hAnsi="Times New Roman"/>
          <w:b w:val="0"/>
          <w:bCs w:val="0"/>
          <w:noProof/>
          <w:sz w:val="24"/>
          <w:szCs w:val="24"/>
          <w:lang w:eastAsia="es-CO"/>
        </w:rPr>
        <w:pPrChange w:id="240" w:author="Artemis" w:date="2021-04-30T16:35:00Z">
          <w:pPr>
            <w:pStyle w:val="TDC2"/>
            <w:tabs>
              <w:tab w:val="left" w:pos="502"/>
              <w:tab w:val="right" w:pos="9111"/>
            </w:tabs>
          </w:pPr>
        </w:pPrChange>
      </w:pPr>
      <w:del w:id="241"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"_Toc436748598"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2.3</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Bases Teóricas,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_Toc436748598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35</w:t>
      </w:r>
      <w:del w:id="242"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033D8499" w14:textId="255EB66F" w:rsidR="009B0ACE" w:rsidRPr="00204CEE" w:rsidDel="004C7322" w:rsidRDefault="00D91D7B">
      <w:pPr>
        <w:pStyle w:val="TDC1"/>
        <w:tabs>
          <w:tab w:val="right" w:pos="9111"/>
        </w:tabs>
        <w:rPr>
          <w:del w:id="243" w:author="Artemis" w:date="2021-04-30T16:35:00Z"/>
          <w:rFonts w:ascii="Times New Roman" w:eastAsiaTheme="minorEastAsia" w:hAnsi="Times New Roman"/>
          <w:b w:val="0"/>
          <w:bCs w:val="0"/>
          <w:noProof/>
          <w:sz w:val="24"/>
          <w:szCs w:val="24"/>
          <w:lang w:eastAsia="es-CO"/>
        </w:rPr>
        <w:pPrChange w:id="244" w:author="Artemis" w:date="2021-04-30T16:35:00Z">
          <w:pPr>
            <w:pStyle w:val="TDC2"/>
            <w:tabs>
              <w:tab w:val="left" w:pos="502"/>
              <w:tab w:val="right" w:pos="9111"/>
            </w:tabs>
          </w:pPr>
        </w:pPrChange>
      </w:pPr>
      <w:del w:id="245"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"_Toc436748599"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2.4</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Estado del arte (antecedentes),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_Toc436748599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35</w:t>
      </w:r>
      <w:del w:id="246"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6A149580" w14:textId="5EDE5D9D" w:rsidR="009B0ACE" w:rsidRPr="00204CEE" w:rsidDel="004C7322" w:rsidRDefault="00D91D7B">
      <w:pPr>
        <w:pStyle w:val="TDC1"/>
        <w:tabs>
          <w:tab w:val="right" w:pos="9111"/>
        </w:tabs>
        <w:rPr>
          <w:del w:id="247" w:author="Artemis" w:date="2021-04-30T16:35:00Z"/>
          <w:rFonts w:ascii="Times New Roman" w:eastAsiaTheme="minorEastAsia" w:hAnsi="Times New Roman"/>
          <w:b w:val="0"/>
          <w:bCs w:val="0"/>
          <w:noProof/>
          <w:sz w:val="24"/>
          <w:szCs w:val="24"/>
          <w:lang w:eastAsia="es-CO"/>
        </w:rPr>
        <w:pPrChange w:id="248" w:author="Artemis" w:date="2021-04-30T16:35:00Z">
          <w:pPr>
            <w:pStyle w:val="TDC2"/>
            <w:tabs>
              <w:tab w:val="right" w:pos="9111"/>
            </w:tabs>
          </w:pPr>
        </w:pPrChange>
      </w:pPr>
      <w:del w:id="249"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"_Toc436748607"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2.5    Cierre de capítulo (Resumen)</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_Toc436748607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35</w:t>
      </w:r>
      <w:del w:id="250"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32B837DC" w14:textId="6C4EF538" w:rsidR="009B0ACE" w:rsidRPr="00204CEE" w:rsidDel="004C7322" w:rsidRDefault="00D91D7B">
      <w:pPr>
        <w:pStyle w:val="TDC1"/>
        <w:tabs>
          <w:tab w:val="right" w:pos="9111"/>
        </w:tabs>
        <w:rPr>
          <w:del w:id="251" w:author="Artemis" w:date="2021-04-30T16:35:00Z"/>
          <w:rFonts w:ascii="Times New Roman" w:eastAsiaTheme="minorEastAsia" w:hAnsi="Times New Roman"/>
          <w:b w:val="0"/>
          <w:bCs w:val="0"/>
          <w:caps w:val="0"/>
          <w:noProof/>
          <w:sz w:val="24"/>
          <w:szCs w:val="24"/>
          <w:u w:val="none"/>
          <w:lang w:eastAsia="es-CO"/>
        </w:rPr>
      </w:pPr>
      <w:del w:id="252"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"_Toc436748608"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CAPÍTULO III: MARCO METODOLÓGICO</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_Toc436748608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35</w:t>
      </w:r>
      <w:del w:id="253"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6043C63E" w14:textId="3D4E2CD0" w:rsidR="009B0ACE" w:rsidRPr="00204CEE" w:rsidDel="004C7322" w:rsidRDefault="00D91D7B">
      <w:pPr>
        <w:pStyle w:val="TDC1"/>
        <w:tabs>
          <w:tab w:val="right" w:pos="9111"/>
        </w:tabs>
        <w:rPr>
          <w:del w:id="254" w:author="Artemis" w:date="2021-04-30T16:35:00Z"/>
          <w:rFonts w:ascii="Times New Roman" w:eastAsiaTheme="minorEastAsia" w:hAnsi="Times New Roman"/>
          <w:b w:val="0"/>
          <w:bCs w:val="0"/>
          <w:noProof/>
          <w:sz w:val="24"/>
          <w:szCs w:val="24"/>
          <w:lang w:eastAsia="es-CO"/>
        </w:rPr>
        <w:pPrChange w:id="255" w:author="Artemis" w:date="2021-04-30T16:35:00Z">
          <w:pPr>
            <w:pStyle w:val="TDC2"/>
            <w:tabs>
              <w:tab w:val="left" w:pos="502"/>
              <w:tab w:val="right" w:pos="9111"/>
            </w:tabs>
          </w:pPr>
        </w:pPrChange>
      </w:pPr>
      <w:del w:id="256"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"_Toc436748609"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3.1</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Enfoque</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_Toc436748609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45</w:t>
      </w:r>
      <w:del w:id="257"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231911C4" w14:textId="2F3EC365" w:rsidR="009B0ACE" w:rsidRPr="00204CEE" w:rsidDel="004C7322" w:rsidRDefault="00D91D7B">
      <w:pPr>
        <w:pStyle w:val="TDC1"/>
        <w:tabs>
          <w:tab w:val="right" w:pos="9111"/>
        </w:tabs>
        <w:rPr>
          <w:del w:id="258" w:author="Artemis" w:date="2021-04-30T16:35:00Z"/>
          <w:rFonts w:ascii="Times New Roman" w:eastAsiaTheme="minorEastAsia" w:hAnsi="Times New Roman"/>
          <w:b w:val="0"/>
          <w:bCs w:val="0"/>
          <w:noProof/>
          <w:sz w:val="24"/>
          <w:szCs w:val="24"/>
          <w:lang w:eastAsia="es-CO"/>
        </w:rPr>
        <w:pPrChange w:id="259" w:author="Artemis" w:date="2021-04-30T16:35:00Z">
          <w:pPr>
            <w:pStyle w:val="TDC2"/>
            <w:tabs>
              <w:tab w:val="left" w:pos="502"/>
              <w:tab w:val="right" w:pos="9111"/>
            </w:tabs>
          </w:pPr>
        </w:pPrChange>
      </w:pPr>
      <w:del w:id="260"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"_Toc436748610"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3.2</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Diseño</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_Toc436748610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45</w:t>
      </w:r>
      <w:del w:id="261"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13CB4C7F" w14:textId="7E03D08C" w:rsidR="009B0ACE" w:rsidRPr="00204CEE" w:rsidDel="004C7322" w:rsidRDefault="00D91D7B">
      <w:pPr>
        <w:pStyle w:val="TDC1"/>
        <w:tabs>
          <w:tab w:val="right" w:pos="9111"/>
        </w:tabs>
        <w:rPr>
          <w:del w:id="262" w:author="Artemis" w:date="2021-04-30T16:35:00Z"/>
          <w:rFonts w:ascii="Times New Roman" w:eastAsiaTheme="minorEastAsia" w:hAnsi="Times New Roman"/>
          <w:b w:val="0"/>
          <w:bCs w:val="0"/>
          <w:noProof/>
          <w:sz w:val="24"/>
          <w:szCs w:val="24"/>
          <w:lang w:eastAsia="es-CO"/>
        </w:rPr>
        <w:pPrChange w:id="263" w:author="Artemis" w:date="2021-04-30T16:35:00Z">
          <w:pPr>
            <w:pStyle w:val="TDC2"/>
            <w:tabs>
              <w:tab w:val="left" w:pos="502"/>
              <w:tab w:val="right" w:pos="9111"/>
            </w:tabs>
          </w:pPr>
        </w:pPrChange>
      </w:pPr>
      <w:del w:id="264"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"_Toc436748611"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3.3</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Alcance</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_Toc436748611 \h </w:delInstrText>
        </w:r>
        <w:r w:rsidR="009B0ACE" w:rsidRPr="00204CEE" w:rsidDel="004C7322">
          <w:rPr>
            <w:rFonts w:ascii="Times New Roman" w:hAnsi="Times New Roman"/>
            <w:noProof/>
            <w:webHidden/>
            <w:sz w:val="24"/>
            <w:szCs w:val="24"/>
          </w:rPr>
          <w:fldChar w:fldCharType="separate"/>
        </w:r>
      </w:del>
      <w:r w:rsidR="00862817">
        <w:rPr>
          <w:rFonts w:ascii="Times New Roman" w:hAnsi="Times New Roman"/>
          <w:b w:val="0"/>
          <w:bCs w:val="0"/>
          <w:noProof/>
          <w:webHidden/>
          <w:sz w:val="24"/>
          <w:szCs w:val="24"/>
          <w:lang w:val="es-ES"/>
        </w:rPr>
        <w:t>¡Error! Marcador no definido.</w:t>
      </w:r>
      <w:del w:id="265"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794251C4" w14:textId="7151EC7D" w:rsidR="009B0ACE" w:rsidRPr="00204CEE" w:rsidDel="004C7322" w:rsidRDefault="00D91D7B">
      <w:pPr>
        <w:pStyle w:val="TDC1"/>
        <w:tabs>
          <w:tab w:val="right" w:pos="9111"/>
        </w:tabs>
        <w:rPr>
          <w:del w:id="266" w:author="Artemis" w:date="2021-04-30T16:35:00Z"/>
          <w:rFonts w:ascii="Times New Roman" w:eastAsiaTheme="minorEastAsia" w:hAnsi="Times New Roman"/>
          <w:b w:val="0"/>
          <w:bCs w:val="0"/>
          <w:noProof/>
          <w:sz w:val="24"/>
          <w:szCs w:val="24"/>
          <w:lang w:eastAsia="es-CO"/>
        </w:rPr>
        <w:pPrChange w:id="267" w:author="Artemis" w:date="2021-04-30T16:35:00Z">
          <w:pPr>
            <w:pStyle w:val="TDC2"/>
            <w:tabs>
              <w:tab w:val="left" w:pos="502"/>
              <w:tab w:val="right" w:pos="9111"/>
            </w:tabs>
          </w:pPr>
        </w:pPrChange>
      </w:pPr>
      <w:del w:id="268"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"_Toc436748612"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3.4</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Marco contextual</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_Toc436748612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47</w:t>
      </w:r>
      <w:del w:id="269"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0047BDCC" w14:textId="31273460" w:rsidR="009B0ACE" w:rsidRPr="00204CEE" w:rsidDel="004C7322" w:rsidRDefault="00D91D7B">
      <w:pPr>
        <w:pStyle w:val="TDC1"/>
        <w:tabs>
          <w:tab w:val="right" w:pos="9111"/>
        </w:tabs>
        <w:rPr>
          <w:del w:id="270" w:author="Artemis" w:date="2021-04-30T16:35:00Z"/>
          <w:rFonts w:ascii="Times New Roman" w:eastAsiaTheme="minorEastAsia" w:hAnsi="Times New Roman"/>
          <w:b w:val="0"/>
          <w:bCs w:val="0"/>
          <w:noProof/>
          <w:sz w:val="24"/>
          <w:szCs w:val="24"/>
          <w:lang w:eastAsia="es-CO"/>
        </w:rPr>
        <w:pPrChange w:id="271" w:author="Artemis" w:date="2021-04-30T16:35:00Z">
          <w:pPr>
            <w:pStyle w:val="TDC2"/>
            <w:tabs>
              <w:tab w:val="left" w:pos="502"/>
              <w:tab w:val="right" w:pos="9111"/>
            </w:tabs>
          </w:pPr>
        </w:pPrChange>
      </w:pPr>
      <w:del w:id="272"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"_Toc436748613"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3.5</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Población, Participantes y Selección de la muestra</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_Toc436748613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47</w:t>
      </w:r>
      <w:del w:id="273"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5B48FCAC" w14:textId="4FC59055" w:rsidR="009B0ACE" w:rsidRPr="00204CEE" w:rsidDel="004C7322" w:rsidRDefault="00D91D7B">
      <w:pPr>
        <w:pStyle w:val="TDC1"/>
        <w:tabs>
          <w:tab w:val="right" w:pos="9111"/>
        </w:tabs>
        <w:rPr>
          <w:del w:id="274" w:author="Artemis" w:date="2021-04-30T16:35:00Z"/>
          <w:rFonts w:ascii="Times New Roman" w:eastAsiaTheme="minorEastAsia" w:hAnsi="Times New Roman"/>
          <w:b w:val="0"/>
          <w:bCs w:val="0"/>
          <w:noProof/>
          <w:sz w:val="24"/>
          <w:szCs w:val="24"/>
          <w:lang w:eastAsia="es-CO"/>
        </w:rPr>
        <w:pPrChange w:id="275" w:author="Artemis" w:date="2021-04-30T16:35:00Z">
          <w:pPr>
            <w:pStyle w:val="TDC2"/>
            <w:tabs>
              <w:tab w:val="left" w:pos="502"/>
              <w:tab w:val="right" w:pos="9111"/>
            </w:tabs>
          </w:pPr>
        </w:pPrChange>
      </w:pPr>
      <w:del w:id="276"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"_Toc436748614"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3.6</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Instrumentos de recolección de datos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_Toc436748614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49</w:t>
      </w:r>
      <w:del w:id="277"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1A1229DB" w14:textId="2B3D4881" w:rsidR="009B0ACE" w:rsidRPr="00204CEE" w:rsidDel="004C7322" w:rsidRDefault="00D91D7B">
      <w:pPr>
        <w:pStyle w:val="TDC1"/>
        <w:tabs>
          <w:tab w:val="right" w:pos="9111"/>
        </w:tabs>
        <w:rPr>
          <w:del w:id="278" w:author="Artemis" w:date="2021-04-30T16:35:00Z"/>
          <w:rFonts w:ascii="Times New Roman" w:eastAsiaTheme="minorEastAsia" w:hAnsi="Times New Roman"/>
          <w:noProof/>
          <w:sz w:val="24"/>
          <w:szCs w:val="24"/>
          <w:lang w:eastAsia="es-CO"/>
        </w:rPr>
        <w:pPrChange w:id="279" w:author="Artemis" w:date="2021-04-30T16:35:00Z">
          <w:pPr>
            <w:pStyle w:val="TDC3"/>
            <w:tabs>
              <w:tab w:val="left" w:pos="666"/>
              <w:tab w:val="right" w:pos="9111"/>
            </w:tabs>
          </w:pPr>
        </w:pPrChange>
      </w:pPr>
      <w:del w:id="280"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"_Toc436748615"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3.6.1</w:delText>
        </w:r>
        <w:r w:rsidR="009B0ACE" w:rsidRPr="00204CEE" w:rsidDel="004C7322">
          <w:rPr>
            <w:rFonts w:ascii="Times New Roman" w:eastAsiaTheme="minorEastAsia" w:hAnsi="Times New Roman"/>
            <w:smallCaps/>
            <w:noProof/>
            <w:sz w:val="24"/>
            <w:szCs w:val="24"/>
            <w:lang w:eastAsia="es-CO"/>
          </w:rPr>
          <w:tab/>
        </w:r>
        <w:r w:rsidR="009B0ACE" w:rsidRPr="00204CEE" w:rsidDel="004C7322">
          <w:rPr>
            <w:rStyle w:val="Hipervnculo"/>
            <w:rFonts w:ascii="Times New Roman" w:hAnsi="Times New Roman"/>
            <w:noProof/>
            <w:sz w:val="24"/>
            <w:szCs w:val="24"/>
          </w:rPr>
          <w:delText>Confiabilidad y Validez</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_Toc436748615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49</w:t>
      </w:r>
      <w:del w:id="281"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45DC707A" w14:textId="21A23ABA" w:rsidR="009B0ACE" w:rsidRPr="00204CEE" w:rsidDel="004C7322" w:rsidRDefault="00D91D7B">
      <w:pPr>
        <w:pStyle w:val="TDC1"/>
        <w:tabs>
          <w:tab w:val="right" w:pos="9111"/>
        </w:tabs>
        <w:rPr>
          <w:del w:id="282" w:author="Artemis" w:date="2021-04-30T16:35:00Z"/>
          <w:rFonts w:ascii="Times New Roman" w:eastAsiaTheme="minorEastAsia" w:hAnsi="Times New Roman"/>
          <w:noProof/>
          <w:sz w:val="24"/>
          <w:szCs w:val="24"/>
          <w:lang w:eastAsia="es-CO"/>
        </w:rPr>
        <w:pPrChange w:id="283" w:author="Artemis" w:date="2021-04-30T16:35:00Z">
          <w:pPr>
            <w:pStyle w:val="TDC3"/>
            <w:tabs>
              <w:tab w:val="left" w:pos="666"/>
              <w:tab w:val="right" w:pos="9111"/>
            </w:tabs>
          </w:pPr>
        </w:pPrChange>
      </w:pPr>
      <w:del w:id="284"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"_Toc436748616"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3.6.2</w:delText>
        </w:r>
        <w:r w:rsidR="009B0ACE" w:rsidRPr="00204CEE" w:rsidDel="004C7322">
          <w:rPr>
            <w:rFonts w:ascii="Times New Roman" w:eastAsiaTheme="minorEastAsia" w:hAnsi="Times New Roman"/>
            <w:smallCaps/>
            <w:noProof/>
            <w:sz w:val="24"/>
            <w:szCs w:val="24"/>
            <w:lang w:eastAsia="es-CO"/>
          </w:rPr>
          <w:tab/>
        </w:r>
        <w:r w:rsidR="009B0ACE" w:rsidRPr="00204CEE" w:rsidDel="004C7322">
          <w:rPr>
            <w:rStyle w:val="Hipervnculo"/>
            <w:rFonts w:ascii="Times New Roman" w:hAnsi="Times New Roman"/>
            <w:noProof/>
            <w:sz w:val="24"/>
            <w:szCs w:val="24"/>
          </w:rPr>
          <w:delText>Aspectos Éticos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_Toc436748616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285"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34D3E1D2" w14:textId="732E3F40" w:rsidR="009B0ACE" w:rsidRPr="00204CEE" w:rsidDel="004C7322" w:rsidRDefault="00D91D7B">
      <w:pPr>
        <w:pStyle w:val="TDC1"/>
        <w:tabs>
          <w:tab w:val="right" w:pos="9111"/>
        </w:tabs>
        <w:rPr>
          <w:del w:id="286" w:author="Artemis" w:date="2021-04-30T16:35:00Z"/>
          <w:rFonts w:ascii="Times New Roman" w:eastAsiaTheme="minorEastAsia" w:hAnsi="Times New Roman"/>
          <w:noProof/>
          <w:sz w:val="24"/>
          <w:szCs w:val="24"/>
          <w:lang w:eastAsia="es-CO"/>
        </w:rPr>
        <w:pPrChange w:id="287" w:author="Artemis" w:date="2021-04-30T16:35:00Z">
          <w:pPr>
            <w:pStyle w:val="TDC3"/>
            <w:tabs>
              <w:tab w:val="left" w:pos="666"/>
              <w:tab w:val="right" w:pos="9111"/>
            </w:tabs>
          </w:pPr>
        </w:pPrChange>
      </w:pPr>
      <w:del w:id="288"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"_Toc436748617"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3.6.3</w:delText>
        </w:r>
        <w:r w:rsidR="009B0ACE" w:rsidRPr="00204CEE" w:rsidDel="004C7322">
          <w:rPr>
            <w:rFonts w:ascii="Times New Roman" w:eastAsiaTheme="minorEastAsia" w:hAnsi="Times New Roman"/>
            <w:smallCaps/>
            <w:noProof/>
            <w:sz w:val="24"/>
            <w:szCs w:val="24"/>
            <w:lang w:eastAsia="es-CO"/>
          </w:rPr>
          <w:tab/>
        </w:r>
        <w:r w:rsidR="009B0ACE" w:rsidRPr="00204CEE" w:rsidDel="004C7322">
          <w:rPr>
            <w:rStyle w:val="Hipervnculo"/>
            <w:rFonts w:ascii="Times New Roman" w:hAnsi="Times New Roman"/>
            <w:noProof/>
            <w:sz w:val="24"/>
            <w:szCs w:val="24"/>
          </w:rPr>
          <w:delText>Aplicación de instrumentos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_Toc436748617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289"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53604737" w14:textId="60E30DA5" w:rsidR="009B0ACE" w:rsidRPr="00204CEE" w:rsidDel="004C7322" w:rsidRDefault="00D91D7B">
      <w:pPr>
        <w:pStyle w:val="TDC1"/>
        <w:tabs>
          <w:tab w:val="right" w:pos="9111"/>
        </w:tabs>
        <w:rPr>
          <w:del w:id="290" w:author="Artemis" w:date="2021-04-30T16:35:00Z"/>
          <w:rFonts w:ascii="Times New Roman" w:eastAsiaTheme="minorEastAsia" w:hAnsi="Times New Roman"/>
          <w:noProof/>
          <w:sz w:val="24"/>
          <w:szCs w:val="24"/>
          <w:lang w:eastAsia="es-CO"/>
        </w:rPr>
        <w:pPrChange w:id="291" w:author="Artemis" w:date="2021-04-30T16:35:00Z">
          <w:pPr>
            <w:pStyle w:val="TDC3"/>
            <w:tabs>
              <w:tab w:val="left" w:pos="666"/>
              <w:tab w:val="right" w:pos="9111"/>
            </w:tabs>
          </w:pPr>
        </w:pPrChange>
      </w:pPr>
      <w:del w:id="292"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"_Toc436748618"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3.6.4</w:delText>
        </w:r>
        <w:r w:rsidR="009B0ACE" w:rsidRPr="00204CEE" w:rsidDel="004C7322">
          <w:rPr>
            <w:rFonts w:ascii="Times New Roman" w:eastAsiaTheme="minorEastAsia" w:hAnsi="Times New Roman"/>
            <w:smallCaps/>
            <w:noProof/>
            <w:sz w:val="24"/>
            <w:szCs w:val="24"/>
            <w:lang w:eastAsia="es-CO"/>
          </w:rPr>
          <w:tab/>
        </w:r>
        <w:r w:rsidR="009B0ACE" w:rsidRPr="00204CEE" w:rsidDel="004C7322">
          <w:rPr>
            <w:rStyle w:val="Hipervnculo"/>
            <w:rFonts w:ascii="Times New Roman" w:hAnsi="Times New Roman"/>
            <w:noProof/>
            <w:sz w:val="24"/>
            <w:szCs w:val="24"/>
          </w:rPr>
          <w:delText>Prueba piloto</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_Toc436748618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293"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2F98D8C8" w14:textId="750ADD96" w:rsidR="009B0ACE" w:rsidRPr="00204CEE" w:rsidDel="004C7322" w:rsidRDefault="00D91D7B">
      <w:pPr>
        <w:pStyle w:val="TDC1"/>
        <w:tabs>
          <w:tab w:val="right" w:pos="9111"/>
        </w:tabs>
        <w:rPr>
          <w:del w:id="294" w:author="Artemis" w:date="2021-04-30T16:35:00Z"/>
          <w:rFonts w:ascii="Times New Roman" w:eastAsiaTheme="minorEastAsia" w:hAnsi="Times New Roman"/>
          <w:b w:val="0"/>
          <w:bCs w:val="0"/>
          <w:noProof/>
          <w:sz w:val="24"/>
          <w:szCs w:val="24"/>
          <w:lang w:eastAsia="es-CO"/>
        </w:rPr>
        <w:pPrChange w:id="295" w:author="Artemis" w:date="2021-04-30T16:35:00Z">
          <w:pPr>
            <w:pStyle w:val="TDC2"/>
            <w:tabs>
              <w:tab w:val="right" w:pos="9111"/>
            </w:tabs>
          </w:pPr>
        </w:pPrChange>
      </w:pPr>
      <w:del w:id="296"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"_Toc436748633"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3.7     Cierre de capítulo (Resumen)</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_Toc436748633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297"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15C1354B" w14:textId="09B4B6EC" w:rsidR="009B0ACE" w:rsidRPr="00204CEE" w:rsidDel="004C7322" w:rsidRDefault="00D91D7B">
      <w:pPr>
        <w:pStyle w:val="TDC1"/>
        <w:tabs>
          <w:tab w:val="right" w:pos="9111"/>
        </w:tabs>
        <w:rPr>
          <w:del w:id="298" w:author="Artemis" w:date="2021-04-30T16:35:00Z"/>
          <w:rFonts w:ascii="Times New Roman" w:eastAsiaTheme="minorEastAsia" w:hAnsi="Times New Roman"/>
          <w:b w:val="0"/>
          <w:bCs w:val="0"/>
          <w:caps w:val="0"/>
          <w:noProof/>
          <w:sz w:val="24"/>
          <w:szCs w:val="24"/>
          <w:u w:val="none"/>
          <w:lang w:eastAsia="es-CO"/>
        </w:rPr>
      </w:pPr>
      <w:del w:id="299" w:author="Artemis" w:date="2021-04-30T16:35: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"_Toc436748634"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CAPÍTULO IV: ANÁLISIS Y DISCUSIÓN DE RESULTADOS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_Toc436748634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300" w:author="Artemis" w:date="2021-04-30T16:35: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30264069" w14:textId="6F88F0D9" w:rsidR="009B0ACE" w:rsidRPr="00204CEE" w:rsidDel="004C7322" w:rsidRDefault="00D91D7B">
      <w:pPr>
        <w:pStyle w:val="TDC1"/>
        <w:tabs>
          <w:tab w:val="right" w:pos="9111"/>
        </w:tabs>
        <w:rPr>
          <w:del w:id="301" w:author="Artemis" w:date="2021-04-30T16:34:00Z"/>
          <w:rFonts w:ascii="Times New Roman" w:eastAsiaTheme="minorEastAsia" w:hAnsi="Times New Roman"/>
          <w:b w:val="0"/>
          <w:bCs w:val="0"/>
          <w:noProof/>
          <w:sz w:val="24"/>
          <w:szCs w:val="24"/>
          <w:lang w:eastAsia="es-CO"/>
        </w:rPr>
        <w:pPrChange w:id="302" w:author="Artemis" w:date="2021-04-30T16:35:00Z">
          <w:pPr>
            <w:pStyle w:val="TDC2"/>
            <w:tabs>
              <w:tab w:val="left" w:pos="502"/>
              <w:tab w:val="right" w:pos="9111"/>
            </w:tabs>
          </w:pPr>
        </w:pPrChange>
      </w:pPr>
      <w:del w:id="303" w:author="Artemis" w:date="2021-04-30T16:34: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"_Toc436748635"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4.1</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Presentación de los resultados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_Toc436748635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304" w:author="Artemis" w:date="2021-04-30T16:34: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4681BE88" w14:textId="7871675C" w:rsidR="009B0ACE" w:rsidRPr="00204CEE" w:rsidDel="004C7322" w:rsidRDefault="00D91D7B">
      <w:pPr>
        <w:pStyle w:val="TDC1"/>
        <w:tabs>
          <w:tab w:val="right" w:pos="9111"/>
        </w:tabs>
        <w:rPr>
          <w:del w:id="305" w:author="Artemis" w:date="2021-04-30T16:34:00Z"/>
          <w:rFonts w:ascii="Times New Roman" w:eastAsiaTheme="minorEastAsia" w:hAnsi="Times New Roman"/>
          <w:b w:val="0"/>
          <w:bCs w:val="0"/>
          <w:noProof/>
          <w:sz w:val="24"/>
          <w:szCs w:val="24"/>
          <w:lang w:eastAsia="es-CO"/>
        </w:rPr>
        <w:pPrChange w:id="306" w:author="Artemis" w:date="2021-04-30T16:35:00Z">
          <w:pPr>
            <w:pStyle w:val="TDC2"/>
            <w:tabs>
              <w:tab w:val="left" w:pos="502"/>
              <w:tab w:val="right" w:pos="9111"/>
            </w:tabs>
          </w:pPr>
        </w:pPrChange>
      </w:pPr>
      <w:del w:id="307" w:author="Artemis" w:date="2021-04-30T16:34: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"_Toc436748636"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4.2</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Análisis de los datos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_Toc436748636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308" w:author="Artemis" w:date="2021-04-30T16:34: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4BAD23F5" w14:textId="0CCB5DEA" w:rsidR="009B0ACE" w:rsidRPr="00204CEE" w:rsidDel="004C7322" w:rsidRDefault="00D91D7B">
      <w:pPr>
        <w:pStyle w:val="TDC1"/>
        <w:tabs>
          <w:tab w:val="right" w:pos="9111"/>
        </w:tabs>
        <w:rPr>
          <w:del w:id="309" w:author="Artemis" w:date="2021-04-30T16:34:00Z"/>
          <w:rFonts w:ascii="Times New Roman" w:eastAsiaTheme="minorEastAsia" w:hAnsi="Times New Roman"/>
          <w:b w:val="0"/>
          <w:bCs w:val="0"/>
          <w:noProof/>
          <w:sz w:val="24"/>
          <w:szCs w:val="24"/>
          <w:lang w:eastAsia="es-CO"/>
        </w:rPr>
        <w:pPrChange w:id="310" w:author="Artemis" w:date="2021-04-30T16:35:00Z">
          <w:pPr>
            <w:pStyle w:val="TDC2"/>
            <w:tabs>
              <w:tab w:val="left" w:pos="502"/>
              <w:tab w:val="right" w:pos="9111"/>
            </w:tabs>
          </w:pPr>
        </w:pPrChange>
      </w:pPr>
      <w:del w:id="311" w:author="Artemis" w:date="2021-04-30T16:34: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"_Toc436748637"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4.3</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Discusión de los resultados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_Toc436748637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312" w:author="Artemis" w:date="2021-04-30T16:34: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4C493A0E" w14:textId="2745246F" w:rsidR="009B0ACE" w:rsidRPr="00204CEE" w:rsidDel="004C7322" w:rsidRDefault="00D91D7B">
      <w:pPr>
        <w:pStyle w:val="TDC1"/>
        <w:tabs>
          <w:tab w:val="right" w:pos="9111"/>
        </w:tabs>
        <w:rPr>
          <w:del w:id="313" w:author="Artemis" w:date="2021-04-30T16:34:00Z"/>
          <w:rFonts w:ascii="Times New Roman" w:eastAsiaTheme="minorEastAsia" w:hAnsi="Times New Roman"/>
          <w:b w:val="0"/>
          <w:bCs w:val="0"/>
          <w:noProof/>
          <w:sz w:val="24"/>
          <w:szCs w:val="24"/>
          <w:lang w:eastAsia="es-CO"/>
        </w:rPr>
        <w:pPrChange w:id="314" w:author="Artemis" w:date="2021-04-30T16:35:00Z">
          <w:pPr>
            <w:pStyle w:val="TDC2"/>
            <w:tabs>
              <w:tab w:val="right" w:pos="9111"/>
            </w:tabs>
          </w:pPr>
        </w:pPrChange>
      </w:pPr>
      <w:del w:id="315" w:author="Artemis" w:date="2021-04-30T16:34: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"_Toc436748639"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4.4     Cierre de capítulo (Resumen)</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_Toc436748639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316" w:author="Artemis" w:date="2021-04-30T16:34: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304512F0" w14:textId="0E2BD9AE" w:rsidR="009B0ACE" w:rsidRPr="00204CEE" w:rsidDel="004C7322" w:rsidRDefault="00D91D7B">
      <w:pPr>
        <w:pStyle w:val="TDC1"/>
        <w:tabs>
          <w:tab w:val="right" w:pos="9111"/>
        </w:tabs>
        <w:rPr>
          <w:del w:id="317" w:author="Artemis" w:date="2021-04-30T16:34:00Z"/>
          <w:rFonts w:ascii="Times New Roman" w:eastAsiaTheme="minorEastAsia" w:hAnsi="Times New Roman"/>
          <w:b w:val="0"/>
          <w:bCs w:val="0"/>
          <w:caps w:val="0"/>
          <w:noProof/>
          <w:sz w:val="24"/>
          <w:szCs w:val="24"/>
          <w:u w:val="none"/>
          <w:lang w:eastAsia="es-CO"/>
        </w:rPr>
      </w:pPr>
      <w:del w:id="318" w:author="Artemis" w:date="2021-04-30T16:34: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"_Toc436748640"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CAPÍTULO V: CONCLUSIONES Y RECOMENDACIONES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_Toc436748640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319" w:author="Artemis" w:date="2021-04-30T16:34: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64F45195" w14:textId="21297644" w:rsidR="009B0ACE" w:rsidRPr="00204CEE" w:rsidDel="004C7322" w:rsidRDefault="00D91D7B">
      <w:pPr>
        <w:pStyle w:val="TDC1"/>
        <w:tabs>
          <w:tab w:val="right" w:pos="9111"/>
        </w:tabs>
        <w:rPr>
          <w:del w:id="320" w:author="Artemis" w:date="2021-04-30T16:34:00Z"/>
          <w:rFonts w:ascii="Times New Roman" w:eastAsiaTheme="minorEastAsia" w:hAnsi="Times New Roman"/>
          <w:b w:val="0"/>
          <w:bCs w:val="0"/>
          <w:noProof/>
          <w:sz w:val="24"/>
          <w:szCs w:val="24"/>
          <w:lang w:eastAsia="es-CO"/>
        </w:rPr>
        <w:pPrChange w:id="321" w:author="Artemis" w:date="2021-04-30T16:35:00Z">
          <w:pPr>
            <w:pStyle w:val="TDC2"/>
            <w:tabs>
              <w:tab w:val="left" w:pos="502"/>
              <w:tab w:val="right" w:pos="9111"/>
            </w:tabs>
          </w:pPr>
        </w:pPrChange>
      </w:pPr>
      <w:del w:id="322" w:author="Artemis" w:date="2021-04-30T16:34: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"_Toc436748641"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5.1</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Conclusiones sf</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_Toc436748641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323" w:author="Artemis" w:date="2021-04-30T16:34: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0BEABD83" w14:textId="0A2CD643" w:rsidR="009B0ACE" w:rsidRPr="00204CEE" w:rsidDel="004C7322" w:rsidRDefault="00D91D7B">
      <w:pPr>
        <w:pStyle w:val="TDC1"/>
        <w:tabs>
          <w:tab w:val="right" w:pos="9111"/>
        </w:tabs>
        <w:rPr>
          <w:del w:id="324" w:author="Artemis" w:date="2021-04-30T16:34:00Z"/>
          <w:rFonts w:ascii="Times New Roman" w:eastAsiaTheme="minorEastAsia" w:hAnsi="Times New Roman"/>
          <w:b w:val="0"/>
          <w:bCs w:val="0"/>
          <w:noProof/>
          <w:sz w:val="24"/>
          <w:szCs w:val="24"/>
          <w:lang w:eastAsia="es-CO"/>
        </w:rPr>
        <w:pPrChange w:id="325" w:author="Artemis" w:date="2021-04-30T16:35:00Z">
          <w:pPr>
            <w:pStyle w:val="TDC2"/>
            <w:tabs>
              <w:tab w:val="left" w:pos="502"/>
              <w:tab w:val="right" w:pos="9111"/>
            </w:tabs>
          </w:pPr>
        </w:pPrChange>
      </w:pPr>
      <w:del w:id="326" w:author="Artemis" w:date="2021-04-30T16:34: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"_Toc436748645"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5.2</w:delText>
        </w:r>
        <w:r w:rsidR="009B0ACE" w:rsidRPr="00204CEE" w:rsidDel="004C7322">
          <w:rPr>
            <w:rFonts w:ascii="Times New Roman" w:eastAsiaTheme="minorEastAsia" w:hAnsi="Times New Roman"/>
            <w:b w:val="0"/>
            <w:bCs w:val="0"/>
            <w:smallCaps/>
            <w:noProof/>
            <w:sz w:val="24"/>
            <w:szCs w:val="24"/>
            <w:lang w:eastAsia="es-CO"/>
          </w:rPr>
          <w:tab/>
        </w:r>
        <w:r w:rsidR="009B0ACE" w:rsidRPr="00204CEE" w:rsidDel="004C7322">
          <w:rPr>
            <w:rStyle w:val="Hipervnculo"/>
            <w:rFonts w:ascii="Times New Roman" w:hAnsi="Times New Roman"/>
            <w:noProof/>
            <w:sz w:val="24"/>
            <w:szCs w:val="24"/>
          </w:rPr>
          <w:delText>Recomendaciones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_Toc436748645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327" w:author="Artemis" w:date="2021-04-30T16:34: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47751225" w14:textId="15583F76" w:rsidR="009B0ACE" w:rsidRPr="00204CEE" w:rsidDel="004C7322" w:rsidRDefault="00D91D7B">
      <w:pPr>
        <w:pStyle w:val="TDC1"/>
        <w:tabs>
          <w:tab w:val="right" w:pos="9111"/>
        </w:tabs>
        <w:rPr>
          <w:del w:id="328" w:author="Artemis" w:date="2021-04-30T16:34:00Z"/>
          <w:rFonts w:ascii="Times New Roman" w:eastAsiaTheme="minorEastAsia" w:hAnsi="Times New Roman"/>
          <w:b w:val="0"/>
          <w:bCs w:val="0"/>
          <w:caps w:val="0"/>
          <w:noProof/>
          <w:sz w:val="24"/>
          <w:szCs w:val="24"/>
          <w:u w:val="none"/>
          <w:lang w:eastAsia="es-CO"/>
        </w:rPr>
      </w:pPr>
      <w:del w:id="329" w:author="Artemis" w:date="2021-04-30T16:34: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"_Toc436748646"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REFERENCIAS BIBLIOGRÁFICAS</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_Toc436748646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67</w:t>
      </w:r>
      <w:del w:id="330" w:author="Artemis" w:date="2021-04-30T16:34: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71460130" w14:textId="62060C6E" w:rsidR="009B0ACE" w:rsidRPr="00204CEE" w:rsidDel="004C7322" w:rsidRDefault="00D91D7B">
      <w:pPr>
        <w:pStyle w:val="TDC1"/>
        <w:tabs>
          <w:tab w:val="right" w:pos="9111"/>
        </w:tabs>
        <w:rPr>
          <w:del w:id="331" w:author="Artemis" w:date="2021-04-30T16:34:00Z"/>
          <w:rFonts w:ascii="Times New Roman" w:eastAsiaTheme="minorEastAsia" w:hAnsi="Times New Roman"/>
          <w:b w:val="0"/>
          <w:bCs w:val="0"/>
          <w:caps w:val="0"/>
          <w:noProof/>
          <w:sz w:val="24"/>
          <w:szCs w:val="24"/>
          <w:u w:val="none"/>
          <w:lang w:eastAsia="es-CO"/>
        </w:rPr>
      </w:pPr>
      <w:del w:id="332" w:author="Artemis" w:date="2021-04-30T16:34:00Z">
        <w:r w:rsidRPr="00204CEE" w:rsidDel="004C7322">
          <w:rPr>
            <w:rFonts w:ascii="Times New Roman" w:hAnsi="Times New Roman"/>
            <w:sz w:val="24"/>
            <w:szCs w:val="24"/>
          </w:rPr>
          <w:fldChar w:fldCharType="begin"/>
        </w:r>
        <w:r w:rsidRPr="00204CEE" w:rsidDel="004C7322">
          <w:rPr>
            <w:rFonts w:ascii="Times New Roman" w:hAnsi="Times New Roman"/>
            <w:sz w:val="24"/>
            <w:szCs w:val="24"/>
          </w:rPr>
          <w:delInstrText xml:space="preserve"> HYPERLINK \l "_Toc436748647" </w:delInstrText>
        </w:r>
        <w:r w:rsidRPr="00204CEE" w:rsidDel="004C7322">
          <w:rPr>
            <w:rFonts w:ascii="Times New Roman" w:hAnsi="Times New Roman"/>
            <w:sz w:val="24"/>
            <w:szCs w:val="24"/>
          </w:rPr>
          <w:fldChar w:fldCharType="separate"/>
        </w:r>
        <w:r w:rsidR="009B0ACE" w:rsidRPr="00204CEE" w:rsidDel="004C7322">
          <w:rPr>
            <w:rStyle w:val="Hipervnculo"/>
            <w:rFonts w:ascii="Times New Roman" w:hAnsi="Times New Roman"/>
            <w:noProof/>
            <w:sz w:val="24"/>
            <w:szCs w:val="24"/>
          </w:rPr>
          <w:delText>ANEXO A: TITULO DEL ANEXO</w:delText>
        </w:r>
        <w:r w:rsidR="009B0ACE" w:rsidRPr="00204CEE" w:rsidDel="004C7322">
          <w:rPr>
            <w:rFonts w:ascii="Times New Roman" w:hAnsi="Times New Roman"/>
            <w:noProof/>
            <w:webHidden/>
            <w:sz w:val="24"/>
            <w:szCs w:val="24"/>
          </w:rPr>
          <w:tab/>
        </w:r>
        <w:r w:rsidR="009B0ACE" w:rsidRPr="00204CEE" w:rsidDel="004C7322">
          <w:rPr>
            <w:rFonts w:ascii="Times New Roman" w:hAnsi="Times New Roman"/>
            <w:noProof/>
            <w:webHidden/>
            <w:sz w:val="24"/>
            <w:szCs w:val="24"/>
          </w:rPr>
          <w:fldChar w:fldCharType="begin"/>
        </w:r>
        <w:r w:rsidR="009B0ACE" w:rsidRPr="00204CEE" w:rsidDel="004C7322">
          <w:rPr>
            <w:rFonts w:ascii="Times New Roman" w:hAnsi="Times New Roman"/>
            <w:noProof/>
            <w:webHidden/>
            <w:sz w:val="24"/>
            <w:szCs w:val="24"/>
          </w:rPr>
          <w:delInstrText xml:space="preserve"> PAGEREF _Toc436748647 \h </w:delInstrText>
        </w:r>
        <w:r w:rsidR="009B0ACE" w:rsidRPr="00204CEE" w:rsidDel="004C7322">
          <w:rPr>
            <w:rFonts w:ascii="Times New Roman" w:hAnsi="Times New Roman"/>
            <w:noProof/>
            <w:webHidden/>
            <w:sz w:val="24"/>
            <w:szCs w:val="24"/>
          </w:rPr>
        </w:r>
        <w:r w:rsidR="009B0ACE" w:rsidRPr="00204CEE" w:rsidDel="004C7322">
          <w:rPr>
            <w:rFonts w:ascii="Times New Roman" w:hAnsi="Times New Roman"/>
            <w:noProof/>
            <w:webHidden/>
            <w:sz w:val="24"/>
            <w:szCs w:val="24"/>
          </w:rPr>
          <w:fldChar w:fldCharType="separate"/>
        </w:r>
      </w:del>
      <w:r w:rsidR="00862817">
        <w:rPr>
          <w:rFonts w:ascii="Times New Roman" w:hAnsi="Times New Roman"/>
          <w:noProof/>
          <w:webHidden/>
          <w:sz w:val="24"/>
          <w:szCs w:val="24"/>
        </w:rPr>
        <w:t>71</w:t>
      </w:r>
      <w:del w:id="333" w:author="Artemis" w:date="2021-04-30T16:34:00Z">
        <w:r w:rsidR="009B0ACE" w:rsidRPr="00204CEE" w:rsidDel="004C7322">
          <w:rPr>
            <w:rFonts w:ascii="Times New Roman" w:hAnsi="Times New Roman"/>
            <w:noProof/>
            <w:webHidden/>
            <w:sz w:val="24"/>
            <w:szCs w:val="24"/>
          </w:rPr>
          <w:fldChar w:fldCharType="end"/>
        </w:r>
        <w:r w:rsidRPr="00204CEE" w:rsidDel="004C7322">
          <w:rPr>
            <w:rFonts w:ascii="Times New Roman" w:hAnsi="Times New Roman"/>
            <w:noProof/>
            <w:sz w:val="24"/>
            <w:szCs w:val="24"/>
          </w:rPr>
          <w:fldChar w:fldCharType="end"/>
        </w:r>
      </w:del>
    </w:p>
    <w:p w14:paraId="467A98A1" w14:textId="77777777" w:rsidR="00C345FB" w:rsidRPr="00204CEE" w:rsidRDefault="009B0ACE">
      <w:pPr>
        <w:pStyle w:val="TDC1"/>
        <w:tabs>
          <w:tab w:val="right" w:pos="9111"/>
        </w:tabs>
        <w:rPr>
          <w:rFonts w:ascii="Times New Roman" w:hAnsi="Times New Roman"/>
          <w:sz w:val="24"/>
          <w:szCs w:val="24"/>
        </w:rPr>
        <w:sectPr w:rsidR="00C345FB" w:rsidRPr="00204CEE" w:rsidSect="0055351C">
          <w:headerReference w:type="default" r:id="rId14"/>
          <w:headerReference w:type="first" r:id="rId15"/>
          <w:type w:val="nextPage"/>
          <w:pgSz w:w="12240" w:h="15840" w:code="120"/>
          <w:pgMar w:top="1418" w:right="1418" w:bottom="1418" w:left="1701" w:header="709" w:footer="709" w:gutter="0"/>
          <w:cols w:space="708"/>
          <w:titlePg w:val="0"/>
          <w:docGrid w:linePitch="360"/>
          <w:sectPrChange w:id="342" w:author="Artemis" w:date="2021-05-09T22:42:00Z">
            <w:sectPr w:rsidR="00C345FB" w:rsidRPr="00204CEE" w:rsidSect="0055351C">
              <w:type w:val="oddPage"/>
              <w:pgMar w:top="1418" w:right="1418" w:bottom="1418" w:left="1701" w:header="709" w:footer="709" w:gutter="0"/>
              <w:titlePg/>
            </w:sectPr>
          </w:sectPrChange>
        </w:sectPr>
        <w:pPrChange w:id="343" w:author="Artemis" w:date="2021-04-30T16:35:00Z">
          <w:pPr>
            <w:pStyle w:val="UMBTituloantesIndice"/>
          </w:pPr>
        </w:pPrChange>
      </w:pPr>
      <w:r w:rsidRPr="00204CEE">
        <w:rPr>
          <w:rFonts w:ascii="Times New Roman" w:hAnsi="Times New Roman"/>
          <w:sz w:val="24"/>
          <w:szCs w:val="24"/>
        </w:rPr>
        <w:fldChar w:fldCharType="end"/>
      </w:r>
    </w:p>
    <w:p w14:paraId="57E0909C" w14:textId="719B6AEC" w:rsidR="005256D3" w:rsidRPr="00852435" w:rsidRDefault="001937CD">
      <w:pPr>
        <w:pStyle w:val="UMBTituloantesIndice"/>
        <w:rPr>
          <w:sz w:val="24"/>
        </w:rPr>
      </w:pPr>
      <w:r w:rsidRPr="00852435">
        <w:rPr>
          <w:sz w:val="24"/>
        </w:rPr>
        <w:lastRenderedPageBreak/>
        <w:t>LISTA DE ILUSTRACIONES</w:t>
      </w:r>
    </w:p>
    <w:p w14:paraId="7261DC6A" w14:textId="77777777" w:rsidR="00D07331" w:rsidRPr="00852435" w:rsidRDefault="00D07331">
      <w:pPr>
        <w:pStyle w:val="UMBTituloantesIndice"/>
        <w:rPr>
          <w:sz w:val="24"/>
        </w:rPr>
      </w:pPr>
    </w:p>
    <w:p w14:paraId="138532BB" w14:textId="77777777" w:rsidR="001D5EC5" w:rsidRPr="00852435" w:rsidRDefault="001D5EC5">
      <w:pPr>
        <w:pStyle w:val="UMBTituloantesIndice"/>
        <w:rPr>
          <w:sz w:val="24"/>
        </w:rPr>
      </w:pPr>
    </w:p>
    <w:p w14:paraId="5D18967F" w14:textId="6AFA8E0F" w:rsidR="005256D3" w:rsidRPr="00852435" w:rsidRDefault="005256D3" w:rsidP="00F36DDA">
      <w:r w:rsidRPr="00852435">
        <w:t xml:space="preserve">                                                                                                                                       </w:t>
      </w:r>
      <w:ins w:id="344" w:author="Artemis" w:date="2021-04-30T17:48:00Z">
        <w:r w:rsidR="00E96CD4" w:rsidRPr="00852435">
          <w:t xml:space="preserve">     </w:t>
        </w:r>
      </w:ins>
      <w:r w:rsidRPr="00852435">
        <w:t>Pág.</w:t>
      </w:r>
    </w:p>
    <w:p w14:paraId="13528093" w14:textId="5237CA43" w:rsidR="005256D3" w:rsidRPr="00852435" w:rsidDel="00D9453C" w:rsidRDefault="005256D3">
      <w:pPr>
        <w:rPr>
          <w:del w:id="345" w:author="Artemis" w:date="2021-04-30T17:34:00Z"/>
        </w:rPr>
      </w:pPr>
      <w:del w:id="346" w:author="Artemis" w:date="2021-04-30T17:34:00Z">
        <w:r w:rsidRPr="00852435" w:rsidDel="00D9453C">
          <w:delText xml:space="preserve">Figura1: Nombre de la figura                                                  </w:delText>
        </w:r>
        <w:r w:rsidRPr="00852435" w:rsidDel="00D9453C">
          <w:tab/>
          <w:delText xml:space="preserve">                              </w:delText>
        </w:r>
        <w:r w:rsidR="009B0ACE" w:rsidRPr="00852435" w:rsidDel="00D9453C">
          <w:tab/>
        </w:r>
        <w:r w:rsidRPr="00852435" w:rsidDel="00D9453C">
          <w:delText>11</w:delText>
        </w:r>
      </w:del>
    </w:p>
    <w:p w14:paraId="5F1B333C" w14:textId="4157553D" w:rsidR="005256D3" w:rsidRPr="00852435" w:rsidDel="00D9453C" w:rsidRDefault="005256D3">
      <w:pPr>
        <w:rPr>
          <w:del w:id="347" w:author="Artemis" w:date="2021-04-30T17:34:00Z"/>
        </w:rPr>
      </w:pPr>
    </w:p>
    <w:p w14:paraId="5A98AE47" w14:textId="69C5C103" w:rsidR="005256D3" w:rsidRPr="00852435" w:rsidDel="00D9453C" w:rsidRDefault="005256D3">
      <w:pPr>
        <w:rPr>
          <w:del w:id="348" w:author="Artemis" w:date="2021-04-30T17:34:00Z"/>
        </w:rPr>
      </w:pPr>
      <w:del w:id="349" w:author="Artemis" w:date="2021-04-30T17:34:00Z">
        <w:r w:rsidRPr="00852435" w:rsidDel="00D9453C">
          <w:delText>Nota: si es necesario es posible incluir una lista de ilustraciones y/o fotografías, en caso que se utilicen en el desarrollo de la tesis o trabajo de investigación.</w:delText>
        </w:r>
      </w:del>
    </w:p>
    <w:p w14:paraId="3603CA97" w14:textId="77777777" w:rsidR="005256D3" w:rsidRPr="00852435" w:rsidDel="00E96CD4" w:rsidRDefault="005256D3">
      <w:pPr>
        <w:rPr>
          <w:del w:id="350" w:author="Artemis" w:date="2021-04-30T17:48:00Z"/>
        </w:rPr>
      </w:pPr>
    </w:p>
    <w:p w14:paraId="36420570" w14:textId="5FD790F2" w:rsidR="005256D3" w:rsidRPr="00852435" w:rsidDel="00E96CD4" w:rsidRDefault="005256D3">
      <w:pPr>
        <w:ind w:firstLine="0"/>
        <w:rPr>
          <w:del w:id="351" w:author="Artemis" w:date="2021-04-30T17:48:00Z"/>
        </w:rPr>
        <w:pPrChange w:id="352" w:author="Artemis" w:date="2021-04-30T17:48:00Z">
          <w:pPr/>
        </w:pPrChange>
      </w:pPr>
    </w:p>
    <w:p w14:paraId="5E81EDDF" w14:textId="6BE070E6" w:rsidR="00C345FB" w:rsidRPr="00852435" w:rsidDel="00E96CD4" w:rsidRDefault="00C345FB">
      <w:pPr>
        <w:pStyle w:val="UMBTituloantesIndice"/>
        <w:rPr>
          <w:del w:id="353" w:author="Artemis" w:date="2021-04-30T17:48:00Z"/>
          <w:sz w:val="24"/>
        </w:rPr>
        <w:sectPr w:rsidR="00C345FB" w:rsidRPr="00852435" w:rsidDel="00E96CD4" w:rsidSect="00C345FB">
          <w:headerReference w:type="first" r:id="rId16"/>
          <w:pgSz w:w="12240" w:h="15840" w:code="120"/>
          <w:pgMar w:top="1418" w:right="1418" w:bottom="1418" w:left="1701" w:header="709" w:footer="709" w:gutter="0"/>
          <w:cols w:space="708"/>
          <w:titlePg/>
          <w:docGrid w:linePitch="360"/>
        </w:sectPr>
      </w:pPr>
    </w:p>
    <w:p w14:paraId="6DBFB07B" w14:textId="53E650E3" w:rsidR="005256D3" w:rsidRPr="00852435" w:rsidDel="00E96CD4" w:rsidRDefault="005256D3">
      <w:pPr>
        <w:pStyle w:val="UMBTituloantesIndice"/>
        <w:rPr>
          <w:del w:id="354" w:author="Artemis" w:date="2021-04-30T17:48:00Z"/>
          <w:sz w:val="24"/>
        </w:rPr>
      </w:pPr>
      <w:del w:id="355" w:author="Artemis" w:date="2021-04-30T17:48:00Z">
        <w:r w:rsidRPr="00852435" w:rsidDel="00E96CD4">
          <w:rPr>
            <w:sz w:val="24"/>
          </w:rPr>
          <w:delText xml:space="preserve">Lista de </w:delText>
        </w:r>
        <w:r w:rsidR="001D5EC5" w:rsidRPr="00852435" w:rsidDel="00E96CD4">
          <w:rPr>
            <w:sz w:val="24"/>
          </w:rPr>
          <w:delText>t</w:delText>
        </w:r>
        <w:r w:rsidRPr="00852435" w:rsidDel="00E96CD4">
          <w:rPr>
            <w:sz w:val="24"/>
          </w:rPr>
          <w:delText>ablas</w:delText>
        </w:r>
      </w:del>
    </w:p>
    <w:p w14:paraId="7513CBFA" w14:textId="51F2DBCD" w:rsidR="001D5EC5" w:rsidRPr="00852435" w:rsidDel="008606D2" w:rsidRDefault="001D5EC5">
      <w:pPr>
        <w:pStyle w:val="UMBTituloantesIndice"/>
        <w:rPr>
          <w:del w:id="356" w:author="Artemis" w:date="2021-04-30T17:38:00Z"/>
          <w:sz w:val="24"/>
        </w:rPr>
      </w:pPr>
    </w:p>
    <w:p w14:paraId="6DE24422" w14:textId="7CFDE8D0" w:rsidR="005256D3" w:rsidRPr="00852435" w:rsidDel="008606D2" w:rsidRDefault="005256D3">
      <w:pPr>
        <w:ind w:firstLine="0"/>
        <w:rPr>
          <w:del w:id="357" w:author="Artemis" w:date="2021-04-30T17:38:00Z"/>
        </w:rPr>
        <w:pPrChange w:id="358" w:author="Artemis" w:date="2021-04-30T17:48:00Z">
          <w:pPr/>
        </w:pPrChange>
      </w:pPr>
      <w:del w:id="359" w:author="Artemis" w:date="2021-04-30T17:38:00Z">
        <w:r w:rsidRPr="00852435" w:rsidDel="008606D2">
          <w:delText xml:space="preserve">                                                                                                                                       Pág.</w:delText>
        </w:r>
      </w:del>
    </w:p>
    <w:p w14:paraId="1C5CCA75" w14:textId="312177C4" w:rsidR="005256D3" w:rsidRPr="00852435" w:rsidDel="008606D2" w:rsidRDefault="005256D3">
      <w:pPr>
        <w:ind w:firstLine="0"/>
        <w:rPr>
          <w:del w:id="360" w:author="Artemis" w:date="2021-04-30T17:38:00Z"/>
        </w:rPr>
        <w:pPrChange w:id="361" w:author="Artemis" w:date="2021-04-30T17:48:00Z">
          <w:pPr/>
        </w:pPrChange>
      </w:pPr>
      <w:del w:id="362" w:author="Artemis" w:date="2021-04-30T17:38:00Z">
        <w:r w:rsidRPr="00852435" w:rsidDel="008606D2">
          <w:delText xml:space="preserve">Tabla 1: Nombre de la tabla                                                  </w:delText>
        </w:r>
        <w:r w:rsidRPr="00852435" w:rsidDel="008606D2">
          <w:tab/>
          <w:delText xml:space="preserve">                             </w:delText>
        </w:r>
        <w:r w:rsidR="009B0ACE" w:rsidRPr="00852435" w:rsidDel="008606D2">
          <w:tab/>
        </w:r>
        <w:r w:rsidRPr="00852435" w:rsidDel="008606D2">
          <w:delText xml:space="preserve"> 11</w:delText>
        </w:r>
      </w:del>
    </w:p>
    <w:p w14:paraId="2ECFB8F5" w14:textId="377CF116" w:rsidR="005256D3" w:rsidRPr="00852435" w:rsidDel="008606D2" w:rsidRDefault="005256D3">
      <w:pPr>
        <w:ind w:firstLine="0"/>
        <w:rPr>
          <w:del w:id="363" w:author="Artemis" w:date="2021-04-30T17:38:00Z"/>
        </w:rPr>
        <w:pPrChange w:id="364" w:author="Artemis" w:date="2021-04-30T17:48:00Z">
          <w:pPr/>
        </w:pPrChange>
      </w:pPr>
    </w:p>
    <w:p w14:paraId="36C3CE96" w14:textId="727A7377" w:rsidR="005256D3" w:rsidRPr="00852435" w:rsidDel="008606D2" w:rsidRDefault="005256D3">
      <w:pPr>
        <w:ind w:firstLine="0"/>
        <w:rPr>
          <w:del w:id="365" w:author="Artemis" w:date="2021-04-30T17:38:00Z"/>
        </w:rPr>
        <w:pPrChange w:id="366" w:author="Artemis" w:date="2021-04-30T17:48:00Z">
          <w:pPr/>
        </w:pPrChange>
      </w:pPr>
      <w:del w:id="367" w:author="Artemis" w:date="2021-04-30T17:38:00Z">
        <w:r w:rsidRPr="00852435" w:rsidDel="008606D2">
          <w:delText>Nota: si es necesario es posible incluir una lista de cuadros, en caso que se utilicen en el desarrollo de la tesis o trabajo de investigación.</w:delText>
        </w:r>
      </w:del>
    </w:p>
    <w:p w14:paraId="0729FE02" w14:textId="33D9732B" w:rsidR="005256D3" w:rsidRPr="00852435" w:rsidDel="008606D2" w:rsidRDefault="005256D3">
      <w:pPr>
        <w:ind w:firstLine="0"/>
        <w:rPr>
          <w:del w:id="368" w:author="Artemis" w:date="2021-04-30T17:38:00Z"/>
        </w:rPr>
        <w:pPrChange w:id="369" w:author="Artemis" w:date="2021-04-30T17:48:00Z">
          <w:pPr/>
        </w:pPrChange>
      </w:pPr>
    </w:p>
    <w:p w14:paraId="71024620" w14:textId="3823F8FC" w:rsidR="005256D3" w:rsidRPr="00852435" w:rsidDel="008606D2" w:rsidRDefault="005256D3">
      <w:pPr>
        <w:ind w:firstLine="0"/>
        <w:rPr>
          <w:del w:id="370" w:author="Artemis" w:date="2021-04-30T17:38:00Z"/>
        </w:rPr>
        <w:pPrChange w:id="371" w:author="Artemis" w:date="2021-04-30T17:48:00Z">
          <w:pPr/>
        </w:pPrChange>
      </w:pPr>
    </w:p>
    <w:p w14:paraId="7695DD1D" w14:textId="35DB1FCB" w:rsidR="00852435" w:rsidRDefault="0081122A">
      <w:pPr>
        <w:pStyle w:val="Tabladeilustraciones"/>
        <w:tabs>
          <w:tab w:val="right" w:leader="dot" w:pos="9111"/>
        </w:tabs>
        <w:rPr>
          <w:rFonts w:asciiTheme="minorHAnsi" w:eastAsiaTheme="minorEastAsia" w:hAnsiTheme="minorHAnsi" w:cstheme="minorBidi"/>
          <w:noProof/>
          <w:sz w:val="22"/>
          <w:szCs w:val="22"/>
          <w:lang w:eastAsia="es-CO"/>
        </w:rPr>
      </w:pPr>
      <w:r w:rsidRPr="00852435">
        <w:fldChar w:fldCharType="begin"/>
      </w:r>
      <w:r w:rsidRPr="00852435">
        <w:instrText xml:space="preserve"> TOC \h \z \c "Ilustración" </w:instrText>
      </w:r>
      <w:r w:rsidRPr="00852435">
        <w:fldChar w:fldCharType="separate"/>
      </w:r>
      <w:hyperlink w:anchor="_Toc84013474" w:history="1">
        <w:r w:rsidR="00852435" w:rsidRPr="00F71999">
          <w:rPr>
            <w:rStyle w:val="Hipervnculo"/>
            <w:noProof/>
          </w:rPr>
          <w:t>Ilustración 1. Pasos UML. Fuente: Propia.</w:t>
        </w:r>
        <w:r w:rsidR="00852435">
          <w:rPr>
            <w:noProof/>
            <w:webHidden/>
          </w:rPr>
          <w:tab/>
        </w:r>
        <w:r w:rsidR="00852435">
          <w:rPr>
            <w:noProof/>
            <w:webHidden/>
          </w:rPr>
          <w:fldChar w:fldCharType="begin"/>
        </w:r>
        <w:r w:rsidR="00852435">
          <w:rPr>
            <w:noProof/>
            <w:webHidden/>
          </w:rPr>
          <w:instrText xml:space="preserve"> PAGEREF _Toc84013474 \h </w:instrText>
        </w:r>
        <w:r w:rsidR="00852435">
          <w:rPr>
            <w:noProof/>
            <w:webHidden/>
          </w:rPr>
        </w:r>
        <w:r w:rsidR="00852435">
          <w:rPr>
            <w:noProof/>
            <w:webHidden/>
          </w:rPr>
          <w:fldChar w:fldCharType="separate"/>
        </w:r>
        <w:r w:rsidR="00862817">
          <w:rPr>
            <w:noProof/>
            <w:webHidden/>
          </w:rPr>
          <w:t>30</w:t>
        </w:r>
        <w:r w:rsidR="00852435">
          <w:rPr>
            <w:noProof/>
            <w:webHidden/>
          </w:rPr>
          <w:fldChar w:fldCharType="end"/>
        </w:r>
      </w:hyperlink>
    </w:p>
    <w:p w14:paraId="6E5097D8" w14:textId="1618F364"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75" w:history="1">
        <w:r w:rsidRPr="00F71999">
          <w:rPr>
            <w:rStyle w:val="Hipervnculo"/>
            <w:noProof/>
          </w:rPr>
          <w:t>Ilustración 2. Espina de Pescado</w:t>
        </w:r>
        <w:r>
          <w:rPr>
            <w:noProof/>
            <w:webHidden/>
          </w:rPr>
          <w:tab/>
        </w:r>
        <w:r>
          <w:rPr>
            <w:noProof/>
            <w:webHidden/>
          </w:rPr>
          <w:fldChar w:fldCharType="begin"/>
        </w:r>
        <w:r>
          <w:rPr>
            <w:noProof/>
            <w:webHidden/>
          </w:rPr>
          <w:instrText xml:space="preserve"> PAGEREF _Toc84013475 \h </w:instrText>
        </w:r>
        <w:r>
          <w:rPr>
            <w:noProof/>
            <w:webHidden/>
          </w:rPr>
        </w:r>
        <w:r>
          <w:rPr>
            <w:noProof/>
            <w:webHidden/>
          </w:rPr>
          <w:fldChar w:fldCharType="separate"/>
        </w:r>
        <w:r w:rsidR="00862817">
          <w:rPr>
            <w:noProof/>
            <w:webHidden/>
          </w:rPr>
          <w:t>30</w:t>
        </w:r>
        <w:r>
          <w:rPr>
            <w:noProof/>
            <w:webHidden/>
          </w:rPr>
          <w:fldChar w:fldCharType="end"/>
        </w:r>
      </w:hyperlink>
    </w:p>
    <w:p w14:paraId="24DE327B" w14:textId="242BF7C0"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76" w:history="1">
        <w:r w:rsidRPr="00F71999">
          <w:rPr>
            <w:rStyle w:val="Hipervnculo"/>
            <w:noProof/>
          </w:rPr>
          <w:t>Ilustración 3. XP. Fuente: Roger S. Pressman, Ph.D.</w:t>
        </w:r>
        <w:r>
          <w:rPr>
            <w:noProof/>
            <w:webHidden/>
          </w:rPr>
          <w:tab/>
        </w:r>
        <w:r>
          <w:rPr>
            <w:noProof/>
            <w:webHidden/>
          </w:rPr>
          <w:fldChar w:fldCharType="begin"/>
        </w:r>
        <w:r>
          <w:rPr>
            <w:noProof/>
            <w:webHidden/>
          </w:rPr>
          <w:instrText xml:space="preserve"> PAGEREF _Toc84013476 \h </w:instrText>
        </w:r>
        <w:r>
          <w:rPr>
            <w:noProof/>
            <w:webHidden/>
          </w:rPr>
        </w:r>
        <w:r>
          <w:rPr>
            <w:noProof/>
            <w:webHidden/>
          </w:rPr>
          <w:fldChar w:fldCharType="separate"/>
        </w:r>
        <w:r w:rsidR="00862817">
          <w:rPr>
            <w:noProof/>
            <w:webHidden/>
          </w:rPr>
          <w:t>35</w:t>
        </w:r>
        <w:r>
          <w:rPr>
            <w:noProof/>
            <w:webHidden/>
          </w:rPr>
          <w:fldChar w:fldCharType="end"/>
        </w:r>
      </w:hyperlink>
    </w:p>
    <w:p w14:paraId="7B4359A5" w14:textId="4675214F"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77" w:history="1">
        <w:r w:rsidRPr="00F71999">
          <w:rPr>
            <w:rStyle w:val="Hipervnculo"/>
            <w:noProof/>
          </w:rPr>
          <w:t>Ilustración 4. Diagrama de caso de uso</w:t>
        </w:r>
        <w:r>
          <w:rPr>
            <w:noProof/>
            <w:webHidden/>
          </w:rPr>
          <w:tab/>
        </w:r>
        <w:r>
          <w:rPr>
            <w:noProof/>
            <w:webHidden/>
          </w:rPr>
          <w:fldChar w:fldCharType="begin"/>
        </w:r>
        <w:r>
          <w:rPr>
            <w:noProof/>
            <w:webHidden/>
          </w:rPr>
          <w:instrText xml:space="preserve"> PAGEREF _Toc84013477 \h </w:instrText>
        </w:r>
        <w:r>
          <w:rPr>
            <w:noProof/>
            <w:webHidden/>
          </w:rPr>
        </w:r>
        <w:r>
          <w:rPr>
            <w:noProof/>
            <w:webHidden/>
          </w:rPr>
          <w:fldChar w:fldCharType="separate"/>
        </w:r>
        <w:r w:rsidR="00862817">
          <w:rPr>
            <w:noProof/>
            <w:webHidden/>
          </w:rPr>
          <w:t>37</w:t>
        </w:r>
        <w:r>
          <w:rPr>
            <w:noProof/>
            <w:webHidden/>
          </w:rPr>
          <w:fldChar w:fldCharType="end"/>
        </w:r>
      </w:hyperlink>
    </w:p>
    <w:p w14:paraId="61D2FB49" w14:textId="0A4AB941"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78" w:history="1">
        <w:r w:rsidRPr="00F71999">
          <w:rPr>
            <w:rStyle w:val="Hipervnculo"/>
            <w:noProof/>
          </w:rPr>
          <w:t>Ilustración 5. Usabilidad. Fuente: propia</w:t>
        </w:r>
        <w:r>
          <w:rPr>
            <w:noProof/>
            <w:webHidden/>
          </w:rPr>
          <w:tab/>
        </w:r>
        <w:r>
          <w:rPr>
            <w:noProof/>
            <w:webHidden/>
          </w:rPr>
          <w:fldChar w:fldCharType="begin"/>
        </w:r>
        <w:r>
          <w:rPr>
            <w:noProof/>
            <w:webHidden/>
          </w:rPr>
          <w:instrText xml:space="preserve"> PAGEREF _Toc84013478 \h </w:instrText>
        </w:r>
        <w:r>
          <w:rPr>
            <w:noProof/>
            <w:webHidden/>
          </w:rPr>
        </w:r>
        <w:r>
          <w:rPr>
            <w:noProof/>
            <w:webHidden/>
          </w:rPr>
          <w:fldChar w:fldCharType="separate"/>
        </w:r>
        <w:r w:rsidR="00862817">
          <w:rPr>
            <w:noProof/>
            <w:webHidden/>
          </w:rPr>
          <w:t>37</w:t>
        </w:r>
        <w:r>
          <w:rPr>
            <w:noProof/>
            <w:webHidden/>
          </w:rPr>
          <w:fldChar w:fldCharType="end"/>
        </w:r>
      </w:hyperlink>
    </w:p>
    <w:p w14:paraId="75FF1288" w14:textId="0BF5E0C6"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79" w:history="1">
        <w:r w:rsidRPr="00F71999">
          <w:rPr>
            <w:rStyle w:val="Hipervnculo"/>
            <w:noProof/>
          </w:rPr>
          <w:t>Ilustración 6. Diagrama de componentes</w:t>
        </w:r>
        <w:r>
          <w:rPr>
            <w:noProof/>
            <w:webHidden/>
          </w:rPr>
          <w:tab/>
        </w:r>
        <w:r>
          <w:rPr>
            <w:noProof/>
            <w:webHidden/>
          </w:rPr>
          <w:fldChar w:fldCharType="begin"/>
        </w:r>
        <w:r>
          <w:rPr>
            <w:noProof/>
            <w:webHidden/>
          </w:rPr>
          <w:instrText xml:space="preserve"> PAGEREF _Toc84013479 \h </w:instrText>
        </w:r>
        <w:r>
          <w:rPr>
            <w:noProof/>
            <w:webHidden/>
          </w:rPr>
        </w:r>
        <w:r>
          <w:rPr>
            <w:noProof/>
            <w:webHidden/>
          </w:rPr>
          <w:fldChar w:fldCharType="separate"/>
        </w:r>
        <w:r w:rsidR="00862817">
          <w:rPr>
            <w:noProof/>
            <w:webHidden/>
          </w:rPr>
          <w:t>38</w:t>
        </w:r>
        <w:r>
          <w:rPr>
            <w:noProof/>
            <w:webHidden/>
          </w:rPr>
          <w:fldChar w:fldCharType="end"/>
        </w:r>
      </w:hyperlink>
    </w:p>
    <w:p w14:paraId="5576E4A4" w14:textId="4F60BAEF"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80" w:history="1">
        <w:r w:rsidRPr="00F71999">
          <w:rPr>
            <w:rStyle w:val="Hipervnculo"/>
            <w:noProof/>
          </w:rPr>
          <w:t>Ilustración 7. Diagrama de Despliegue. Fuente: propia</w:t>
        </w:r>
        <w:r>
          <w:rPr>
            <w:noProof/>
            <w:webHidden/>
          </w:rPr>
          <w:tab/>
        </w:r>
        <w:r>
          <w:rPr>
            <w:noProof/>
            <w:webHidden/>
          </w:rPr>
          <w:fldChar w:fldCharType="begin"/>
        </w:r>
        <w:r>
          <w:rPr>
            <w:noProof/>
            <w:webHidden/>
          </w:rPr>
          <w:instrText xml:space="preserve"> PAGEREF _Toc84013480 \h </w:instrText>
        </w:r>
        <w:r>
          <w:rPr>
            <w:noProof/>
            <w:webHidden/>
          </w:rPr>
        </w:r>
        <w:r>
          <w:rPr>
            <w:noProof/>
            <w:webHidden/>
          </w:rPr>
          <w:fldChar w:fldCharType="separate"/>
        </w:r>
        <w:r w:rsidR="00862817">
          <w:rPr>
            <w:noProof/>
            <w:webHidden/>
          </w:rPr>
          <w:t>39</w:t>
        </w:r>
        <w:r>
          <w:rPr>
            <w:noProof/>
            <w:webHidden/>
          </w:rPr>
          <w:fldChar w:fldCharType="end"/>
        </w:r>
      </w:hyperlink>
    </w:p>
    <w:p w14:paraId="4D2E3D85" w14:textId="37E990B5"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81" w:history="1">
        <w:r w:rsidRPr="00F71999">
          <w:rPr>
            <w:rStyle w:val="Hipervnculo"/>
            <w:noProof/>
          </w:rPr>
          <w:t>Ilustración 8. Diagrama de Secuencia</w:t>
        </w:r>
        <w:r>
          <w:rPr>
            <w:noProof/>
            <w:webHidden/>
          </w:rPr>
          <w:tab/>
        </w:r>
        <w:r>
          <w:rPr>
            <w:noProof/>
            <w:webHidden/>
          </w:rPr>
          <w:fldChar w:fldCharType="begin"/>
        </w:r>
        <w:r>
          <w:rPr>
            <w:noProof/>
            <w:webHidden/>
          </w:rPr>
          <w:instrText xml:space="preserve"> PAGEREF _Toc84013481 \h </w:instrText>
        </w:r>
        <w:r>
          <w:rPr>
            <w:noProof/>
            <w:webHidden/>
          </w:rPr>
        </w:r>
        <w:r>
          <w:rPr>
            <w:noProof/>
            <w:webHidden/>
          </w:rPr>
          <w:fldChar w:fldCharType="separate"/>
        </w:r>
        <w:r w:rsidR="00862817">
          <w:rPr>
            <w:noProof/>
            <w:webHidden/>
          </w:rPr>
          <w:t>41</w:t>
        </w:r>
        <w:r>
          <w:rPr>
            <w:noProof/>
            <w:webHidden/>
          </w:rPr>
          <w:fldChar w:fldCharType="end"/>
        </w:r>
      </w:hyperlink>
    </w:p>
    <w:p w14:paraId="01FAFE46" w14:textId="29E18577"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82" w:history="1">
        <w:r w:rsidRPr="00F71999">
          <w:rPr>
            <w:rStyle w:val="Hipervnculo"/>
            <w:noProof/>
          </w:rPr>
          <w:t>Ilustración 9. Arquitectura Multicapa. Fuente: propia</w:t>
        </w:r>
        <w:r>
          <w:rPr>
            <w:noProof/>
            <w:webHidden/>
          </w:rPr>
          <w:tab/>
        </w:r>
        <w:r>
          <w:rPr>
            <w:noProof/>
            <w:webHidden/>
          </w:rPr>
          <w:fldChar w:fldCharType="begin"/>
        </w:r>
        <w:r>
          <w:rPr>
            <w:noProof/>
            <w:webHidden/>
          </w:rPr>
          <w:instrText xml:space="preserve"> PAGEREF _Toc84013482 \h </w:instrText>
        </w:r>
        <w:r>
          <w:rPr>
            <w:noProof/>
            <w:webHidden/>
          </w:rPr>
        </w:r>
        <w:r>
          <w:rPr>
            <w:noProof/>
            <w:webHidden/>
          </w:rPr>
          <w:fldChar w:fldCharType="separate"/>
        </w:r>
        <w:r w:rsidR="00862817">
          <w:rPr>
            <w:noProof/>
            <w:webHidden/>
          </w:rPr>
          <w:t>42</w:t>
        </w:r>
        <w:r>
          <w:rPr>
            <w:noProof/>
            <w:webHidden/>
          </w:rPr>
          <w:fldChar w:fldCharType="end"/>
        </w:r>
      </w:hyperlink>
    </w:p>
    <w:p w14:paraId="14F96693" w14:textId="1EA28D86"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83" w:history="1">
        <w:r w:rsidRPr="00F71999">
          <w:rPr>
            <w:rStyle w:val="Hipervnculo"/>
            <w:noProof/>
          </w:rPr>
          <w:t>Ilustración 8. MVC. Fuente: propia</w:t>
        </w:r>
        <w:r>
          <w:rPr>
            <w:noProof/>
            <w:webHidden/>
          </w:rPr>
          <w:tab/>
        </w:r>
        <w:r>
          <w:rPr>
            <w:noProof/>
            <w:webHidden/>
          </w:rPr>
          <w:fldChar w:fldCharType="begin"/>
        </w:r>
        <w:r>
          <w:rPr>
            <w:noProof/>
            <w:webHidden/>
          </w:rPr>
          <w:instrText xml:space="preserve"> PAGEREF _Toc84013483 \h </w:instrText>
        </w:r>
        <w:r>
          <w:rPr>
            <w:noProof/>
            <w:webHidden/>
          </w:rPr>
        </w:r>
        <w:r>
          <w:rPr>
            <w:noProof/>
            <w:webHidden/>
          </w:rPr>
          <w:fldChar w:fldCharType="separate"/>
        </w:r>
        <w:r w:rsidR="00862817">
          <w:rPr>
            <w:noProof/>
            <w:webHidden/>
          </w:rPr>
          <w:t>45</w:t>
        </w:r>
        <w:r>
          <w:rPr>
            <w:noProof/>
            <w:webHidden/>
          </w:rPr>
          <w:fldChar w:fldCharType="end"/>
        </w:r>
      </w:hyperlink>
    </w:p>
    <w:p w14:paraId="3EE0D026" w14:textId="1A8CBD5B"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84" w:history="1">
        <w:r w:rsidRPr="00F71999">
          <w:rPr>
            <w:rStyle w:val="Hipervnculo"/>
            <w:noProof/>
          </w:rPr>
          <w:t>Ilustración 10. Población. Fuente: Propia (freepick)</w:t>
        </w:r>
        <w:r>
          <w:rPr>
            <w:noProof/>
            <w:webHidden/>
          </w:rPr>
          <w:tab/>
        </w:r>
        <w:r>
          <w:rPr>
            <w:noProof/>
            <w:webHidden/>
          </w:rPr>
          <w:fldChar w:fldCharType="begin"/>
        </w:r>
        <w:r>
          <w:rPr>
            <w:noProof/>
            <w:webHidden/>
          </w:rPr>
          <w:instrText xml:space="preserve"> PAGEREF _Toc84013484 \h </w:instrText>
        </w:r>
        <w:r>
          <w:rPr>
            <w:noProof/>
            <w:webHidden/>
          </w:rPr>
        </w:r>
        <w:r>
          <w:rPr>
            <w:noProof/>
            <w:webHidden/>
          </w:rPr>
          <w:fldChar w:fldCharType="separate"/>
        </w:r>
        <w:r w:rsidR="00862817">
          <w:rPr>
            <w:noProof/>
            <w:webHidden/>
          </w:rPr>
          <w:t>47</w:t>
        </w:r>
        <w:r>
          <w:rPr>
            <w:noProof/>
            <w:webHidden/>
          </w:rPr>
          <w:fldChar w:fldCharType="end"/>
        </w:r>
      </w:hyperlink>
    </w:p>
    <w:p w14:paraId="519E1BDE" w14:textId="20E46C68"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85" w:history="1">
        <w:r w:rsidRPr="00F71999">
          <w:rPr>
            <w:rStyle w:val="Hipervnculo"/>
            <w:noProof/>
          </w:rPr>
          <w:t>Ilustración 11. Muestra. Fuente: propia (freepick)</w:t>
        </w:r>
        <w:r>
          <w:rPr>
            <w:noProof/>
            <w:webHidden/>
          </w:rPr>
          <w:tab/>
        </w:r>
        <w:r>
          <w:rPr>
            <w:noProof/>
            <w:webHidden/>
          </w:rPr>
          <w:fldChar w:fldCharType="begin"/>
        </w:r>
        <w:r>
          <w:rPr>
            <w:noProof/>
            <w:webHidden/>
          </w:rPr>
          <w:instrText xml:space="preserve"> PAGEREF _Toc84013485 \h </w:instrText>
        </w:r>
        <w:r>
          <w:rPr>
            <w:noProof/>
            <w:webHidden/>
          </w:rPr>
        </w:r>
        <w:r>
          <w:rPr>
            <w:noProof/>
            <w:webHidden/>
          </w:rPr>
          <w:fldChar w:fldCharType="separate"/>
        </w:r>
        <w:r w:rsidR="00862817">
          <w:rPr>
            <w:noProof/>
            <w:webHidden/>
          </w:rPr>
          <w:t>48</w:t>
        </w:r>
        <w:r>
          <w:rPr>
            <w:noProof/>
            <w:webHidden/>
          </w:rPr>
          <w:fldChar w:fldCharType="end"/>
        </w:r>
      </w:hyperlink>
    </w:p>
    <w:p w14:paraId="399FFA3A" w14:textId="361F1A6B"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86" w:history="1">
        <w:r w:rsidRPr="00F71999">
          <w:rPr>
            <w:rStyle w:val="Hipervnculo"/>
            <w:noProof/>
          </w:rPr>
          <w:t>Ilustración 12. Encuesta</w:t>
        </w:r>
        <w:r>
          <w:rPr>
            <w:noProof/>
            <w:webHidden/>
          </w:rPr>
          <w:tab/>
        </w:r>
        <w:r>
          <w:rPr>
            <w:noProof/>
            <w:webHidden/>
          </w:rPr>
          <w:fldChar w:fldCharType="begin"/>
        </w:r>
        <w:r>
          <w:rPr>
            <w:noProof/>
            <w:webHidden/>
          </w:rPr>
          <w:instrText xml:space="preserve"> PAGEREF _Toc84013486 \h </w:instrText>
        </w:r>
        <w:r>
          <w:rPr>
            <w:noProof/>
            <w:webHidden/>
          </w:rPr>
        </w:r>
        <w:r>
          <w:rPr>
            <w:noProof/>
            <w:webHidden/>
          </w:rPr>
          <w:fldChar w:fldCharType="separate"/>
        </w:r>
        <w:r w:rsidR="00862817">
          <w:rPr>
            <w:noProof/>
            <w:webHidden/>
          </w:rPr>
          <w:t>51</w:t>
        </w:r>
        <w:r>
          <w:rPr>
            <w:noProof/>
            <w:webHidden/>
          </w:rPr>
          <w:fldChar w:fldCharType="end"/>
        </w:r>
      </w:hyperlink>
    </w:p>
    <w:p w14:paraId="494F5019" w14:textId="1A3F8B3D"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87" w:history="1">
        <w:r w:rsidRPr="00F71999">
          <w:rPr>
            <w:rStyle w:val="Hipervnculo"/>
            <w:noProof/>
          </w:rPr>
          <w:t>Ilustración 13.  Conversación. Fuente: Freepick.com</w:t>
        </w:r>
        <w:r>
          <w:rPr>
            <w:noProof/>
            <w:webHidden/>
          </w:rPr>
          <w:tab/>
        </w:r>
        <w:r>
          <w:rPr>
            <w:noProof/>
            <w:webHidden/>
          </w:rPr>
          <w:fldChar w:fldCharType="begin"/>
        </w:r>
        <w:r>
          <w:rPr>
            <w:noProof/>
            <w:webHidden/>
          </w:rPr>
          <w:instrText xml:space="preserve"> PAGEREF _Toc84013487 \h </w:instrText>
        </w:r>
        <w:r>
          <w:rPr>
            <w:noProof/>
            <w:webHidden/>
          </w:rPr>
        </w:r>
        <w:r>
          <w:rPr>
            <w:noProof/>
            <w:webHidden/>
          </w:rPr>
          <w:fldChar w:fldCharType="separate"/>
        </w:r>
        <w:r w:rsidR="00862817">
          <w:rPr>
            <w:noProof/>
            <w:webHidden/>
          </w:rPr>
          <w:t>52</w:t>
        </w:r>
        <w:r>
          <w:rPr>
            <w:noProof/>
            <w:webHidden/>
          </w:rPr>
          <w:fldChar w:fldCharType="end"/>
        </w:r>
      </w:hyperlink>
    </w:p>
    <w:p w14:paraId="02C09E6F" w14:textId="6BE02D1B" w:rsidR="00852435" w:rsidRDefault="00852435">
      <w:pPr>
        <w:pStyle w:val="Tabladeilustraciones"/>
        <w:tabs>
          <w:tab w:val="right" w:leader="dot" w:pos="9111"/>
        </w:tabs>
        <w:rPr>
          <w:rFonts w:asciiTheme="minorHAnsi" w:eastAsiaTheme="minorEastAsia" w:hAnsiTheme="minorHAnsi" w:cstheme="minorBidi"/>
          <w:noProof/>
          <w:sz w:val="22"/>
          <w:szCs w:val="22"/>
          <w:lang w:eastAsia="es-CO"/>
        </w:rPr>
      </w:pPr>
      <w:hyperlink w:anchor="_Toc84013488" w:history="1">
        <w:r w:rsidRPr="00F71999">
          <w:rPr>
            <w:rStyle w:val="Hipervnculo"/>
            <w:noProof/>
          </w:rPr>
          <w:t>Ilustración 14. Documentación. Fuente Freepick.com</w:t>
        </w:r>
        <w:r>
          <w:rPr>
            <w:noProof/>
            <w:webHidden/>
          </w:rPr>
          <w:tab/>
        </w:r>
        <w:r>
          <w:rPr>
            <w:noProof/>
            <w:webHidden/>
          </w:rPr>
          <w:fldChar w:fldCharType="begin"/>
        </w:r>
        <w:r>
          <w:rPr>
            <w:noProof/>
            <w:webHidden/>
          </w:rPr>
          <w:instrText xml:space="preserve"> PAGEREF _Toc84013488 \h </w:instrText>
        </w:r>
        <w:r>
          <w:rPr>
            <w:noProof/>
            <w:webHidden/>
          </w:rPr>
        </w:r>
        <w:r>
          <w:rPr>
            <w:noProof/>
            <w:webHidden/>
          </w:rPr>
          <w:fldChar w:fldCharType="separate"/>
        </w:r>
        <w:r w:rsidR="00862817">
          <w:rPr>
            <w:noProof/>
            <w:webHidden/>
          </w:rPr>
          <w:t>53</w:t>
        </w:r>
        <w:r>
          <w:rPr>
            <w:noProof/>
            <w:webHidden/>
          </w:rPr>
          <w:fldChar w:fldCharType="end"/>
        </w:r>
      </w:hyperlink>
    </w:p>
    <w:p w14:paraId="1D7C1D80" w14:textId="328AC983" w:rsidR="008606D2" w:rsidRPr="00852435" w:rsidRDefault="0081122A">
      <w:r w:rsidRPr="00852435">
        <w:fldChar w:fldCharType="end"/>
      </w:r>
    </w:p>
    <w:p w14:paraId="34F7A5E3" w14:textId="77777777" w:rsidR="005256D3" w:rsidRPr="00852435" w:rsidRDefault="005256D3"/>
    <w:p w14:paraId="1BA3CA5C" w14:textId="77777777" w:rsidR="005256D3" w:rsidRPr="00852435" w:rsidRDefault="005256D3"/>
    <w:p w14:paraId="7596FD8A" w14:textId="77777777" w:rsidR="005256D3" w:rsidRPr="00852435" w:rsidRDefault="005256D3"/>
    <w:p w14:paraId="3C899A55" w14:textId="77777777" w:rsidR="005256D3" w:rsidRPr="00852435" w:rsidRDefault="005256D3"/>
    <w:p w14:paraId="05F28AD2" w14:textId="4D567E05" w:rsidR="003B2D1B" w:rsidRPr="00852435" w:rsidRDefault="003B2D1B">
      <w:pPr>
        <w:spacing w:line="240" w:lineRule="auto"/>
        <w:ind w:firstLine="0"/>
        <w:jc w:val="left"/>
      </w:pPr>
      <w:r w:rsidRPr="00852435">
        <w:br w:type="page"/>
      </w:r>
    </w:p>
    <w:p w14:paraId="56752266" w14:textId="14C71387" w:rsidR="003B2D1B" w:rsidRPr="00852435" w:rsidRDefault="001937CD" w:rsidP="003B2D1B">
      <w:pPr>
        <w:pStyle w:val="UMBTituloantesIndice"/>
        <w:rPr>
          <w:sz w:val="24"/>
        </w:rPr>
      </w:pPr>
      <w:r w:rsidRPr="00852435">
        <w:rPr>
          <w:sz w:val="24"/>
        </w:rPr>
        <w:lastRenderedPageBreak/>
        <w:t>LISTA DE TABLAS</w:t>
      </w:r>
    </w:p>
    <w:p w14:paraId="34EBCC8F" w14:textId="768B1C93" w:rsidR="005F500A" w:rsidRPr="00852435" w:rsidRDefault="005F500A" w:rsidP="003B2D1B">
      <w:pPr>
        <w:pStyle w:val="UMBTituloantesIndice"/>
        <w:rPr>
          <w:sz w:val="24"/>
        </w:rPr>
      </w:pPr>
    </w:p>
    <w:p w14:paraId="51D42AFD" w14:textId="75E8C7E1" w:rsidR="0081122A" w:rsidRPr="00852435" w:rsidRDefault="0081122A" w:rsidP="003B2D1B">
      <w:pPr>
        <w:pStyle w:val="UMBTituloantesIndice"/>
        <w:rPr>
          <w:b w:val="0"/>
          <w:sz w:val="24"/>
        </w:rPr>
      </w:pP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t xml:space="preserve">   </w:t>
      </w:r>
      <w:r w:rsidRPr="00852435">
        <w:rPr>
          <w:b w:val="0"/>
          <w:sz w:val="24"/>
        </w:rPr>
        <w:t>Pág.</w:t>
      </w:r>
    </w:p>
    <w:p w14:paraId="3F51664D" w14:textId="3E967D99" w:rsidR="00204CEE" w:rsidRDefault="005F500A">
      <w:pPr>
        <w:pStyle w:val="Tabladeilustraciones"/>
        <w:tabs>
          <w:tab w:val="right" w:leader="dot" w:pos="9111"/>
        </w:tabs>
        <w:rPr>
          <w:rFonts w:asciiTheme="minorHAnsi" w:eastAsiaTheme="minorEastAsia" w:hAnsiTheme="minorHAnsi" w:cstheme="minorBidi"/>
          <w:noProof/>
          <w:sz w:val="22"/>
          <w:szCs w:val="22"/>
          <w:lang w:eastAsia="es-CO"/>
        </w:rPr>
      </w:pPr>
      <w:r w:rsidRPr="00852435">
        <w:fldChar w:fldCharType="begin"/>
      </w:r>
      <w:r w:rsidRPr="00852435">
        <w:instrText xml:space="preserve"> TOC \h \z \c "Tabla" </w:instrText>
      </w:r>
      <w:r w:rsidRPr="00852435">
        <w:fldChar w:fldCharType="separate"/>
      </w:r>
      <w:hyperlink w:anchor="_Toc84013540" w:history="1">
        <w:r w:rsidR="00204CEE" w:rsidRPr="004C7134">
          <w:rPr>
            <w:rStyle w:val="Hipervnculo"/>
            <w:noProof/>
          </w:rPr>
          <w:t>Tabla 1. Cuadro comparativo</w:t>
        </w:r>
        <w:r w:rsidR="00204CEE">
          <w:rPr>
            <w:noProof/>
            <w:webHidden/>
          </w:rPr>
          <w:tab/>
        </w:r>
        <w:r w:rsidR="00204CEE">
          <w:rPr>
            <w:noProof/>
            <w:webHidden/>
          </w:rPr>
          <w:fldChar w:fldCharType="begin"/>
        </w:r>
        <w:r w:rsidR="00204CEE">
          <w:rPr>
            <w:noProof/>
            <w:webHidden/>
          </w:rPr>
          <w:instrText xml:space="preserve"> PAGEREF _Toc84013540 \h </w:instrText>
        </w:r>
        <w:r w:rsidR="00204CEE">
          <w:rPr>
            <w:noProof/>
            <w:webHidden/>
          </w:rPr>
        </w:r>
        <w:r w:rsidR="00204CEE">
          <w:rPr>
            <w:noProof/>
            <w:webHidden/>
          </w:rPr>
          <w:fldChar w:fldCharType="separate"/>
        </w:r>
        <w:r w:rsidR="00862817">
          <w:rPr>
            <w:noProof/>
            <w:webHidden/>
          </w:rPr>
          <w:t>18</w:t>
        </w:r>
        <w:r w:rsidR="00204CEE">
          <w:rPr>
            <w:noProof/>
            <w:webHidden/>
          </w:rPr>
          <w:fldChar w:fldCharType="end"/>
        </w:r>
      </w:hyperlink>
    </w:p>
    <w:p w14:paraId="30CE62E7" w14:textId="45E12A62"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41" w:history="1">
        <w:r w:rsidRPr="004C7134">
          <w:rPr>
            <w:rStyle w:val="Hipervnculo"/>
            <w:noProof/>
          </w:rPr>
          <w:t>Tabla 2. Organigrama mes de febrero</w:t>
        </w:r>
        <w:r>
          <w:rPr>
            <w:noProof/>
            <w:webHidden/>
          </w:rPr>
          <w:tab/>
        </w:r>
        <w:r>
          <w:rPr>
            <w:noProof/>
            <w:webHidden/>
          </w:rPr>
          <w:fldChar w:fldCharType="begin"/>
        </w:r>
        <w:r>
          <w:rPr>
            <w:noProof/>
            <w:webHidden/>
          </w:rPr>
          <w:instrText xml:space="preserve"> PAGEREF _Toc84013541 \h </w:instrText>
        </w:r>
        <w:r>
          <w:rPr>
            <w:noProof/>
            <w:webHidden/>
          </w:rPr>
        </w:r>
        <w:r>
          <w:rPr>
            <w:noProof/>
            <w:webHidden/>
          </w:rPr>
          <w:fldChar w:fldCharType="separate"/>
        </w:r>
        <w:r w:rsidR="00862817">
          <w:rPr>
            <w:noProof/>
            <w:webHidden/>
          </w:rPr>
          <w:t>31</w:t>
        </w:r>
        <w:r>
          <w:rPr>
            <w:noProof/>
            <w:webHidden/>
          </w:rPr>
          <w:fldChar w:fldCharType="end"/>
        </w:r>
      </w:hyperlink>
    </w:p>
    <w:p w14:paraId="78B503F8" w14:textId="7B1DD5C3"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42" w:history="1">
        <w:r w:rsidRPr="004C7134">
          <w:rPr>
            <w:rStyle w:val="Hipervnculo"/>
            <w:noProof/>
          </w:rPr>
          <w:t>Tabla 3. Organigrama mes de marzo</w:t>
        </w:r>
        <w:r>
          <w:rPr>
            <w:noProof/>
            <w:webHidden/>
          </w:rPr>
          <w:tab/>
        </w:r>
        <w:r>
          <w:rPr>
            <w:noProof/>
            <w:webHidden/>
          </w:rPr>
          <w:fldChar w:fldCharType="begin"/>
        </w:r>
        <w:r>
          <w:rPr>
            <w:noProof/>
            <w:webHidden/>
          </w:rPr>
          <w:instrText xml:space="preserve"> PAGEREF _Toc84013542 \h </w:instrText>
        </w:r>
        <w:r>
          <w:rPr>
            <w:noProof/>
            <w:webHidden/>
          </w:rPr>
        </w:r>
        <w:r>
          <w:rPr>
            <w:noProof/>
            <w:webHidden/>
          </w:rPr>
          <w:fldChar w:fldCharType="separate"/>
        </w:r>
        <w:r w:rsidR="00862817">
          <w:rPr>
            <w:noProof/>
            <w:webHidden/>
          </w:rPr>
          <w:t>32</w:t>
        </w:r>
        <w:r>
          <w:rPr>
            <w:noProof/>
            <w:webHidden/>
          </w:rPr>
          <w:fldChar w:fldCharType="end"/>
        </w:r>
      </w:hyperlink>
    </w:p>
    <w:p w14:paraId="536628F2" w14:textId="57E79C92"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43" w:history="1">
        <w:r w:rsidRPr="004C7134">
          <w:rPr>
            <w:rStyle w:val="Hipervnculo"/>
            <w:noProof/>
          </w:rPr>
          <w:t>Tabla 4. Organigrama mes de abril</w:t>
        </w:r>
        <w:r>
          <w:rPr>
            <w:noProof/>
            <w:webHidden/>
          </w:rPr>
          <w:tab/>
        </w:r>
        <w:r>
          <w:rPr>
            <w:noProof/>
            <w:webHidden/>
          </w:rPr>
          <w:fldChar w:fldCharType="begin"/>
        </w:r>
        <w:r>
          <w:rPr>
            <w:noProof/>
            <w:webHidden/>
          </w:rPr>
          <w:instrText xml:space="preserve"> PAGEREF _Toc84013543 \h </w:instrText>
        </w:r>
        <w:r>
          <w:rPr>
            <w:noProof/>
            <w:webHidden/>
          </w:rPr>
        </w:r>
        <w:r>
          <w:rPr>
            <w:noProof/>
            <w:webHidden/>
          </w:rPr>
          <w:fldChar w:fldCharType="separate"/>
        </w:r>
        <w:r w:rsidR="00862817">
          <w:rPr>
            <w:noProof/>
            <w:webHidden/>
          </w:rPr>
          <w:t>32</w:t>
        </w:r>
        <w:r>
          <w:rPr>
            <w:noProof/>
            <w:webHidden/>
          </w:rPr>
          <w:fldChar w:fldCharType="end"/>
        </w:r>
      </w:hyperlink>
    </w:p>
    <w:p w14:paraId="113D9C77" w14:textId="05033C33"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44" w:history="1">
        <w:r w:rsidRPr="004C7134">
          <w:rPr>
            <w:rStyle w:val="Hipervnculo"/>
            <w:noProof/>
          </w:rPr>
          <w:t>Tabla 5. Organigrama mes de mayo</w:t>
        </w:r>
        <w:r>
          <w:rPr>
            <w:noProof/>
            <w:webHidden/>
          </w:rPr>
          <w:tab/>
        </w:r>
        <w:r>
          <w:rPr>
            <w:noProof/>
            <w:webHidden/>
          </w:rPr>
          <w:fldChar w:fldCharType="begin"/>
        </w:r>
        <w:r>
          <w:rPr>
            <w:noProof/>
            <w:webHidden/>
          </w:rPr>
          <w:instrText xml:space="preserve"> PAGEREF _Toc84013544 \h </w:instrText>
        </w:r>
        <w:r>
          <w:rPr>
            <w:noProof/>
            <w:webHidden/>
          </w:rPr>
        </w:r>
        <w:r>
          <w:rPr>
            <w:noProof/>
            <w:webHidden/>
          </w:rPr>
          <w:fldChar w:fldCharType="separate"/>
        </w:r>
        <w:r w:rsidR="00862817">
          <w:rPr>
            <w:noProof/>
            <w:webHidden/>
          </w:rPr>
          <w:t>32</w:t>
        </w:r>
        <w:r>
          <w:rPr>
            <w:noProof/>
            <w:webHidden/>
          </w:rPr>
          <w:fldChar w:fldCharType="end"/>
        </w:r>
      </w:hyperlink>
    </w:p>
    <w:p w14:paraId="03A83ED3" w14:textId="0D234E5E"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45" w:history="1">
        <w:r w:rsidRPr="004C7134">
          <w:rPr>
            <w:rStyle w:val="Hipervnculo"/>
            <w:noProof/>
          </w:rPr>
          <w:t>Tabla 6. Presupuesto global</w:t>
        </w:r>
        <w:r>
          <w:rPr>
            <w:noProof/>
            <w:webHidden/>
          </w:rPr>
          <w:tab/>
        </w:r>
        <w:r>
          <w:rPr>
            <w:noProof/>
            <w:webHidden/>
          </w:rPr>
          <w:fldChar w:fldCharType="begin"/>
        </w:r>
        <w:r>
          <w:rPr>
            <w:noProof/>
            <w:webHidden/>
          </w:rPr>
          <w:instrText xml:space="preserve"> PAGEREF _Toc84013545 \h </w:instrText>
        </w:r>
        <w:r>
          <w:rPr>
            <w:noProof/>
            <w:webHidden/>
          </w:rPr>
        </w:r>
        <w:r>
          <w:rPr>
            <w:noProof/>
            <w:webHidden/>
          </w:rPr>
          <w:fldChar w:fldCharType="separate"/>
        </w:r>
        <w:r w:rsidR="00862817">
          <w:rPr>
            <w:noProof/>
            <w:webHidden/>
          </w:rPr>
          <w:t>33</w:t>
        </w:r>
        <w:r>
          <w:rPr>
            <w:noProof/>
            <w:webHidden/>
          </w:rPr>
          <w:fldChar w:fldCharType="end"/>
        </w:r>
      </w:hyperlink>
    </w:p>
    <w:p w14:paraId="687EE3F7" w14:textId="009113F9"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46" w:history="1">
        <w:r w:rsidRPr="004C7134">
          <w:rPr>
            <w:rStyle w:val="Hipervnculo"/>
            <w:noProof/>
          </w:rPr>
          <w:t>Tabla 7. Modelo Entidad Relación</w:t>
        </w:r>
        <w:r>
          <w:rPr>
            <w:noProof/>
            <w:webHidden/>
          </w:rPr>
          <w:tab/>
        </w:r>
        <w:r>
          <w:rPr>
            <w:noProof/>
            <w:webHidden/>
          </w:rPr>
          <w:fldChar w:fldCharType="begin"/>
        </w:r>
        <w:r>
          <w:rPr>
            <w:noProof/>
            <w:webHidden/>
          </w:rPr>
          <w:instrText xml:space="preserve"> PAGEREF _Toc84013546 \h </w:instrText>
        </w:r>
        <w:r>
          <w:rPr>
            <w:noProof/>
            <w:webHidden/>
          </w:rPr>
        </w:r>
        <w:r>
          <w:rPr>
            <w:noProof/>
            <w:webHidden/>
          </w:rPr>
          <w:fldChar w:fldCharType="separate"/>
        </w:r>
        <w:r w:rsidR="00862817">
          <w:rPr>
            <w:noProof/>
            <w:webHidden/>
          </w:rPr>
          <w:t>40</w:t>
        </w:r>
        <w:r>
          <w:rPr>
            <w:noProof/>
            <w:webHidden/>
          </w:rPr>
          <w:fldChar w:fldCharType="end"/>
        </w:r>
      </w:hyperlink>
    </w:p>
    <w:p w14:paraId="66FC6739" w14:textId="2460519E"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47" w:history="1">
        <w:r w:rsidRPr="004C7134">
          <w:rPr>
            <w:rStyle w:val="Hipervnculo"/>
            <w:noProof/>
          </w:rPr>
          <w:t>Tabla 7. Encuesta satisfactoria</w:t>
        </w:r>
        <w:r>
          <w:rPr>
            <w:noProof/>
            <w:webHidden/>
          </w:rPr>
          <w:tab/>
        </w:r>
        <w:r>
          <w:rPr>
            <w:noProof/>
            <w:webHidden/>
          </w:rPr>
          <w:fldChar w:fldCharType="begin"/>
        </w:r>
        <w:r>
          <w:rPr>
            <w:noProof/>
            <w:webHidden/>
          </w:rPr>
          <w:instrText xml:space="preserve"> PAGEREF _Toc84013547 \h </w:instrText>
        </w:r>
        <w:r>
          <w:rPr>
            <w:noProof/>
            <w:webHidden/>
          </w:rPr>
        </w:r>
        <w:r>
          <w:rPr>
            <w:noProof/>
            <w:webHidden/>
          </w:rPr>
          <w:fldChar w:fldCharType="separate"/>
        </w:r>
        <w:r w:rsidR="00862817">
          <w:rPr>
            <w:noProof/>
            <w:webHidden/>
          </w:rPr>
          <w:t>53</w:t>
        </w:r>
        <w:r>
          <w:rPr>
            <w:noProof/>
            <w:webHidden/>
          </w:rPr>
          <w:fldChar w:fldCharType="end"/>
        </w:r>
      </w:hyperlink>
    </w:p>
    <w:p w14:paraId="7C10F681" w14:textId="7B8A1415"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48" w:history="1">
        <w:r w:rsidRPr="004C7134">
          <w:rPr>
            <w:rStyle w:val="Hipervnculo"/>
            <w:noProof/>
          </w:rPr>
          <w:t>Tabla 8. Resultados de encuestas</w:t>
        </w:r>
        <w:r>
          <w:rPr>
            <w:noProof/>
            <w:webHidden/>
          </w:rPr>
          <w:tab/>
        </w:r>
        <w:r>
          <w:rPr>
            <w:noProof/>
            <w:webHidden/>
          </w:rPr>
          <w:fldChar w:fldCharType="begin"/>
        </w:r>
        <w:r>
          <w:rPr>
            <w:noProof/>
            <w:webHidden/>
          </w:rPr>
          <w:instrText xml:space="preserve"> PAGEREF _Toc84013548 \h </w:instrText>
        </w:r>
        <w:r>
          <w:rPr>
            <w:noProof/>
            <w:webHidden/>
          </w:rPr>
        </w:r>
        <w:r>
          <w:rPr>
            <w:noProof/>
            <w:webHidden/>
          </w:rPr>
          <w:fldChar w:fldCharType="separate"/>
        </w:r>
        <w:r w:rsidR="00862817">
          <w:rPr>
            <w:noProof/>
            <w:webHidden/>
          </w:rPr>
          <w:t>57</w:t>
        </w:r>
        <w:r>
          <w:rPr>
            <w:noProof/>
            <w:webHidden/>
          </w:rPr>
          <w:fldChar w:fldCharType="end"/>
        </w:r>
      </w:hyperlink>
    </w:p>
    <w:p w14:paraId="21321CE9" w14:textId="31CDBC48" w:rsidR="005F500A" w:rsidRPr="00852435" w:rsidRDefault="005F500A" w:rsidP="003B2D1B">
      <w:pPr>
        <w:pStyle w:val="UMBTituloantesIndice"/>
        <w:rPr>
          <w:sz w:val="24"/>
        </w:rPr>
      </w:pPr>
      <w:r w:rsidRPr="00852435">
        <w:rPr>
          <w:sz w:val="24"/>
        </w:rPr>
        <w:fldChar w:fldCharType="end"/>
      </w:r>
    </w:p>
    <w:p w14:paraId="0A2D5445" w14:textId="77777777" w:rsidR="005256D3" w:rsidRPr="00852435" w:rsidRDefault="005256D3"/>
    <w:p w14:paraId="44C448E5" w14:textId="77777777" w:rsidR="005256D3" w:rsidRPr="00852435" w:rsidRDefault="005256D3"/>
    <w:p w14:paraId="392D5248" w14:textId="77777777" w:rsidR="005256D3" w:rsidRPr="00852435" w:rsidRDefault="005256D3"/>
    <w:p w14:paraId="57872F4D" w14:textId="7359846B" w:rsidR="0081122A" w:rsidRPr="00852435" w:rsidRDefault="0081122A">
      <w:pPr>
        <w:spacing w:line="240" w:lineRule="auto"/>
        <w:ind w:firstLine="0"/>
        <w:jc w:val="left"/>
        <w:rPr>
          <w:b/>
        </w:rPr>
      </w:pPr>
      <w:r w:rsidRPr="00852435">
        <w:br w:type="page"/>
      </w:r>
    </w:p>
    <w:p w14:paraId="3ABAB60F" w14:textId="2BD14320" w:rsidR="0081122A" w:rsidRPr="00852435" w:rsidRDefault="001937CD" w:rsidP="0081122A">
      <w:pPr>
        <w:pStyle w:val="UMBTituloantesIndice"/>
        <w:rPr>
          <w:sz w:val="24"/>
        </w:rPr>
      </w:pPr>
      <w:r w:rsidRPr="00852435">
        <w:rPr>
          <w:sz w:val="24"/>
        </w:rPr>
        <w:lastRenderedPageBreak/>
        <w:t>LISTA DE GRÁFICAS</w:t>
      </w:r>
    </w:p>
    <w:p w14:paraId="63A0E4A4" w14:textId="77777777" w:rsidR="0081122A" w:rsidRPr="00852435" w:rsidRDefault="0081122A">
      <w:pPr>
        <w:pStyle w:val="Tabladeilustraciones"/>
        <w:tabs>
          <w:tab w:val="right" w:leader="dot" w:pos="9111"/>
        </w:tabs>
      </w:pPr>
    </w:p>
    <w:p w14:paraId="31CA801E" w14:textId="06CE18DC" w:rsidR="005377F9" w:rsidRPr="00852435" w:rsidRDefault="005377F9" w:rsidP="005377F9">
      <w:pPr>
        <w:pStyle w:val="UMBTituloantesIndice"/>
        <w:rPr>
          <w:sz w:val="24"/>
        </w:rPr>
      </w:pP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r>
      <w:r w:rsidRPr="00852435">
        <w:rPr>
          <w:sz w:val="24"/>
        </w:rPr>
        <w:tab/>
        <w:t xml:space="preserve">  </w:t>
      </w:r>
      <w:r w:rsidRPr="00852435">
        <w:rPr>
          <w:b w:val="0"/>
          <w:sz w:val="24"/>
        </w:rPr>
        <w:t>Pág</w:t>
      </w:r>
      <w:r w:rsidRPr="00852435">
        <w:rPr>
          <w:sz w:val="24"/>
        </w:rPr>
        <w:t>.</w:t>
      </w:r>
    </w:p>
    <w:p w14:paraId="7EEEFA23" w14:textId="30880FC8" w:rsidR="00204CEE" w:rsidRDefault="0081122A">
      <w:pPr>
        <w:pStyle w:val="Tabladeilustraciones"/>
        <w:tabs>
          <w:tab w:val="right" w:leader="dot" w:pos="9111"/>
        </w:tabs>
        <w:rPr>
          <w:rFonts w:asciiTheme="minorHAnsi" w:eastAsiaTheme="minorEastAsia" w:hAnsiTheme="minorHAnsi" w:cstheme="minorBidi"/>
          <w:noProof/>
          <w:sz w:val="22"/>
          <w:szCs w:val="22"/>
          <w:lang w:eastAsia="es-CO"/>
        </w:rPr>
      </w:pPr>
      <w:r w:rsidRPr="00852435">
        <w:fldChar w:fldCharType="begin"/>
      </w:r>
      <w:r w:rsidRPr="00852435">
        <w:instrText xml:space="preserve"> TOC \h \z \c "Gráfica" </w:instrText>
      </w:r>
      <w:r w:rsidRPr="00852435">
        <w:fldChar w:fldCharType="separate"/>
      </w:r>
      <w:hyperlink w:anchor="_Toc84013516" w:history="1">
        <w:r w:rsidR="00204CEE" w:rsidRPr="001823BA">
          <w:rPr>
            <w:rStyle w:val="Hipervnculo"/>
            <w:noProof/>
          </w:rPr>
          <w:t>Gráfica 1. Porcentaje. Fuente: propia (freepick)</w:t>
        </w:r>
        <w:r w:rsidR="00204CEE">
          <w:rPr>
            <w:noProof/>
            <w:webHidden/>
          </w:rPr>
          <w:tab/>
        </w:r>
        <w:r w:rsidR="00204CEE">
          <w:rPr>
            <w:noProof/>
            <w:webHidden/>
          </w:rPr>
          <w:fldChar w:fldCharType="begin"/>
        </w:r>
        <w:r w:rsidR="00204CEE">
          <w:rPr>
            <w:noProof/>
            <w:webHidden/>
          </w:rPr>
          <w:instrText xml:space="preserve"> PAGEREF _Toc84013516 \h </w:instrText>
        </w:r>
        <w:r w:rsidR="00204CEE">
          <w:rPr>
            <w:noProof/>
            <w:webHidden/>
          </w:rPr>
        </w:r>
        <w:r w:rsidR="00204CEE">
          <w:rPr>
            <w:noProof/>
            <w:webHidden/>
          </w:rPr>
          <w:fldChar w:fldCharType="separate"/>
        </w:r>
        <w:r w:rsidR="00862817">
          <w:rPr>
            <w:noProof/>
            <w:webHidden/>
          </w:rPr>
          <w:t>49</w:t>
        </w:r>
        <w:r w:rsidR="00204CEE">
          <w:rPr>
            <w:noProof/>
            <w:webHidden/>
          </w:rPr>
          <w:fldChar w:fldCharType="end"/>
        </w:r>
      </w:hyperlink>
    </w:p>
    <w:p w14:paraId="30FF0ADA" w14:textId="11A48320"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17" w:history="1">
        <w:r w:rsidRPr="001823BA">
          <w:rPr>
            <w:rStyle w:val="Hipervnculo"/>
            <w:noProof/>
          </w:rPr>
          <w:t>Gráfica 2. Porcentaje Años</w:t>
        </w:r>
        <w:r>
          <w:rPr>
            <w:noProof/>
            <w:webHidden/>
          </w:rPr>
          <w:tab/>
        </w:r>
        <w:r>
          <w:rPr>
            <w:noProof/>
            <w:webHidden/>
          </w:rPr>
          <w:fldChar w:fldCharType="begin"/>
        </w:r>
        <w:r>
          <w:rPr>
            <w:noProof/>
            <w:webHidden/>
          </w:rPr>
          <w:instrText xml:space="preserve"> PAGEREF _Toc84013517 \h </w:instrText>
        </w:r>
        <w:r>
          <w:rPr>
            <w:noProof/>
            <w:webHidden/>
          </w:rPr>
        </w:r>
        <w:r>
          <w:rPr>
            <w:noProof/>
            <w:webHidden/>
          </w:rPr>
          <w:fldChar w:fldCharType="separate"/>
        </w:r>
        <w:r w:rsidR="00862817">
          <w:rPr>
            <w:noProof/>
            <w:webHidden/>
          </w:rPr>
          <w:t>50</w:t>
        </w:r>
        <w:r>
          <w:rPr>
            <w:noProof/>
            <w:webHidden/>
          </w:rPr>
          <w:fldChar w:fldCharType="end"/>
        </w:r>
      </w:hyperlink>
    </w:p>
    <w:p w14:paraId="43500F0F" w14:textId="163BA8B4"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18" w:history="1">
        <w:r w:rsidRPr="001823BA">
          <w:rPr>
            <w:rStyle w:val="Hipervnculo"/>
            <w:noProof/>
          </w:rPr>
          <w:t>Gráfica 3. Primera pregunta</w:t>
        </w:r>
        <w:r>
          <w:rPr>
            <w:noProof/>
            <w:webHidden/>
          </w:rPr>
          <w:tab/>
        </w:r>
        <w:r>
          <w:rPr>
            <w:noProof/>
            <w:webHidden/>
          </w:rPr>
          <w:fldChar w:fldCharType="begin"/>
        </w:r>
        <w:r>
          <w:rPr>
            <w:noProof/>
            <w:webHidden/>
          </w:rPr>
          <w:instrText xml:space="preserve"> PAGEREF _Toc84013518 \h </w:instrText>
        </w:r>
        <w:r>
          <w:rPr>
            <w:noProof/>
            <w:webHidden/>
          </w:rPr>
        </w:r>
        <w:r>
          <w:rPr>
            <w:noProof/>
            <w:webHidden/>
          </w:rPr>
          <w:fldChar w:fldCharType="separate"/>
        </w:r>
        <w:r w:rsidR="00862817">
          <w:rPr>
            <w:noProof/>
            <w:webHidden/>
          </w:rPr>
          <w:t>57</w:t>
        </w:r>
        <w:r>
          <w:rPr>
            <w:noProof/>
            <w:webHidden/>
          </w:rPr>
          <w:fldChar w:fldCharType="end"/>
        </w:r>
      </w:hyperlink>
    </w:p>
    <w:p w14:paraId="715E7F53" w14:textId="37E6CD51"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19" w:history="1">
        <w:r w:rsidRPr="001823BA">
          <w:rPr>
            <w:rStyle w:val="Hipervnculo"/>
            <w:noProof/>
          </w:rPr>
          <w:t>Gráfica 4. Segunda pregunta</w:t>
        </w:r>
        <w:r>
          <w:rPr>
            <w:noProof/>
            <w:webHidden/>
          </w:rPr>
          <w:tab/>
        </w:r>
        <w:r>
          <w:rPr>
            <w:noProof/>
            <w:webHidden/>
          </w:rPr>
          <w:fldChar w:fldCharType="begin"/>
        </w:r>
        <w:r>
          <w:rPr>
            <w:noProof/>
            <w:webHidden/>
          </w:rPr>
          <w:instrText xml:space="preserve"> PAGEREF _Toc84013519 \h </w:instrText>
        </w:r>
        <w:r>
          <w:rPr>
            <w:noProof/>
            <w:webHidden/>
          </w:rPr>
        </w:r>
        <w:r>
          <w:rPr>
            <w:noProof/>
            <w:webHidden/>
          </w:rPr>
          <w:fldChar w:fldCharType="separate"/>
        </w:r>
        <w:r w:rsidR="00862817">
          <w:rPr>
            <w:noProof/>
            <w:webHidden/>
          </w:rPr>
          <w:t>58</w:t>
        </w:r>
        <w:r>
          <w:rPr>
            <w:noProof/>
            <w:webHidden/>
          </w:rPr>
          <w:fldChar w:fldCharType="end"/>
        </w:r>
      </w:hyperlink>
    </w:p>
    <w:p w14:paraId="51477AED" w14:textId="63043A7F"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20" w:history="1">
        <w:r w:rsidRPr="001823BA">
          <w:rPr>
            <w:rStyle w:val="Hipervnculo"/>
            <w:noProof/>
          </w:rPr>
          <w:t>Gráfica 5. Tercera pregunta</w:t>
        </w:r>
        <w:r>
          <w:rPr>
            <w:noProof/>
            <w:webHidden/>
          </w:rPr>
          <w:tab/>
        </w:r>
        <w:r>
          <w:rPr>
            <w:noProof/>
            <w:webHidden/>
          </w:rPr>
          <w:fldChar w:fldCharType="begin"/>
        </w:r>
        <w:r>
          <w:rPr>
            <w:noProof/>
            <w:webHidden/>
          </w:rPr>
          <w:instrText xml:space="preserve"> PAGEREF _Toc84013520 \h </w:instrText>
        </w:r>
        <w:r>
          <w:rPr>
            <w:noProof/>
            <w:webHidden/>
          </w:rPr>
        </w:r>
        <w:r>
          <w:rPr>
            <w:noProof/>
            <w:webHidden/>
          </w:rPr>
          <w:fldChar w:fldCharType="separate"/>
        </w:r>
        <w:r w:rsidR="00862817">
          <w:rPr>
            <w:noProof/>
            <w:webHidden/>
          </w:rPr>
          <w:t>59</w:t>
        </w:r>
        <w:r>
          <w:rPr>
            <w:noProof/>
            <w:webHidden/>
          </w:rPr>
          <w:fldChar w:fldCharType="end"/>
        </w:r>
      </w:hyperlink>
    </w:p>
    <w:p w14:paraId="3E43C5F7" w14:textId="584461F8"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21" w:history="1">
        <w:r w:rsidRPr="001823BA">
          <w:rPr>
            <w:rStyle w:val="Hipervnculo"/>
            <w:noProof/>
          </w:rPr>
          <w:t>Gráfica 6. Cuarta pregunta</w:t>
        </w:r>
        <w:r>
          <w:rPr>
            <w:noProof/>
            <w:webHidden/>
          </w:rPr>
          <w:tab/>
        </w:r>
        <w:r>
          <w:rPr>
            <w:noProof/>
            <w:webHidden/>
          </w:rPr>
          <w:fldChar w:fldCharType="begin"/>
        </w:r>
        <w:r>
          <w:rPr>
            <w:noProof/>
            <w:webHidden/>
          </w:rPr>
          <w:instrText xml:space="preserve"> PAGEREF _Toc84013521 \h </w:instrText>
        </w:r>
        <w:r>
          <w:rPr>
            <w:noProof/>
            <w:webHidden/>
          </w:rPr>
        </w:r>
        <w:r>
          <w:rPr>
            <w:noProof/>
            <w:webHidden/>
          </w:rPr>
          <w:fldChar w:fldCharType="separate"/>
        </w:r>
        <w:r w:rsidR="00862817">
          <w:rPr>
            <w:noProof/>
            <w:webHidden/>
          </w:rPr>
          <w:t>59</w:t>
        </w:r>
        <w:r>
          <w:rPr>
            <w:noProof/>
            <w:webHidden/>
          </w:rPr>
          <w:fldChar w:fldCharType="end"/>
        </w:r>
      </w:hyperlink>
    </w:p>
    <w:p w14:paraId="490E75D6" w14:textId="121D96DC" w:rsidR="00204CEE" w:rsidRDefault="00204CEE">
      <w:pPr>
        <w:pStyle w:val="Tabladeilustraciones"/>
        <w:tabs>
          <w:tab w:val="right" w:leader="dot" w:pos="9111"/>
        </w:tabs>
        <w:rPr>
          <w:rFonts w:asciiTheme="minorHAnsi" w:eastAsiaTheme="minorEastAsia" w:hAnsiTheme="minorHAnsi" w:cstheme="minorBidi"/>
          <w:noProof/>
          <w:sz w:val="22"/>
          <w:szCs w:val="22"/>
          <w:lang w:eastAsia="es-CO"/>
        </w:rPr>
      </w:pPr>
      <w:hyperlink w:anchor="_Toc84013522" w:history="1">
        <w:r w:rsidRPr="001823BA">
          <w:rPr>
            <w:rStyle w:val="Hipervnculo"/>
            <w:noProof/>
          </w:rPr>
          <w:t>Gráfica 7. Quinta pregunta</w:t>
        </w:r>
        <w:r>
          <w:rPr>
            <w:noProof/>
            <w:webHidden/>
          </w:rPr>
          <w:tab/>
        </w:r>
        <w:r>
          <w:rPr>
            <w:noProof/>
            <w:webHidden/>
          </w:rPr>
          <w:fldChar w:fldCharType="begin"/>
        </w:r>
        <w:r>
          <w:rPr>
            <w:noProof/>
            <w:webHidden/>
          </w:rPr>
          <w:instrText xml:space="preserve"> PAGEREF _Toc84013522 \h </w:instrText>
        </w:r>
        <w:r>
          <w:rPr>
            <w:noProof/>
            <w:webHidden/>
          </w:rPr>
        </w:r>
        <w:r>
          <w:rPr>
            <w:noProof/>
            <w:webHidden/>
          </w:rPr>
          <w:fldChar w:fldCharType="separate"/>
        </w:r>
        <w:r w:rsidR="00862817">
          <w:rPr>
            <w:noProof/>
            <w:webHidden/>
          </w:rPr>
          <w:t>60</w:t>
        </w:r>
        <w:r>
          <w:rPr>
            <w:noProof/>
            <w:webHidden/>
          </w:rPr>
          <w:fldChar w:fldCharType="end"/>
        </w:r>
      </w:hyperlink>
    </w:p>
    <w:p w14:paraId="4C3A02B1" w14:textId="4ACB7C2A" w:rsidR="0081122A" w:rsidRPr="00852435" w:rsidRDefault="0081122A">
      <w:pPr>
        <w:spacing w:line="240" w:lineRule="auto"/>
        <w:ind w:firstLine="0"/>
        <w:jc w:val="left"/>
        <w:rPr>
          <w:b/>
        </w:rPr>
      </w:pPr>
      <w:r w:rsidRPr="00852435">
        <w:fldChar w:fldCharType="end"/>
      </w:r>
      <w:r w:rsidRPr="00852435">
        <w:br w:type="page"/>
      </w:r>
    </w:p>
    <w:p w14:paraId="4E14C820" w14:textId="702966E2" w:rsidR="0081122A" w:rsidRDefault="0081122A" w:rsidP="00F36DDA">
      <w:pPr>
        <w:pStyle w:val="UMBTituloantesIndice"/>
        <w:sectPr w:rsidR="0081122A" w:rsidSect="00F36DDA">
          <w:headerReference w:type="even" r:id="rId17"/>
          <w:footerReference w:type="default" r:id="rId18"/>
          <w:headerReference w:type="first" r:id="rId19"/>
          <w:pgSz w:w="12240" w:h="15840" w:code="120"/>
          <w:pgMar w:top="1418" w:right="1418" w:bottom="1418" w:left="1701" w:header="709" w:footer="709" w:gutter="0"/>
          <w:cols w:space="708"/>
          <w:docGrid w:linePitch="360"/>
        </w:sectPr>
      </w:pPr>
    </w:p>
    <w:p w14:paraId="0D460470" w14:textId="45681EE2" w:rsidR="001D5EC5" w:rsidDel="00C10F6C" w:rsidRDefault="001D5EC5">
      <w:pPr>
        <w:pStyle w:val="UMBTituloantesIndice"/>
        <w:rPr>
          <w:del w:id="374" w:author="Artemis" w:date="2021-05-02T18:36:00Z"/>
        </w:rPr>
      </w:pPr>
      <w:del w:id="375" w:author="Artemis" w:date="2021-05-02T18:36:00Z">
        <w:r w:rsidDel="00C10F6C">
          <w:lastRenderedPageBreak/>
          <w:delText>Lista de símbolos y Abreviaturas</w:delText>
        </w:r>
      </w:del>
    </w:p>
    <w:p w14:paraId="698D593B" w14:textId="467595D9" w:rsidR="003F29EF" w:rsidDel="00C10F6C" w:rsidRDefault="003F29EF">
      <w:pPr>
        <w:pStyle w:val="UMBTituloantesIndice"/>
        <w:rPr>
          <w:del w:id="376" w:author="Artemis" w:date="2021-05-02T18:36:00Z"/>
        </w:rPr>
      </w:pPr>
    </w:p>
    <w:p w14:paraId="377BDD96" w14:textId="03E2CFE9" w:rsidR="00CC2ED0" w:rsidRPr="006573E3" w:rsidDel="00C10F6C" w:rsidRDefault="00CC2ED0">
      <w:pPr>
        <w:pStyle w:val="UMBTituloantesIndice"/>
        <w:rPr>
          <w:del w:id="377" w:author="Artemis" w:date="2021-05-02T18:36:00Z"/>
        </w:rPr>
      </w:pPr>
      <w:del w:id="378" w:author="Artemis" w:date="2021-05-02T18:36:00Z">
        <w:r w:rsidDel="00C10F6C">
          <w:delText>Símbolos</w:delText>
        </w:r>
      </w:del>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985"/>
      </w:tblGrid>
      <w:tr w:rsidR="001D5EC5" w:rsidRPr="006573E3" w:rsidDel="00C10F6C" w14:paraId="7BDFB54F" w14:textId="50DA8919" w:rsidTr="00F36DDA">
        <w:trPr>
          <w:tblHeader/>
          <w:del w:id="379" w:author="Artemis" w:date="2021-05-02T18:36:00Z"/>
        </w:trPr>
        <w:tc>
          <w:tcPr>
            <w:tcW w:w="1418" w:type="dxa"/>
            <w:tcBorders>
              <w:bottom w:val="single" w:sz="4" w:space="0" w:color="auto"/>
            </w:tcBorders>
            <w:vAlign w:val="center"/>
          </w:tcPr>
          <w:p w14:paraId="07CFDF67" w14:textId="7BAB5B99" w:rsidR="001D5EC5" w:rsidRPr="006573E3" w:rsidDel="00C10F6C" w:rsidRDefault="001D5EC5" w:rsidP="00F36DDA">
            <w:pPr>
              <w:rPr>
                <w:del w:id="380" w:author="Artemis" w:date="2021-05-02T18:36:00Z"/>
              </w:rPr>
            </w:pPr>
            <w:del w:id="381" w:author="Artemis" w:date="2021-05-02T18:36:00Z">
              <w:r w:rsidRPr="006573E3" w:rsidDel="00C10F6C">
                <w:delText>Símbolo</w:delText>
              </w:r>
            </w:del>
          </w:p>
        </w:tc>
        <w:tc>
          <w:tcPr>
            <w:tcW w:w="4252" w:type="dxa"/>
            <w:tcBorders>
              <w:bottom w:val="single" w:sz="4" w:space="0" w:color="auto"/>
            </w:tcBorders>
            <w:vAlign w:val="center"/>
          </w:tcPr>
          <w:p w14:paraId="4CBA218C" w14:textId="4B173440" w:rsidR="001D5EC5" w:rsidRPr="006573E3" w:rsidDel="00C10F6C" w:rsidRDefault="001D5EC5">
            <w:pPr>
              <w:rPr>
                <w:del w:id="382" w:author="Artemis" w:date="2021-05-02T18:36:00Z"/>
              </w:rPr>
            </w:pPr>
            <w:del w:id="383" w:author="Artemis" w:date="2021-05-02T18:36:00Z">
              <w:r w:rsidRPr="006573E3" w:rsidDel="00C10F6C">
                <w:delText>Término</w:delText>
              </w:r>
            </w:del>
          </w:p>
        </w:tc>
        <w:tc>
          <w:tcPr>
            <w:tcW w:w="1276" w:type="dxa"/>
            <w:tcBorders>
              <w:bottom w:val="single" w:sz="4" w:space="0" w:color="auto"/>
            </w:tcBorders>
          </w:tcPr>
          <w:p w14:paraId="1BA5DB5E" w14:textId="286E327B" w:rsidR="001D5EC5" w:rsidRPr="006573E3" w:rsidDel="00C10F6C" w:rsidRDefault="001D5EC5">
            <w:pPr>
              <w:rPr>
                <w:del w:id="384" w:author="Artemis" w:date="2021-05-02T18:36:00Z"/>
              </w:rPr>
            </w:pPr>
            <w:del w:id="385" w:author="Artemis" w:date="2021-05-02T18:36:00Z">
              <w:r w:rsidDel="00C10F6C">
                <w:delText>Unidad</w:delText>
              </w:r>
            </w:del>
          </w:p>
        </w:tc>
        <w:tc>
          <w:tcPr>
            <w:tcW w:w="1985" w:type="dxa"/>
            <w:tcBorders>
              <w:bottom w:val="single" w:sz="4" w:space="0" w:color="auto"/>
            </w:tcBorders>
          </w:tcPr>
          <w:p w14:paraId="44DD6104" w14:textId="7CC947F5" w:rsidR="001D5EC5" w:rsidRPr="006573E3" w:rsidDel="00C10F6C" w:rsidRDefault="001D5EC5">
            <w:pPr>
              <w:rPr>
                <w:del w:id="386" w:author="Artemis" w:date="2021-05-02T18:36:00Z"/>
              </w:rPr>
            </w:pPr>
            <w:del w:id="387" w:author="Artemis" w:date="2021-05-02T18:36:00Z">
              <w:r w:rsidRPr="006573E3" w:rsidDel="00C10F6C">
                <w:delText>Definición</w:delText>
              </w:r>
            </w:del>
          </w:p>
        </w:tc>
      </w:tr>
      <w:tr w:rsidR="001D5EC5" w:rsidRPr="006573E3" w:rsidDel="00C10F6C" w14:paraId="24F31160" w14:textId="0E560725" w:rsidTr="00F36DDA">
        <w:trPr>
          <w:del w:id="388" w:author="Artemis" w:date="2021-05-02T18:36:00Z"/>
        </w:trPr>
        <w:tc>
          <w:tcPr>
            <w:tcW w:w="1418" w:type="dxa"/>
            <w:tcBorders>
              <w:top w:val="single" w:sz="4" w:space="0" w:color="auto"/>
            </w:tcBorders>
            <w:vAlign w:val="center"/>
          </w:tcPr>
          <w:p w14:paraId="503B9641" w14:textId="7361D74C" w:rsidR="001D5EC5" w:rsidRPr="006573E3" w:rsidDel="00C10F6C" w:rsidRDefault="001D5EC5" w:rsidP="00F36DDA">
            <w:pPr>
              <w:rPr>
                <w:del w:id="389" w:author="Artemis" w:date="2021-05-02T18:36:00Z"/>
              </w:rPr>
            </w:pPr>
            <w:del w:id="390" w:author="Artemis" w:date="2021-05-02T18:36:00Z">
              <w:r w:rsidRPr="006573E3" w:rsidDel="00C10F6C">
                <w:delText>A</w:delText>
              </w:r>
            </w:del>
          </w:p>
        </w:tc>
        <w:tc>
          <w:tcPr>
            <w:tcW w:w="4252" w:type="dxa"/>
            <w:tcBorders>
              <w:top w:val="single" w:sz="4" w:space="0" w:color="auto"/>
            </w:tcBorders>
            <w:vAlign w:val="center"/>
          </w:tcPr>
          <w:p w14:paraId="19000D83" w14:textId="4B5B64EF" w:rsidR="001D5EC5" w:rsidRPr="006573E3" w:rsidDel="00C10F6C" w:rsidRDefault="001D5EC5" w:rsidP="00424469">
            <w:pPr>
              <w:rPr>
                <w:del w:id="391" w:author="Artemis" w:date="2021-05-02T18:36:00Z"/>
                <w:lang w:val="en-US"/>
              </w:rPr>
            </w:pPr>
            <w:del w:id="392" w:author="Artemis" w:date="2021-05-02T18:36:00Z">
              <w:r w:rsidRPr="006573E3" w:rsidDel="00C10F6C">
                <w:delText>Área</w:delText>
              </w:r>
            </w:del>
          </w:p>
        </w:tc>
        <w:tc>
          <w:tcPr>
            <w:tcW w:w="1276" w:type="dxa"/>
            <w:tcBorders>
              <w:top w:val="single" w:sz="4" w:space="0" w:color="auto"/>
            </w:tcBorders>
          </w:tcPr>
          <w:p w14:paraId="32132286" w14:textId="06D01AC7" w:rsidR="001D5EC5" w:rsidRPr="006573E3" w:rsidDel="00C10F6C" w:rsidRDefault="001D5EC5">
            <w:pPr>
              <w:rPr>
                <w:del w:id="393" w:author="Artemis" w:date="2021-05-02T18:36:00Z"/>
                <w:lang w:val="en-US"/>
              </w:rPr>
            </w:pPr>
            <w:del w:id="394" w:author="Artemis" w:date="2021-05-02T18:36:00Z">
              <w:r w:rsidRPr="006573E3" w:rsidDel="00C10F6C">
                <w:rPr>
                  <w:lang w:val="en-US"/>
                </w:rPr>
                <w:delText>m</w:delText>
              </w:r>
              <w:r w:rsidRPr="006573E3" w:rsidDel="00C10F6C">
                <w:rPr>
                  <w:vertAlign w:val="superscript"/>
                  <w:lang w:val="en-US"/>
                </w:rPr>
                <w:delText>2</w:delText>
              </w:r>
            </w:del>
          </w:p>
        </w:tc>
        <w:tc>
          <w:tcPr>
            <w:tcW w:w="1985" w:type="dxa"/>
            <w:tcBorders>
              <w:top w:val="single" w:sz="4" w:space="0" w:color="auto"/>
            </w:tcBorders>
          </w:tcPr>
          <w:p w14:paraId="2320308B" w14:textId="49E5C226" w:rsidR="001D5EC5" w:rsidRPr="006573E3" w:rsidDel="00C10F6C" w:rsidRDefault="00060281">
            <w:pPr>
              <w:rPr>
                <w:del w:id="395" w:author="Artemis" w:date="2021-05-02T18:36:00Z"/>
                <w:lang w:val="en-US"/>
              </w:rPr>
            </w:pPr>
            <m:oMath>
              <m:nary>
                <m:naryPr>
                  <m:chr m:val="∬"/>
                  <m:limLoc m:val="undOvr"/>
                  <m:subHide m:val="1"/>
                  <m:supHide m:val="1"/>
                  <m:ctrlPr>
                    <w:del w:id="396" w:author="Artemis" w:date="2021-05-02T18:36:00Z">
                      <w:rPr>
                        <w:rFonts w:ascii="Cambria Math" w:hAnsi="Cambria Math"/>
                        <w:lang w:val="en-US"/>
                      </w:rPr>
                    </w:del>
                  </m:ctrlPr>
                </m:naryPr>
                <m:sub/>
                <m:sup/>
                <m:e>
                  <m:r>
                    <w:del w:id="397" w:author="Artemis" w:date="2021-05-02T18:36:00Z">
                      <w:rPr>
                        <w:rFonts w:ascii="Cambria Math" w:hAnsi="Cambria Math"/>
                        <w:lang w:val="en-US"/>
                      </w:rPr>
                      <m:t>dx</m:t>
                    </w:del>
                  </m:r>
                  <m:r>
                    <w:del w:id="398" w:author="Artemis" w:date="2021-05-02T18:36:00Z">
                      <m:rPr>
                        <m:sty m:val="p"/>
                      </m:rPr>
                      <w:rPr>
                        <w:rFonts w:ascii="Cambria Math" w:hAnsi="Cambria Math"/>
                        <w:lang w:val="en-US"/>
                      </w:rPr>
                      <m:t xml:space="preserve"> </m:t>
                    </w:del>
                  </m:r>
                  <m:r>
                    <w:del w:id="399" w:author="Artemis" w:date="2021-05-02T18:36:00Z">
                      <w:rPr>
                        <w:rFonts w:ascii="Cambria Math" w:hAnsi="Cambria Math"/>
                        <w:lang w:val="en-US"/>
                      </w:rPr>
                      <m:t>dy</m:t>
                    </w:del>
                  </m:r>
                </m:e>
              </m:nary>
            </m:oMath>
            <w:del w:id="400" w:author="Artemis" w:date="2021-05-02T18:36:00Z">
              <w:r w:rsidR="001D5EC5" w:rsidRPr="006573E3" w:rsidDel="00C10F6C">
                <w:rPr>
                  <w:lang w:val="en-US"/>
                </w:rPr>
                <w:delText xml:space="preserve"> </w:delText>
              </w:r>
            </w:del>
          </w:p>
        </w:tc>
      </w:tr>
      <w:tr w:rsidR="001D5EC5" w:rsidRPr="006573E3" w:rsidDel="00C10F6C" w14:paraId="7F8E0D1F" w14:textId="4F6EEF10" w:rsidTr="00F36DDA">
        <w:trPr>
          <w:del w:id="401" w:author="Artemis" w:date="2021-05-02T18:36:00Z"/>
        </w:trPr>
        <w:tc>
          <w:tcPr>
            <w:tcW w:w="1418" w:type="dxa"/>
            <w:vAlign w:val="center"/>
          </w:tcPr>
          <w:p w14:paraId="7A82E59B" w14:textId="2625123D" w:rsidR="001D5EC5" w:rsidRPr="006573E3" w:rsidDel="00C10F6C" w:rsidRDefault="001D5EC5" w:rsidP="00F36DDA">
            <w:pPr>
              <w:rPr>
                <w:del w:id="402" w:author="Artemis" w:date="2021-05-02T18:36:00Z"/>
              </w:rPr>
            </w:pPr>
            <w:del w:id="403" w:author="Artemis" w:date="2021-05-02T18:36:00Z">
              <w:r w:rsidRPr="006573E3" w:rsidDel="00C10F6C">
                <w:delText>t</w:delText>
              </w:r>
            </w:del>
          </w:p>
        </w:tc>
        <w:tc>
          <w:tcPr>
            <w:tcW w:w="4252" w:type="dxa"/>
            <w:vAlign w:val="center"/>
          </w:tcPr>
          <w:p w14:paraId="0AAF75EE" w14:textId="748520C8" w:rsidR="001D5EC5" w:rsidRPr="006573E3" w:rsidDel="00C10F6C" w:rsidRDefault="001D5EC5" w:rsidP="00424469">
            <w:pPr>
              <w:rPr>
                <w:del w:id="404" w:author="Artemis" w:date="2021-05-02T18:36:00Z"/>
              </w:rPr>
            </w:pPr>
            <w:del w:id="405" w:author="Artemis" w:date="2021-05-02T18:36:00Z">
              <w:r w:rsidRPr="006573E3" w:rsidDel="00C10F6C">
                <w:delText>tiempo</w:delText>
              </w:r>
            </w:del>
          </w:p>
        </w:tc>
        <w:tc>
          <w:tcPr>
            <w:tcW w:w="1276" w:type="dxa"/>
          </w:tcPr>
          <w:p w14:paraId="084BE070" w14:textId="7F2A8864" w:rsidR="001D5EC5" w:rsidRPr="006573E3" w:rsidDel="00C10F6C" w:rsidRDefault="001D5EC5">
            <w:pPr>
              <w:rPr>
                <w:del w:id="406" w:author="Artemis" w:date="2021-05-02T18:36:00Z"/>
                <w:lang w:val="en-US"/>
              </w:rPr>
            </w:pPr>
            <w:del w:id="407" w:author="Artemis" w:date="2021-05-02T18:36:00Z">
              <w:r w:rsidRPr="006573E3" w:rsidDel="00C10F6C">
                <w:rPr>
                  <w:lang w:val="en-US"/>
                </w:rPr>
                <w:delText>s</w:delText>
              </w:r>
            </w:del>
          </w:p>
        </w:tc>
        <w:tc>
          <w:tcPr>
            <w:tcW w:w="1985" w:type="dxa"/>
          </w:tcPr>
          <w:p w14:paraId="61EDEC45" w14:textId="51193765" w:rsidR="001D5EC5" w:rsidRPr="006573E3" w:rsidDel="00C10F6C" w:rsidRDefault="001D5EC5">
            <w:pPr>
              <w:rPr>
                <w:del w:id="408" w:author="Artemis" w:date="2021-05-02T18:36:00Z"/>
                <w:lang w:val="en-US"/>
              </w:rPr>
            </w:pPr>
            <w:del w:id="409" w:author="Artemis" w:date="2021-05-02T18:36:00Z">
              <w:r w:rsidRPr="006573E3" w:rsidDel="00C10F6C">
                <w:rPr>
                  <w:lang w:val="en-US"/>
                </w:rPr>
                <w:delText>DF</w:delText>
              </w:r>
            </w:del>
          </w:p>
        </w:tc>
      </w:tr>
      <w:tr w:rsidR="001D5EC5" w:rsidRPr="006573E3" w:rsidDel="00C10F6C" w14:paraId="3FB92EA2" w14:textId="78E143A3" w:rsidTr="00F36DDA">
        <w:trPr>
          <w:del w:id="410" w:author="Artemis" w:date="2021-05-02T18:36:00Z"/>
        </w:trPr>
        <w:tc>
          <w:tcPr>
            <w:tcW w:w="1418" w:type="dxa"/>
            <w:vAlign w:val="center"/>
          </w:tcPr>
          <w:p w14:paraId="228E6D52" w14:textId="4A179103" w:rsidR="001D5EC5" w:rsidRPr="006573E3" w:rsidDel="00C10F6C" w:rsidRDefault="001D5EC5" w:rsidP="00F36DDA">
            <w:pPr>
              <w:rPr>
                <w:del w:id="411" w:author="Artemis" w:date="2021-05-02T18:36:00Z"/>
              </w:rPr>
            </w:pPr>
            <w:del w:id="412" w:author="Artemis" w:date="2021-05-02T18:36:00Z">
              <w:r w:rsidRPr="006573E3" w:rsidDel="00C10F6C">
                <w:delText>V</w:delText>
              </w:r>
            </w:del>
          </w:p>
        </w:tc>
        <w:tc>
          <w:tcPr>
            <w:tcW w:w="4252" w:type="dxa"/>
            <w:vAlign w:val="center"/>
          </w:tcPr>
          <w:p w14:paraId="4D04A95F" w14:textId="27850C09" w:rsidR="001D5EC5" w:rsidRPr="006573E3" w:rsidDel="00C10F6C" w:rsidRDefault="001D5EC5" w:rsidP="00424469">
            <w:pPr>
              <w:rPr>
                <w:del w:id="413" w:author="Artemis" w:date="2021-05-02T18:36:00Z"/>
              </w:rPr>
            </w:pPr>
            <w:del w:id="414" w:author="Artemis" w:date="2021-05-02T18:36:00Z">
              <w:r w:rsidRPr="006573E3" w:rsidDel="00C10F6C">
                <w:delText>Volumen</w:delText>
              </w:r>
            </w:del>
          </w:p>
        </w:tc>
        <w:tc>
          <w:tcPr>
            <w:tcW w:w="1276" w:type="dxa"/>
          </w:tcPr>
          <w:p w14:paraId="46E27F66" w14:textId="06821F41" w:rsidR="001D5EC5" w:rsidRPr="006573E3" w:rsidDel="00C10F6C" w:rsidRDefault="001D5EC5">
            <w:pPr>
              <w:rPr>
                <w:del w:id="415" w:author="Artemis" w:date="2021-05-02T18:36:00Z"/>
                <w:vertAlign w:val="superscript"/>
                <w:lang w:val="en-US"/>
              </w:rPr>
            </w:pPr>
            <w:del w:id="416" w:author="Artemis" w:date="2021-05-02T18:36:00Z">
              <w:r w:rsidRPr="006573E3" w:rsidDel="00C10F6C">
                <w:rPr>
                  <w:lang w:val="en-US"/>
                </w:rPr>
                <w:delText>m</w:delText>
              </w:r>
              <w:r w:rsidRPr="006573E3" w:rsidDel="00C10F6C">
                <w:rPr>
                  <w:vertAlign w:val="superscript"/>
                  <w:lang w:val="en-US"/>
                </w:rPr>
                <w:delText>3</w:delText>
              </w:r>
            </w:del>
          </w:p>
        </w:tc>
        <w:tc>
          <w:tcPr>
            <w:tcW w:w="1985" w:type="dxa"/>
          </w:tcPr>
          <w:p w14:paraId="7A3E3661" w14:textId="6E5974C3" w:rsidR="001D5EC5" w:rsidRPr="006573E3" w:rsidDel="00C10F6C" w:rsidRDefault="00060281">
            <w:pPr>
              <w:rPr>
                <w:del w:id="417" w:author="Artemis" w:date="2021-05-02T18:36:00Z"/>
                <w:lang w:val="en-US"/>
              </w:rPr>
            </w:pPr>
            <m:oMath>
              <m:nary>
                <m:naryPr>
                  <m:limLoc m:val="undOvr"/>
                  <m:subHide m:val="1"/>
                  <m:supHide m:val="1"/>
                  <m:ctrlPr>
                    <w:del w:id="418" w:author="Artemis" w:date="2021-05-02T18:36:00Z">
                      <w:rPr>
                        <w:rFonts w:ascii="Cambria Math" w:hAnsi="Cambria Math"/>
                        <w:lang w:val="en-US"/>
                      </w:rPr>
                    </w:del>
                  </m:ctrlPr>
                </m:naryPr>
                <m:sub/>
                <m:sup/>
                <m:e>
                  <m:sSup>
                    <m:sSupPr>
                      <m:ctrlPr>
                        <w:del w:id="419" w:author="Artemis" w:date="2021-05-02T18:36:00Z">
                          <w:rPr>
                            <w:rFonts w:ascii="Cambria Math" w:hAnsi="Cambria Math"/>
                            <w:lang w:val="en-US"/>
                          </w:rPr>
                        </w:del>
                      </m:ctrlPr>
                    </m:sSupPr>
                    <m:e>
                      <m:r>
                        <w:del w:id="420" w:author="Artemis" w:date="2021-05-02T18:36:00Z">
                          <w:rPr>
                            <w:rFonts w:ascii="Cambria Math" w:hAnsi="Cambria Math"/>
                            <w:lang w:val="en-US"/>
                          </w:rPr>
                          <m:t>dr</m:t>
                        </w:del>
                      </m:r>
                    </m:e>
                    <m:sup>
                      <m:r>
                        <w:del w:id="421" w:author="Artemis" w:date="2021-05-02T18:36:00Z">
                          <m:rPr>
                            <m:sty m:val="p"/>
                          </m:rPr>
                          <w:rPr>
                            <w:rFonts w:ascii="Cambria Math" w:hAnsi="Cambria Math"/>
                            <w:lang w:val="en-US"/>
                          </w:rPr>
                          <m:t>3</m:t>
                        </w:del>
                      </m:r>
                    </m:sup>
                  </m:sSup>
                </m:e>
              </m:nary>
            </m:oMath>
            <w:del w:id="422" w:author="Artemis" w:date="2021-05-02T18:36:00Z">
              <w:r w:rsidR="001D5EC5" w:rsidRPr="006573E3" w:rsidDel="00C10F6C">
                <w:rPr>
                  <w:lang w:val="en-US"/>
                </w:rPr>
                <w:delText xml:space="preserve"> </w:delText>
              </w:r>
            </w:del>
          </w:p>
        </w:tc>
      </w:tr>
      <w:tr w:rsidR="001D5EC5" w:rsidRPr="00D91D7B" w:rsidDel="00C10F6C" w14:paraId="01846302" w14:textId="19D61D14" w:rsidTr="00F36DDA">
        <w:trPr>
          <w:del w:id="423" w:author="Artemis" w:date="2021-05-02T18:36:00Z"/>
        </w:trPr>
        <w:tc>
          <w:tcPr>
            <w:tcW w:w="1418" w:type="dxa"/>
            <w:vAlign w:val="center"/>
          </w:tcPr>
          <w:p w14:paraId="3E3EDF62" w14:textId="60F54CFF" w:rsidR="001D5EC5" w:rsidRPr="006573E3" w:rsidDel="00C10F6C" w:rsidRDefault="00060281" w:rsidP="00F36DDA">
            <w:pPr>
              <w:rPr>
                <w:del w:id="424" w:author="Artemis" w:date="2021-05-02T18:36:00Z"/>
                <w:iCs/>
              </w:rPr>
            </w:pPr>
            <m:oMath>
              <m:acc>
                <m:accPr>
                  <m:chr m:val="⃗"/>
                  <m:ctrlPr>
                    <w:del w:id="425" w:author="Artemis" w:date="2021-05-02T18:36:00Z">
                      <w:rPr>
                        <w:rFonts w:ascii="Cambria Math" w:hAnsi="Cambria Math"/>
                        <w:lang w:val="en-US"/>
                      </w:rPr>
                    </w:del>
                  </m:ctrlPr>
                </m:accPr>
                <m:e>
                  <m:r>
                    <w:del w:id="426" w:author="Artemis" w:date="2021-05-02T18:36:00Z">
                      <w:rPr>
                        <w:rFonts w:ascii="Cambria Math" w:hAnsi="Cambria Math"/>
                        <w:lang w:val="en-US"/>
                      </w:rPr>
                      <m:t>u</m:t>
                    </w:del>
                  </m:r>
                </m:e>
              </m:acc>
            </m:oMath>
            <w:del w:id="427" w:author="Artemis" w:date="2021-05-02T18:36:00Z">
              <w:r w:rsidR="001D5EC5" w:rsidRPr="006573E3" w:rsidDel="00C10F6C">
                <w:rPr>
                  <w:iCs/>
                </w:rPr>
                <w:delText xml:space="preserve"> </w:delText>
              </w:r>
            </w:del>
          </w:p>
        </w:tc>
        <w:tc>
          <w:tcPr>
            <w:tcW w:w="4252" w:type="dxa"/>
            <w:vAlign w:val="center"/>
          </w:tcPr>
          <w:p w14:paraId="0D0C86F9" w14:textId="01E851A8" w:rsidR="001D5EC5" w:rsidRPr="006573E3" w:rsidDel="00C10F6C" w:rsidRDefault="001D5EC5" w:rsidP="00424469">
            <w:pPr>
              <w:rPr>
                <w:del w:id="428" w:author="Artemis" w:date="2021-05-02T18:36:00Z"/>
              </w:rPr>
            </w:pPr>
            <w:del w:id="429" w:author="Artemis" w:date="2021-05-02T18:36:00Z">
              <w:r w:rsidRPr="006573E3" w:rsidDel="00C10F6C">
                <w:delText>Velocidad</w:delText>
              </w:r>
            </w:del>
          </w:p>
        </w:tc>
        <w:tc>
          <w:tcPr>
            <w:tcW w:w="1276" w:type="dxa"/>
          </w:tcPr>
          <w:p w14:paraId="34A2C62A" w14:textId="6DC96446" w:rsidR="001D5EC5" w:rsidRPr="006573E3" w:rsidDel="00C10F6C" w:rsidRDefault="00060281">
            <w:pPr>
              <w:rPr>
                <w:del w:id="430" w:author="Artemis" w:date="2021-05-02T18:36:00Z"/>
                <w:lang w:val="en-US"/>
              </w:rPr>
            </w:pPr>
            <m:oMath>
              <m:f>
                <m:fPr>
                  <m:ctrlPr>
                    <w:del w:id="431" w:author="Artemis" w:date="2021-05-02T18:36:00Z">
                      <w:rPr>
                        <w:rFonts w:ascii="Cambria Math" w:hAnsi="Cambria Math"/>
                        <w:lang w:val="en-US"/>
                      </w:rPr>
                    </w:del>
                  </m:ctrlPr>
                </m:fPr>
                <m:num>
                  <m:r>
                    <w:del w:id="432" w:author="Artemis" w:date="2021-05-02T18:36:00Z">
                      <m:rPr>
                        <m:sty m:val="p"/>
                      </m:rPr>
                      <w:rPr>
                        <w:rFonts w:ascii="Cambria Math" w:hAnsi="Cambria Math"/>
                        <w:lang w:val="en-US"/>
                      </w:rPr>
                      <m:t>m</m:t>
                    </w:del>
                  </m:r>
                </m:num>
                <m:den>
                  <m:r>
                    <w:del w:id="433" w:author="Artemis" w:date="2021-05-02T18:36:00Z">
                      <m:rPr>
                        <m:sty m:val="p"/>
                      </m:rPr>
                      <w:rPr>
                        <w:rFonts w:ascii="Cambria Math" w:hAnsi="Cambria Math"/>
                        <w:lang w:val="en-US"/>
                      </w:rPr>
                      <m:t>s</m:t>
                    </w:del>
                  </m:r>
                </m:den>
              </m:f>
            </m:oMath>
            <w:del w:id="434" w:author="Artemis" w:date="2021-05-02T18:36:00Z">
              <w:r w:rsidR="001D5EC5" w:rsidRPr="006573E3" w:rsidDel="00C10F6C">
                <w:rPr>
                  <w:lang w:val="en-US"/>
                </w:rPr>
                <w:delText xml:space="preserve"> </w:delText>
              </w:r>
            </w:del>
          </w:p>
        </w:tc>
        <w:tc>
          <w:tcPr>
            <w:tcW w:w="1985" w:type="dxa"/>
          </w:tcPr>
          <w:p w14:paraId="63990C94" w14:textId="5957D6BE" w:rsidR="001D5EC5" w:rsidRPr="006573E3" w:rsidDel="00C10F6C" w:rsidRDefault="00060281">
            <w:pPr>
              <w:rPr>
                <w:del w:id="435" w:author="Artemis" w:date="2021-05-02T18:36:00Z"/>
                <w:lang w:val="en-US"/>
              </w:rPr>
            </w:pPr>
            <m:oMath>
              <m:f>
                <m:fPr>
                  <m:ctrlPr>
                    <w:del w:id="436" w:author="Artemis" w:date="2021-05-02T18:36:00Z">
                      <w:rPr>
                        <w:rFonts w:ascii="Cambria Math" w:hAnsi="Cambria Math"/>
                        <w:lang w:val="en-US"/>
                      </w:rPr>
                    </w:del>
                  </m:ctrlPr>
                </m:fPr>
                <m:num>
                  <m:r>
                    <w:del w:id="437" w:author="Artemis" w:date="2021-05-02T18:36:00Z">
                      <w:rPr>
                        <w:rFonts w:ascii="Cambria Math" w:hAnsi="Cambria Math"/>
                        <w:lang w:val="en-US"/>
                      </w:rPr>
                      <m:t>dr</m:t>
                    </w:del>
                  </m:r>
                </m:num>
                <m:den>
                  <m:r>
                    <w:del w:id="438" w:author="Artemis" w:date="2021-05-02T18:36:00Z">
                      <w:rPr>
                        <w:rFonts w:ascii="Cambria Math" w:hAnsi="Cambria Math"/>
                        <w:lang w:val="en-US"/>
                      </w:rPr>
                      <m:t>dt</m:t>
                    </w:del>
                  </m:r>
                </m:den>
              </m:f>
              <m:r>
                <w:del w:id="439" w:author="Artemis" w:date="2021-05-02T18:36:00Z">
                  <m:rPr>
                    <m:sty m:val="p"/>
                  </m:rPr>
                  <w:rPr>
                    <w:rFonts w:ascii="Cambria Math" w:hAnsi="Cambria Math"/>
                    <w:lang w:val="en-US"/>
                  </w:rPr>
                  <m:t xml:space="preserve">, </m:t>
                </w:del>
              </m:r>
              <m:r>
                <w:del w:id="440" w:author="Artemis" w:date="2021-05-02T18:36:00Z">
                  <w:rPr>
                    <w:rFonts w:ascii="Cambria Math" w:hAnsi="Cambria Math"/>
                    <w:lang w:val="en-US"/>
                  </w:rPr>
                  <m:t>r</m:t>
                </w:del>
              </m:r>
              <m:f>
                <m:fPr>
                  <m:ctrlPr>
                    <w:del w:id="441" w:author="Artemis" w:date="2021-05-02T18:36:00Z">
                      <w:rPr>
                        <w:rFonts w:ascii="Cambria Math" w:hAnsi="Cambria Math"/>
                        <w:lang w:val="en-US"/>
                      </w:rPr>
                    </w:del>
                  </m:ctrlPr>
                </m:fPr>
                <m:num>
                  <m:r>
                    <w:del w:id="442" w:author="Artemis" w:date="2021-05-02T18:36:00Z">
                      <w:rPr>
                        <w:rFonts w:ascii="Cambria Math" w:hAnsi="Cambria Math"/>
                        <w:lang w:val="en-US"/>
                      </w:rPr>
                      <m:t>dv</m:t>
                    </w:del>
                  </m:r>
                </m:num>
                <m:den>
                  <m:r>
                    <w:del w:id="443" w:author="Artemis" w:date="2021-05-02T18:36:00Z">
                      <w:rPr>
                        <w:rFonts w:ascii="Cambria Math" w:hAnsi="Cambria Math"/>
                        <w:lang w:val="en-US"/>
                      </w:rPr>
                      <m:t>dt</m:t>
                    </w:del>
                  </m:r>
                </m:den>
              </m:f>
              <m:r>
                <w:del w:id="444" w:author="Artemis" w:date="2021-05-02T18:36:00Z">
                  <m:rPr>
                    <m:sty m:val="p"/>
                  </m:rPr>
                  <w:rPr>
                    <w:rFonts w:ascii="Cambria Math" w:hAnsi="Cambria Math"/>
                    <w:lang w:val="en-US"/>
                  </w:rPr>
                  <m:t xml:space="preserve">, </m:t>
                </w:del>
              </m:r>
              <m:f>
                <m:fPr>
                  <m:ctrlPr>
                    <w:del w:id="445" w:author="Artemis" w:date="2021-05-02T18:36:00Z">
                      <w:rPr>
                        <w:rFonts w:ascii="Cambria Math" w:hAnsi="Cambria Math"/>
                        <w:lang w:val="en-US"/>
                      </w:rPr>
                    </w:del>
                  </m:ctrlPr>
                </m:fPr>
                <m:num>
                  <m:r>
                    <w:del w:id="446" w:author="Artemis" w:date="2021-05-02T18:36:00Z">
                      <w:rPr>
                        <w:rFonts w:ascii="Cambria Math" w:hAnsi="Cambria Math"/>
                        <w:lang w:val="en-US"/>
                      </w:rPr>
                      <m:t>dz</m:t>
                    </w:del>
                  </m:r>
                </m:num>
                <m:den>
                  <m:r>
                    <w:del w:id="447" w:author="Artemis" w:date="2021-05-02T18:36:00Z">
                      <w:rPr>
                        <w:rFonts w:ascii="Cambria Math" w:hAnsi="Cambria Math"/>
                        <w:lang w:val="en-US"/>
                      </w:rPr>
                      <m:t>dt</m:t>
                    </w:del>
                  </m:r>
                </m:den>
              </m:f>
            </m:oMath>
            <w:del w:id="448" w:author="Artemis" w:date="2021-05-02T18:36:00Z">
              <w:r w:rsidR="001D5EC5" w:rsidRPr="006573E3" w:rsidDel="00C10F6C">
                <w:rPr>
                  <w:lang w:val="en-US"/>
                </w:rPr>
                <w:delText xml:space="preserve"> </w:delText>
              </w:r>
            </w:del>
          </w:p>
        </w:tc>
      </w:tr>
      <w:tr w:rsidR="001D5EC5" w:rsidRPr="00AC0502" w:rsidDel="00C10F6C" w14:paraId="3CF60FA4" w14:textId="235DF68F" w:rsidTr="00F36DDA">
        <w:trPr>
          <w:del w:id="449" w:author="Artemis" w:date="2021-05-02T18:36:00Z"/>
        </w:trPr>
        <w:tc>
          <w:tcPr>
            <w:tcW w:w="1418" w:type="dxa"/>
            <w:vAlign w:val="center"/>
          </w:tcPr>
          <w:p w14:paraId="158242BF" w14:textId="704648F7" w:rsidR="001D5EC5" w:rsidDel="00C10F6C" w:rsidRDefault="001D5EC5" w:rsidP="00F36DDA">
            <w:pPr>
              <w:rPr>
                <w:del w:id="450" w:author="Artemis" w:date="2021-05-02T18:36:00Z"/>
                <w:lang w:val="en-US"/>
              </w:rPr>
            </w:pPr>
            <w:del w:id="451" w:author="Artemis" w:date="2021-05-02T18:36:00Z">
              <w:r w:rsidRPr="006573E3" w:rsidDel="00C10F6C">
                <w:delText>α</w:delText>
              </w:r>
              <w:r w:rsidRPr="006573E3" w:rsidDel="00C10F6C">
                <w:rPr>
                  <w:vertAlign w:val="subscript"/>
                </w:rPr>
                <w:delText></w:delText>
              </w:r>
              <w:r w:rsidRPr="006573E3" w:rsidDel="00C10F6C">
                <w:rPr>
                  <w:vertAlign w:val="subscript"/>
                </w:rPr>
                <w:delText></w:delText>
              </w:r>
              <w:r w:rsidRPr="006573E3" w:rsidDel="00C10F6C">
                <w:rPr>
                  <w:vertAlign w:val="subscript"/>
                </w:rPr>
                <w:delText></w:delText>
              </w:r>
            </w:del>
          </w:p>
        </w:tc>
        <w:tc>
          <w:tcPr>
            <w:tcW w:w="4252" w:type="dxa"/>
            <w:vAlign w:val="center"/>
          </w:tcPr>
          <w:p w14:paraId="4147455F" w14:textId="293E7781" w:rsidR="001D5EC5" w:rsidRPr="006573E3" w:rsidDel="00C10F6C" w:rsidRDefault="001D5EC5" w:rsidP="00424469">
            <w:pPr>
              <w:rPr>
                <w:del w:id="452" w:author="Artemis" w:date="2021-05-02T18:36:00Z"/>
              </w:rPr>
            </w:pPr>
            <w:del w:id="453" w:author="Artemis" w:date="2021-05-02T18:36:00Z">
              <w:r w:rsidRPr="006573E3" w:rsidDel="00C10F6C">
                <w:delText>Factor de superficie</w:delText>
              </w:r>
            </w:del>
          </w:p>
        </w:tc>
        <w:tc>
          <w:tcPr>
            <w:tcW w:w="1276" w:type="dxa"/>
          </w:tcPr>
          <w:p w14:paraId="663D18E3" w14:textId="182AAE2F" w:rsidR="001D5EC5" w:rsidDel="00C10F6C" w:rsidRDefault="00060281">
            <w:pPr>
              <w:rPr>
                <w:del w:id="454" w:author="Artemis" w:date="2021-05-02T18:36:00Z"/>
                <w:lang w:val="en-US"/>
              </w:rPr>
            </w:pPr>
            <m:oMath>
              <m:f>
                <m:fPr>
                  <m:ctrlPr>
                    <w:del w:id="455" w:author="Artemis" w:date="2021-05-02T18:36:00Z">
                      <w:rPr>
                        <w:rFonts w:ascii="Cambria Math" w:hAnsi="Cambria Math"/>
                        <w:lang w:val="en-US"/>
                      </w:rPr>
                    </w:del>
                  </m:ctrlPr>
                </m:fPr>
                <m:num>
                  <m:sSup>
                    <m:sSupPr>
                      <m:ctrlPr>
                        <w:del w:id="456" w:author="Artemis" w:date="2021-05-02T18:36:00Z">
                          <w:rPr>
                            <w:rFonts w:ascii="Cambria Math" w:hAnsi="Cambria Math"/>
                            <w:lang w:val="en-US"/>
                          </w:rPr>
                        </w:del>
                      </m:ctrlPr>
                    </m:sSupPr>
                    <m:e>
                      <m:r>
                        <w:del w:id="457" w:author="Artemis" w:date="2021-05-02T18:36:00Z">
                          <m:rPr>
                            <m:sty m:val="p"/>
                          </m:rPr>
                          <w:rPr>
                            <w:rFonts w:ascii="Cambria Math" w:hAnsi="Cambria Math"/>
                            <w:lang w:val="en-US"/>
                          </w:rPr>
                          <m:t>m</m:t>
                        </w:del>
                      </m:r>
                    </m:e>
                    <m:sup>
                      <m:r>
                        <w:del w:id="458" w:author="Artemis" w:date="2021-05-02T18:36:00Z">
                          <m:rPr>
                            <m:sty m:val="p"/>
                          </m:rPr>
                          <w:rPr>
                            <w:rFonts w:ascii="Cambria Math" w:hAnsi="Cambria Math"/>
                            <w:lang w:val="en-US"/>
                          </w:rPr>
                          <m:t>2</m:t>
                        </w:del>
                      </m:r>
                    </m:sup>
                  </m:sSup>
                </m:num>
                <m:den>
                  <m:r>
                    <w:del w:id="459" w:author="Artemis" w:date="2021-05-02T18:36:00Z">
                      <m:rPr>
                        <m:sty m:val="p"/>
                      </m:rPr>
                      <w:rPr>
                        <w:rFonts w:ascii="Cambria Math" w:hAnsi="Cambria Math"/>
                        <w:lang w:val="en-US"/>
                      </w:rPr>
                      <m:t>g</m:t>
                    </w:del>
                  </m:r>
                </m:den>
              </m:f>
            </m:oMath>
            <w:del w:id="460" w:author="Artemis" w:date="2021-05-02T18:36:00Z">
              <w:r w:rsidR="001D5EC5" w:rsidRPr="006573E3" w:rsidDel="00C10F6C">
                <w:rPr>
                  <w:lang w:val="en-US"/>
                </w:rPr>
                <w:delText xml:space="preserve"> </w:delText>
              </w:r>
            </w:del>
          </w:p>
        </w:tc>
        <w:tc>
          <w:tcPr>
            <w:tcW w:w="1985" w:type="dxa"/>
          </w:tcPr>
          <w:p w14:paraId="50F0B254" w14:textId="6F26176F" w:rsidR="001D5EC5" w:rsidDel="00C10F6C" w:rsidRDefault="001D5EC5">
            <w:pPr>
              <w:rPr>
                <w:del w:id="461" w:author="Artemis" w:date="2021-05-02T18:36:00Z"/>
                <w:lang w:val="en-US"/>
              </w:rPr>
            </w:pPr>
            <w:del w:id="462" w:author="Artemis" w:date="2021-05-02T18:36:00Z">
              <w:r w:rsidRPr="006573E3" w:rsidDel="00C10F6C">
                <w:rPr>
                  <w:lang w:val="en-US"/>
                </w:rPr>
                <w:delText>(</w:delText>
              </w:r>
              <w:r w:rsidRPr="006573E3" w:rsidDel="00C10F6C">
                <w:rPr>
                  <w:i/>
                  <w:lang w:val="en-US"/>
                </w:rPr>
                <w:delText>w</w:delText>
              </w:r>
              <w:r w:rsidRPr="006573E3" w:rsidDel="00C10F6C">
                <w:rPr>
                  <w:vertAlign w:val="subscript"/>
                  <w:lang w:val="en-US"/>
                </w:rPr>
                <w:delText>F,waf</w:delText>
              </w:r>
              <w:r w:rsidRPr="006573E3" w:rsidDel="00C10F6C">
                <w:rPr>
                  <w:lang w:val="en-US"/>
                </w:rPr>
                <w:delText>)(</w:delText>
              </w:r>
              <w:r w:rsidRPr="006573E3" w:rsidDel="00C10F6C">
                <w:rPr>
                  <w:i/>
                  <w:lang w:val="en-US"/>
                </w:rPr>
                <w:delText>A</w:delText>
              </w:r>
              <w:r w:rsidRPr="006573E3" w:rsidDel="00C10F6C">
                <w:rPr>
                  <w:vertAlign w:val="subscript"/>
                  <w:lang w:val="en-US"/>
                </w:rPr>
                <w:delText>BET</w:delText>
              </w:r>
              <w:r w:rsidRPr="006573E3" w:rsidDel="00C10F6C">
                <w:rPr>
                  <w:lang w:val="en-US"/>
                </w:rPr>
                <w:delText>)</w:delText>
              </w:r>
            </w:del>
          </w:p>
        </w:tc>
      </w:tr>
    </w:tbl>
    <w:p w14:paraId="1E95974F" w14:textId="66C8A1E4" w:rsidR="00CC2ED0" w:rsidDel="00C10F6C" w:rsidRDefault="00CC2ED0" w:rsidP="00F36DDA">
      <w:pPr>
        <w:rPr>
          <w:del w:id="463" w:author="Artemis" w:date="2021-05-02T18:36:00Z"/>
        </w:rPr>
      </w:pPr>
    </w:p>
    <w:p w14:paraId="19EDC4FB" w14:textId="39F78EC8" w:rsidR="00CC2ED0" w:rsidDel="00C10F6C" w:rsidRDefault="00CC2ED0" w:rsidP="00424469">
      <w:pPr>
        <w:rPr>
          <w:del w:id="464" w:author="Artemis" w:date="2021-05-02T18:36:00Z"/>
        </w:rPr>
      </w:pPr>
    </w:p>
    <w:p w14:paraId="5B8C2950" w14:textId="0B9BFE01" w:rsidR="001D5EC5" w:rsidRPr="006573E3" w:rsidDel="00C10F6C" w:rsidRDefault="001D5EC5" w:rsidP="00F36DDA">
      <w:pPr>
        <w:pStyle w:val="UMBTituloantesIndice"/>
        <w:rPr>
          <w:del w:id="465" w:author="Artemis" w:date="2021-05-02T18:36:00Z"/>
        </w:rPr>
      </w:pPr>
      <w:del w:id="466" w:author="Artemis" w:date="2021-05-02T18:36:00Z">
        <w:r w:rsidRPr="006573E3" w:rsidDel="00C10F6C">
          <w:delText>Abreviaturas</w:delText>
        </w:r>
      </w:del>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51"/>
        <w:gridCol w:w="7380"/>
      </w:tblGrid>
      <w:tr w:rsidR="001D5EC5" w:rsidRPr="006573E3" w:rsidDel="00C10F6C" w14:paraId="379B4AFF" w14:textId="61059EC2" w:rsidTr="00F36DDA">
        <w:trPr>
          <w:tblHeader/>
          <w:del w:id="467" w:author="Artemis" w:date="2021-05-02T18:36:00Z"/>
        </w:trPr>
        <w:tc>
          <w:tcPr>
            <w:tcW w:w="1551" w:type="dxa"/>
            <w:tcBorders>
              <w:bottom w:val="single" w:sz="4" w:space="0" w:color="auto"/>
            </w:tcBorders>
            <w:vAlign w:val="center"/>
          </w:tcPr>
          <w:p w14:paraId="18F70C40" w14:textId="236431E1" w:rsidR="001D5EC5" w:rsidRPr="006573E3" w:rsidDel="00C10F6C" w:rsidRDefault="001D5EC5" w:rsidP="00F36DDA">
            <w:pPr>
              <w:rPr>
                <w:del w:id="468" w:author="Artemis" w:date="2021-05-02T18:36:00Z"/>
              </w:rPr>
            </w:pPr>
            <w:del w:id="469" w:author="Artemis" w:date="2021-05-02T18:36:00Z">
              <w:r w:rsidRPr="006573E3" w:rsidDel="00C10F6C">
                <w:delText>Abreviatura</w:delText>
              </w:r>
            </w:del>
          </w:p>
        </w:tc>
        <w:tc>
          <w:tcPr>
            <w:tcW w:w="7380" w:type="dxa"/>
            <w:tcBorders>
              <w:bottom w:val="single" w:sz="4" w:space="0" w:color="auto"/>
            </w:tcBorders>
            <w:vAlign w:val="center"/>
          </w:tcPr>
          <w:p w14:paraId="589DC4FF" w14:textId="3365BCB8" w:rsidR="001D5EC5" w:rsidRPr="006573E3" w:rsidDel="00C10F6C" w:rsidRDefault="001D5EC5">
            <w:pPr>
              <w:rPr>
                <w:del w:id="470" w:author="Artemis" w:date="2021-05-02T18:36:00Z"/>
              </w:rPr>
            </w:pPr>
            <w:del w:id="471" w:author="Artemis" w:date="2021-05-02T18:36:00Z">
              <w:r w:rsidRPr="006573E3" w:rsidDel="00C10F6C">
                <w:delText>Término</w:delText>
              </w:r>
            </w:del>
          </w:p>
        </w:tc>
      </w:tr>
      <w:tr w:rsidR="001D5EC5" w:rsidRPr="006573E3" w:rsidDel="00C10F6C" w14:paraId="013223A1" w14:textId="7F040562" w:rsidTr="00F36DDA">
        <w:trPr>
          <w:del w:id="472" w:author="Artemis" w:date="2021-05-02T18:36:00Z"/>
        </w:trPr>
        <w:tc>
          <w:tcPr>
            <w:tcW w:w="1551" w:type="dxa"/>
            <w:tcBorders>
              <w:top w:val="single" w:sz="4" w:space="0" w:color="auto"/>
            </w:tcBorders>
            <w:vAlign w:val="center"/>
          </w:tcPr>
          <w:p w14:paraId="5B98E2BD" w14:textId="6711A31B" w:rsidR="001D5EC5" w:rsidRPr="006573E3" w:rsidDel="00C10F6C" w:rsidRDefault="001D5EC5" w:rsidP="00F36DDA">
            <w:pPr>
              <w:rPr>
                <w:del w:id="473" w:author="Artemis" w:date="2021-05-02T18:36:00Z"/>
              </w:rPr>
            </w:pPr>
            <w:del w:id="474" w:author="Artemis" w:date="2021-05-02T18:36:00Z">
              <w:r w:rsidDel="00C10F6C">
                <w:delText>TIC</w:delText>
              </w:r>
            </w:del>
          </w:p>
        </w:tc>
        <w:tc>
          <w:tcPr>
            <w:tcW w:w="7380" w:type="dxa"/>
            <w:tcBorders>
              <w:top w:val="single" w:sz="4" w:space="0" w:color="auto"/>
            </w:tcBorders>
            <w:vAlign w:val="center"/>
          </w:tcPr>
          <w:p w14:paraId="133F5F27" w14:textId="034B68E7" w:rsidR="001D5EC5" w:rsidRPr="006573E3" w:rsidDel="00C10F6C" w:rsidRDefault="001D5EC5" w:rsidP="00424469">
            <w:pPr>
              <w:rPr>
                <w:del w:id="475" w:author="Artemis" w:date="2021-05-02T18:36:00Z"/>
              </w:rPr>
            </w:pPr>
            <w:del w:id="476" w:author="Artemis" w:date="2021-05-02T18:36:00Z">
              <w:r w:rsidDel="00C10F6C">
                <w:delText>Tecnologías de la Información y la comunicación</w:delText>
              </w:r>
            </w:del>
          </w:p>
        </w:tc>
      </w:tr>
      <w:tr w:rsidR="001D5EC5" w:rsidRPr="006573E3" w:rsidDel="00C10F6C" w14:paraId="1D26F68D" w14:textId="505009BD" w:rsidTr="00F36DDA">
        <w:trPr>
          <w:del w:id="477" w:author="Artemis" w:date="2021-05-02T18:36:00Z"/>
        </w:trPr>
        <w:tc>
          <w:tcPr>
            <w:tcW w:w="1551" w:type="dxa"/>
            <w:vAlign w:val="center"/>
          </w:tcPr>
          <w:p w14:paraId="45D599A0" w14:textId="7EB6B45E" w:rsidR="001D5EC5" w:rsidDel="00C10F6C" w:rsidRDefault="00CC2ED0" w:rsidP="00F36DDA">
            <w:pPr>
              <w:rPr>
                <w:del w:id="478" w:author="Artemis" w:date="2021-05-02T18:36:00Z"/>
              </w:rPr>
            </w:pPr>
            <w:del w:id="479" w:author="Artemis" w:date="2021-05-02T18:36:00Z">
              <w:r w:rsidDel="00C10F6C">
                <w:delText>MEN</w:delText>
              </w:r>
            </w:del>
          </w:p>
        </w:tc>
        <w:tc>
          <w:tcPr>
            <w:tcW w:w="7380" w:type="dxa"/>
            <w:vAlign w:val="center"/>
          </w:tcPr>
          <w:p w14:paraId="2E736CF0" w14:textId="24B50A12" w:rsidR="001D5EC5" w:rsidDel="00C10F6C" w:rsidRDefault="00CC2ED0" w:rsidP="00424469">
            <w:pPr>
              <w:rPr>
                <w:del w:id="480" w:author="Artemis" w:date="2021-05-02T18:36:00Z"/>
              </w:rPr>
            </w:pPr>
            <w:del w:id="481" w:author="Artemis" w:date="2021-05-02T18:36:00Z">
              <w:r w:rsidDel="00C10F6C">
                <w:delText>Ministerio de Educación Nacional de Colombia</w:delText>
              </w:r>
            </w:del>
          </w:p>
        </w:tc>
      </w:tr>
    </w:tbl>
    <w:p w14:paraId="44E424CF" w14:textId="29927027" w:rsidR="001D5EC5" w:rsidRPr="00F36DDA" w:rsidDel="00C10F6C" w:rsidRDefault="001D5EC5" w:rsidP="00424469">
      <w:pPr>
        <w:rPr>
          <w:del w:id="482" w:author="Artemis" w:date="2021-05-02T18:36:00Z"/>
          <w:lang w:eastAsia="es-ES"/>
        </w:rPr>
      </w:pPr>
    </w:p>
    <w:p w14:paraId="7F64E373" w14:textId="71E54F7F" w:rsidR="001D5EC5" w:rsidDel="00C10F6C" w:rsidRDefault="001D5EC5">
      <w:pPr>
        <w:rPr>
          <w:del w:id="483" w:author="Artemis" w:date="2021-05-02T18:36:00Z"/>
          <w:lang w:val="es-ES" w:eastAsia="es-ES"/>
        </w:rPr>
      </w:pPr>
    </w:p>
    <w:p w14:paraId="77DB2A99" w14:textId="0AAEEB3F" w:rsidR="001D5EC5" w:rsidDel="00C10F6C" w:rsidRDefault="001D5EC5">
      <w:pPr>
        <w:rPr>
          <w:del w:id="484" w:author="Artemis" w:date="2021-05-02T18:36:00Z"/>
        </w:rPr>
      </w:pPr>
      <w:del w:id="485" w:author="Artemis" w:date="2021-05-02T18:36:00Z">
        <w:r w:rsidRPr="005256D3" w:rsidDel="00C10F6C">
          <w:delText xml:space="preserve">Nota: </w:delText>
        </w:r>
        <w:r w:rsidRPr="001D5EC5" w:rsidDel="00C10F6C">
          <w:delText>Esta sección es opcional, dado que existen disciplinas que no manejan símbolos y/o abreviaturas. Se incluyen símbolos generales (con letras latinas y griegas), subíndices, superíndices y abreviaturas (incluir sólo las clases de símbolos que se utilicen). Cada una de estas listas debe estar ubicada en orden alfabético de acuerdo con la primera letra del símbolo (en esta plantilla, el título del tipo de símbolo esta en letra Arial de 14 puntos y en negrilla). Para escribir la definición en las tablas, se puede usar la herramienta de referencia cruzada (para textos editados en Microsoft Word). A continuación se presentan algunos ejemplos.</w:delText>
        </w:r>
      </w:del>
    </w:p>
    <w:p w14:paraId="1ABA6CE0" w14:textId="1007F57C" w:rsidR="005256D3" w:rsidDel="00C10F6C" w:rsidRDefault="005256D3">
      <w:pPr>
        <w:rPr>
          <w:del w:id="486" w:author="Artemis" w:date="2021-05-02T18:36:00Z"/>
        </w:rPr>
      </w:pPr>
    </w:p>
    <w:p w14:paraId="47889FD8" w14:textId="2B006669" w:rsidR="005256D3" w:rsidDel="00C10F6C" w:rsidRDefault="005256D3">
      <w:pPr>
        <w:rPr>
          <w:del w:id="487" w:author="Artemis" w:date="2021-05-02T18:36:00Z"/>
        </w:rPr>
      </w:pPr>
    </w:p>
    <w:p w14:paraId="204F495A" w14:textId="14F36B7F" w:rsidR="003F29EF" w:rsidDel="00C10F6C" w:rsidRDefault="003F29EF" w:rsidP="00F36DDA">
      <w:pPr>
        <w:pStyle w:val="Ttulo1"/>
        <w:rPr>
          <w:del w:id="488" w:author="Artemis" w:date="2021-05-02T18:36:00Z"/>
        </w:rPr>
        <w:sectPr w:rsidR="003F29EF" w:rsidDel="00C10F6C" w:rsidSect="00424469">
          <w:headerReference w:type="first" r:id="rId20"/>
          <w:pgSz w:w="12240" w:h="15840" w:code="120"/>
          <w:pgMar w:top="1418" w:right="1418" w:bottom="1418" w:left="1701" w:header="709" w:footer="709" w:gutter="0"/>
          <w:cols w:space="708"/>
          <w:titlePg/>
          <w:docGrid w:linePitch="360"/>
        </w:sectPr>
      </w:pPr>
    </w:p>
    <w:p w14:paraId="21BC5BD7" w14:textId="610F3ACA" w:rsidR="008F6E42" w:rsidRPr="004E0F7F" w:rsidRDefault="002038EB">
      <w:pPr>
        <w:pStyle w:val="Ttulo1"/>
      </w:pPr>
      <w:bookmarkStart w:id="489" w:name="_Toc436748547"/>
      <w:bookmarkStart w:id="490" w:name="_Toc84013389"/>
      <w:r w:rsidRPr="00424469">
        <w:t>INTRODUCCIÓN</w:t>
      </w:r>
      <w:bookmarkEnd w:id="489"/>
      <w:bookmarkEnd w:id="490"/>
    </w:p>
    <w:p w14:paraId="0B8AF8BB" w14:textId="77777777" w:rsidR="005256D3" w:rsidRPr="004E0F7F" w:rsidRDefault="005256D3"/>
    <w:p w14:paraId="6419BDD9" w14:textId="77777777" w:rsidR="00642747" w:rsidRPr="004E0F7F" w:rsidRDefault="00642747"/>
    <w:p w14:paraId="3C2F8007" w14:textId="0D1FC1E5" w:rsidR="00A4505C" w:rsidRPr="00A4505C" w:rsidRDefault="003F29EF" w:rsidP="00A4505C">
      <w:pPr>
        <w:rPr>
          <w:ins w:id="491" w:author="Artemis" w:date="2021-04-30T15:51:00Z"/>
          <w:rStyle w:val="Textoennegrita"/>
          <w:rFonts w:ascii="Times New Roman" w:hAnsi="Times New Roman"/>
          <w:bCs w:val="0"/>
        </w:rPr>
      </w:pPr>
      <w:del w:id="492" w:author="Artemis" w:date="2021-04-30T16:06:00Z">
        <w:r w:rsidRPr="00F36DDA" w:rsidDel="00135EC2">
          <w:delText>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 No debe confundirse con el resumen y se recomienda que la introducción tenga una extensión de mínimo 2 páginas y máximo de 4 páginas</w:delText>
        </w:r>
        <w:r w:rsidRPr="00F36DDA" w:rsidDel="00135EC2">
          <w:rPr>
            <w:rStyle w:val="Textoennegrita"/>
            <w:rFonts w:ascii="Times New Roman" w:hAnsi="Times New Roman"/>
            <w:bCs w:val="0"/>
          </w:rPr>
          <w:delText>.</w:delText>
        </w:r>
      </w:del>
      <w:ins w:id="493" w:author="Artemis" w:date="2021-04-30T15:51:00Z">
        <w:r w:rsidR="00A4505C" w:rsidRPr="00A4505C">
          <w:rPr>
            <w:rStyle w:val="Textoennegrita"/>
            <w:rFonts w:ascii="Times New Roman" w:hAnsi="Times New Roman"/>
            <w:bCs w:val="0"/>
          </w:rPr>
          <w:t>ISIT es una empresa especializada en atender los requerimientos de empresas colombianas y multinacionales, estructurando Soluciones y servicios a la medida.</w:t>
        </w:r>
      </w:ins>
    </w:p>
    <w:p w14:paraId="054F66B0" w14:textId="77777777" w:rsidR="00A4505C" w:rsidRPr="00A4505C" w:rsidRDefault="00A4505C" w:rsidP="00A4505C">
      <w:pPr>
        <w:rPr>
          <w:ins w:id="494" w:author="Artemis" w:date="2021-04-30T15:51:00Z"/>
          <w:rStyle w:val="Textoennegrita"/>
          <w:rFonts w:ascii="Times New Roman" w:hAnsi="Times New Roman"/>
          <w:bCs w:val="0"/>
        </w:rPr>
      </w:pPr>
    </w:p>
    <w:p w14:paraId="08311F40" w14:textId="53083C25" w:rsidR="00A4505C" w:rsidRDefault="00A4505C" w:rsidP="00A4505C">
      <w:pPr>
        <w:rPr>
          <w:ins w:id="495" w:author="Artemis" w:date="2021-04-30T15:58:00Z"/>
          <w:rStyle w:val="Textoennegrita"/>
          <w:rFonts w:ascii="Times New Roman" w:hAnsi="Times New Roman"/>
          <w:bCs w:val="0"/>
        </w:rPr>
      </w:pPr>
      <w:ins w:id="496" w:author="Artemis" w:date="2021-04-30T15:51:00Z">
        <w:r w:rsidRPr="00A4505C">
          <w:rPr>
            <w:rStyle w:val="Textoennegrita"/>
            <w:rFonts w:ascii="Times New Roman" w:hAnsi="Times New Roman"/>
            <w:bCs w:val="0"/>
          </w:rPr>
          <w:t>Sus características principales son el personal y sus diferentes labores basadas en la tecnología y la logística, por ello entre sus estrategias se encuentra la información unificada y clara de cada departamento, entre relaciones laborales como profesionales, dando a conocer este lineamiento se basará el desarrollo de una Intranet, donde por medio de un sitio web, se mantendrá al personal informado de cada actividad, y cada departamento estará avalado para su mayor comunicación interna.</w:t>
        </w:r>
      </w:ins>
    </w:p>
    <w:p w14:paraId="7DF8432F" w14:textId="383669EC" w:rsidR="003C7106" w:rsidRDefault="003C7106" w:rsidP="00A4505C">
      <w:pPr>
        <w:rPr>
          <w:ins w:id="497" w:author="Artemis" w:date="2021-04-30T15:58:00Z"/>
          <w:rStyle w:val="Textoennegrita"/>
          <w:rFonts w:ascii="Times New Roman" w:hAnsi="Times New Roman"/>
          <w:bCs w:val="0"/>
        </w:rPr>
      </w:pPr>
    </w:p>
    <w:p w14:paraId="0E493ED7" w14:textId="2CECBA33" w:rsidR="00137E05" w:rsidRDefault="003C7106" w:rsidP="00A4505C">
      <w:pPr>
        <w:rPr>
          <w:ins w:id="498" w:author="Artemis" w:date="2021-05-09T18:06:00Z"/>
          <w:rStyle w:val="Textoennegrita"/>
          <w:rFonts w:ascii="Times New Roman" w:hAnsi="Times New Roman"/>
          <w:bCs w:val="0"/>
        </w:rPr>
      </w:pPr>
      <w:ins w:id="499" w:author="Artemis" w:date="2021-04-30T15:58:00Z">
        <w:r>
          <w:rPr>
            <w:rStyle w:val="Textoennegrita"/>
            <w:rFonts w:ascii="Times New Roman" w:hAnsi="Times New Roman"/>
            <w:bCs w:val="0"/>
          </w:rPr>
          <w:t xml:space="preserve">Unas de las características </w:t>
        </w:r>
      </w:ins>
      <w:ins w:id="500" w:author="Artemis" w:date="2021-04-30T16:00:00Z">
        <w:r>
          <w:rPr>
            <w:rStyle w:val="Textoennegrita"/>
            <w:rFonts w:ascii="Times New Roman" w:hAnsi="Times New Roman"/>
            <w:bCs w:val="0"/>
          </w:rPr>
          <w:t>más</w:t>
        </w:r>
      </w:ins>
      <w:ins w:id="501" w:author="Artemis" w:date="2021-04-30T15:58:00Z">
        <w:r>
          <w:rPr>
            <w:rStyle w:val="Textoennegrita"/>
            <w:rFonts w:ascii="Times New Roman" w:hAnsi="Times New Roman"/>
            <w:bCs w:val="0"/>
          </w:rPr>
          <w:t xml:space="preserve"> relevantes es la</w:t>
        </w:r>
      </w:ins>
      <w:ins w:id="502" w:author="Artemis" w:date="2021-05-09T18:05:00Z">
        <w:r w:rsidR="00137E05">
          <w:rPr>
            <w:rStyle w:val="Textoennegrita"/>
            <w:rFonts w:ascii="Times New Roman" w:hAnsi="Times New Roman"/>
            <w:bCs w:val="0"/>
          </w:rPr>
          <w:t xml:space="preserve"> de</w:t>
        </w:r>
      </w:ins>
      <w:ins w:id="503" w:author="Artemis" w:date="2021-04-30T15:58:00Z">
        <w:r>
          <w:rPr>
            <w:rStyle w:val="Textoennegrita"/>
            <w:rFonts w:ascii="Times New Roman" w:hAnsi="Times New Roman"/>
            <w:bCs w:val="0"/>
          </w:rPr>
          <w:t xml:space="preserve"> poder acceder a sus desprendibles de </w:t>
        </w:r>
      </w:ins>
      <w:ins w:id="504" w:author="Artemis" w:date="2021-04-30T16:00:00Z">
        <w:r>
          <w:rPr>
            <w:rStyle w:val="Textoennegrita"/>
            <w:rFonts w:ascii="Times New Roman" w:hAnsi="Times New Roman"/>
            <w:bCs w:val="0"/>
          </w:rPr>
          <w:t>nómina</w:t>
        </w:r>
      </w:ins>
      <w:ins w:id="505" w:author="Artemis" w:date="2021-04-30T15:58:00Z">
        <w:r>
          <w:rPr>
            <w:rStyle w:val="Textoennegrita"/>
            <w:rFonts w:ascii="Times New Roman" w:hAnsi="Times New Roman"/>
            <w:bCs w:val="0"/>
          </w:rPr>
          <w:t xml:space="preserve">, </w:t>
        </w:r>
      </w:ins>
      <w:ins w:id="506" w:author="Artemis" w:date="2021-05-09T18:05:00Z">
        <w:r w:rsidR="00137E05">
          <w:rPr>
            <w:rStyle w:val="Textoennegrita"/>
            <w:rFonts w:ascii="Times New Roman" w:hAnsi="Times New Roman"/>
            <w:bCs w:val="0"/>
          </w:rPr>
          <w:t xml:space="preserve">de una forma </w:t>
        </w:r>
      </w:ins>
      <w:ins w:id="507" w:author="Artemis" w:date="2021-05-09T18:06:00Z">
        <w:r w:rsidR="00137E05">
          <w:rPr>
            <w:rStyle w:val="Textoennegrita"/>
            <w:rFonts w:ascii="Times New Roman" w:hAnsi="Times New Roman"/>
            <w:bCs w:val="0"/>
          </w:rPr>
          <w:t>más</w:t>
        </w:r>
      </w:ins>
      <w:ins w:id="508" w:author="Artemis" w:date="2021-05-09T18:05:00Z">
        <w:r w:rsidR="00137E05">
          <w:rPr>
            <w:rStyle w:val="Textoennegrita"/>
            <w:rFonts w:ascii="Times New Roman" w:hAnsi="Times New Roman"/>
            <w:bCs w:val="0"/>
          </w:rPr>
          <w:t xml:space="preserve"> </w:t>
        </w:r>
      </w:ins>
      <w:ins w:id="509" w:author="Artemis" w:date="2021-05-09T18:06:00Z">
        <w:r w:rsidR="00137E05">
          <w:rPr>
            <w:rStyle w:val="Textoennegrita"/>
            <w:rFonts w:ascii="Times New Roman" w:hAnsi="Times New Roman"/>
            <w:bCs w:val="0"/>
          </w:rPr>
          <w:t>fácil</w:t>
        </w:r>
      </w:ins>
      <w:ins w:id="510" w:author="Artemis" w:date="2021-05-09T18:05:00Z">
        <w:r w:rsidR="00137E05">
          <w:rPr>
            <w:rStyle w:val="Textoennegrita"/>
            <w:rFonts w:ascii="Times New Roman" w:hAnsi="Times New Roman"/>
            <w:bCs w:val="0"/>
          </w:rPr>
          <w:t xml:space="preserve"> </w:t>
        </w:r>
      </w:ins>
      <w:ins w:id="511" w:author="Artemis" w:date="2021-05-09T18:06:00Z">
        <w:r w:rsidR="00137E05">
          <w:rPr>
            <w:rStyle w:val="Textoennegrita"/>
            <w:rFonts w:ascii="Times New Roman" w:hAnsi="Times New Roman"/>
            <w:bCs w:val="0"/>
          </w:rPr>
          <w:t xml:space="preserve">y sencilla, y </w:t>
        </w:r>
      </w:ins>
      <w:ins w:id="512" w:author="Artemis" w:date="2021-04-30T15:58:00Z">
        <w:r>
          <w:rPr>
            <w:rStyle w:val="Textoennegrita"/>
            <w:rFonts w:ascii="Times New Roman" w:hAnsi="Times New Roman"/>
            <w:bCs w:val="0"/>
          </w:rPr>
          <w:t>as</w:t>
        </w:r>
      </w:ins>
      <w:ins w:id="513" w:author="Artemis" w:date="2021-04-30T15:59:00Z">
        <w:r>
          <w:rPr>
            <w:rStyle w:val="Textoennegrita"/>
            <w:rFonts w:ascii="Times New Roman" w:hAnsi="Times New Roman"/>
            <w:bCs w:val="0"/>
          </w:rPr>
          <w:t xml:space="preserve">í poder evitar tramites </w:t>
        </w:r>
      </w:ins>
      <w:ins w:id="514" w:author="Artemis" w:date="2021-05-09T18:06:00Z">
        <w:r w:rsidR="00137E05">
          <w:rPr>
            <w:rStyle w:val="Textoennegrita"/>
            <w:rFonts w:ascii="Times New Roman" w:hAnsi="Times New Roman"/>
            <w:bCs w:val="0"/>
          </w:rPr>
          <w:t xml:space="preserve">que puedan llevar </w:t>
        </w:r>
      </w:ins>
      <w:ins w:id="515" w:author="Artemis" w:date="2021-05-09T18:07:00Z">
        <w:r w:rsidR="00137E05">
          <w:rPr>
            <w:rStyle w:val="Textoennegrita"/>
            <w:rFonts w:ascii="Times New Roman" w:hAnsi="Times New Roman"/>
            <w:bCs w:val="0"/>
          </w:rPr>
          <w:t>más</w:t>
        </w:r>
      </w:ins>
      <w:ins w:id="516" w:author="Artemis" w:date="2021-05-09T18:06:00Z">
        <w:r w:rsidR="00137E05">
          <w:rPr>
            <w:rStyle w:val="Textoennegrita"/>
            <w:rFonts w:ascii="Times New Roman" w:hAnsi="Times New Roman"/>
            <w:bCs w:val="0"/>
          </w:rPr>
          <w:t xml:space="preserve"> tiempo.</w:t>
        </w:r>
      </w:ins>
    </w:p>
    <w:p w14:paraId="35477E73" w14:textId="13FA8EE9" w:rsidR="003C7106" w:rsidRDefault="00137E05" w:rsidP="00A4505C">
      <w:pPr>
        <w:rPr>
          <w:ins w:id="517" w:author="Artemis" w:date="2021-04-30T16:00:00Z"/>
          <w:rStyle w:val="Textoennegrita"/>
          <w:rFonts w:ascii="Times New Roman" w:hAnsi="Times New Roman"/>
          <w:bCs w:val="0"/>
        </w:rPr>
      </w:pPr>
      <w:ins w:id="518" w:author="Artemis" w:date="2021-05-09T18:06:00Z">
        <w:r>
          <w:rPr>
            <w:rStyle w:val="Textoennegrita"/>
            <w:rFonts w:ascii="Times New Roman" w:hAnsi="Times New Roman"/>
            <w:bCs w:val="0"/>
          </w:rPr>
          <w:t xml:space="preserve"> </w:t>
        </w:r>
      </w:ins>
    </w:p>
    <w:p w14:paraId="0E263631" w14:textId="348335D2" w:rsidR="003C7106" w:rsidRPr="003C7106" w:rsidRDefault="003C7106" w:rsidP="003C7106">
      <w:pPr>
        <w:rPr>
          <w:ins w:id="519" w:author="Artemis" w:date="2021-04-30T16:00:00Z"/>
          <w:rStyle w:val="Textoennegrita"/>
          <w:rFonts w:ascii="Times New Roman" w:hAnsi="Times New Roman"/>
          <w:bCs w:val="0"/>
        </w:rPr>
      </w:pPr>
      <w:ins w:id="520" w:author="Artemis" w:date="2021-04-30T16:00:00Z">
        <w:r w:rsidRPr="003C7106">
          <w:rPr>
            <w:rStyle w:val="Textoennegrita"/>
            <w:rFonts w:ascii="Times New Roman" w:hAnsi="Times New Roman"/>
            <w:bCs w:val="0"/>
          </w:rPr>
          <w:t>En las especificaciones del proyecto se da como disciplina hac</w:t>
        </w:r>
        <w:r w:rsidR="00137E05">
          <w:rPr>
            <w:rStyle w:val="Textoennegrita"/>
            <w:rFonts w:ascii="Times New Roman" w:hAnsi="Times New Roman"/>
            <w:bCs w:val="0"/>
          </w:rPr>
          <w:t>ia el área del conocimiento el d</w:t>
        </w:r>
        <w:r w:rsidRPr="003C7106">
          <w:rPr>
            <w:rStyle w:val="Textoennegrita"/>
            <w:rFonts w:ascii="Times New Roman" w:hAnsi="Times New Roman"/>
            <w:bCs w:val="0"/>
          </w:rPr>
          <w:t xml:space="preserve">esarrollo estructural de una web, </w:t>
        </w:r>
      </w:ins>
      <w:ins w:id="521" w:author="Artemis" w:date="2021-05-09T18:09:00Z">
        <w:r w:rsidR="00137E05">
          <w:rPr>
            <w:rStyle w:val="Textoennegrita"/>
            <w:rFonts w:ascii="Times New Roman" w:hAnsi="Times New Roman"/>
            <w:bCs w:val="0"/>
          </w:rPr>
          <w:t xml:space="preserve">enfocado en desprendibles de nómina online, </w:t>
        </w:r>
      </w:ins>
      <w:ins w:id="522" w:author="Artemis" w:date="2021-04-30T16:00:00Z">
        <w:r w:rsidRPr="003C7106">
          <w:rPr>
            <w:rStyle w:val="Textoennegrita"/>
            <w:rFonts w:ascii="Times New Roman" w:hAnsi="Times New Roman"/>
            <w:bCs w:val="0"/>
          </w:rPr>
          <w:t xml:space="preserve">alineado a la integración de las TIC en las organizaciones, con ello se basará en un análisis cualitativo técnico, por ello no se basa en una hipótesis especificada, ya que emplea la observación participante en una descripción científica de la vivencia del investigador en </w:t>
        </w:r>
        <w:r w:rsidR="00137E05">
          <w:rPr>
            <w:rStyle w:val="Textoennegrita"/>
            <w:rFonts w:ascii="Times New Roman" w:hAnsi="Times New Roman"/>
            <w:bCs w:val="0"/>
          </w:rPr>
          <w:t>una sociedad o cultura distinta</w:t>
        </w:r>
        <w:r w:rsidRPr="003C7106">
          <w:rPr>
            <w:rStyle w:val="Textoennegrita"/>
            <w:rFonts w:ascii="Times New Roman" w:hAnsi="Times New Roman"/>
            <w:bCs w:val="0"/>
          </w:rPr>
          <w:t>.</w:t>
        </w:r>
      </w:ins>
    </w:p>
    <w:p w14:paraId="6AF9BFD4" w14:textId="77777777" w:rsidR="003C7106" w:rsidRPr="003C7106" w:rsidRDefault="003C7106" w:rsidP="003C7106">
      <w:pPr>
        <w:rPr>
          <w:ins w:id="523" w:author="Artemis" w:date="2021-04-30T16:00:00Z"/>
          <w:rStyle w:val="Textoennegrita"/>
          <w:rFonts w:ascii="Times New Roman" w:hAnsi="Times New Roman"/>
          <w:bCs w:val="0"/>
        </w:rPr>
      </w:pPr>
    </w:p>
    <w:p w14:paraId="265C0CBF" w14:textId="07F7CC3D" w:rsidR="003C7106" w:rsidRDefault="003C7106" w:rsidP="003C7106">
      <w:pPr>
        <w:rPr>
          <w:ins w:id="524" w:author="Artemis" w:date="2021-04-30T16:00:00Z"/>
          <w:rStyle w:val="Textoennegrita"/>
          <w:rFonts w:ascii="Times New Roman" w:hAnsi="Times New Roman"/>
          <w:bCs w:val="0"/>
        </w:rPr>
      </w:pPr>
      <w:ins w:id="525" w:author="Artemis" w:date="2021-04-30T16:00:00Z">
        <w:r w:rsidRPr="003C7106">
          <w:rPr>
            <w:rStyle w:val="Textoennegrita"/>
            <w:rFonts w:ascii="Times New Roman" w:hAnsi="Times New Roman"/>
            <w:bCs w:val="0"/>
          </w:rPr>
          <w:t xml:space="preserve">Para la realización de la </w:t>
        </w:r>
      </w:ins>
      <w:ins w:id="526" w:author="Artemis" w:date="2021-05-09T18:10:00Z">
        <w:r w:rsidR="00137E05">
          <w:rPr>
            <w:rStyle w:val="Textoennegrita"/>
            <w:rFonts w:ascii="Times New Roman" w:hAnsi="Times New Roman"/>
            <w:bCs w:val="0"/>
          </w:rPr>
          <w:t>web</w:t>
        </w:r>
      </w:ins>
      <w:ins w:id="527" w:author="Artemis" w:date="2021-04-30T16:00:00Z">
        <w:r w:rsidRPr="003C7106">
          <w:rPr>
            <w:rStyle w:val="Textoennegrita"/>
            <w:rFonts w:ascii="Times New Roman" w:hAnsi="Times New Roman"/>
            <w:bCs w:val="0"/>
          </w:rPr>
          <w:t>, nos enfocaremos inicialmente en la problemática principal, que es la falta de comuni</w:t>
        </w:r>
        <w:r w:rsidR="00FB2B69">
          <w:rPr>
            <w:rStyle w:val="Textoennegrita"/>
            <w:rFonts w:ascii="Times New Roman" w:hAnsi="Times New Roman"/>
            <w:bCs w:val="0"/>
          </w:rPr>
          <w:t>cación de la información de</w:t>
        </w:r>
        <w:r w:rsidRPr="003C7106">
          <w:rPr>
            <w:rStyle w:val="Textoennegrita"/>
            <w:rFonts w:ascii="Times New Roman" w:hAnsi="Times New Roman"/>
            <w:bCs w:val="0"/>
          </w:rPr>
          <w:t xml:space="preserve"> todas y cada una de las actividades de un</w:t>
        </w:r>
        <w:r w:rsidR="00137E05">
          <w:rPr>
            <w:rStyle w:val="Textoennegrita"/>
            <w:rFonts w:ascii="Times New Roman" w:hAnsi="Times New Roman"/>
            <w:bCs w:val="0"/>
          </w:rPr>
          <w:t xml:space="preserve">a </w:t>
        </w:r>
      </w:ins>
      <w:ins w:id="528" w:author="Artemis" w:date="2021-05-09T18:14:00Z">
        <w:r w:rsidR="00FB2B69">
          <w:rPr>
            <w:rStyle w:val="Textoennegrita"/>
            <w:rFonts w:ascii="Times New Roman" w:hAnsi="Times New Roman"/>
            <w:bCs w:val="0"/>
          </w:rPr>
          <w:t>empresa</w:t>
        </w:r>
      </w:ins>
      <w:ins w:id="529" w:author="Artemis" w:date="2021-05-09T18:11:00Z">
        <w:r w:rsidR="00137E05">
          <w:rPr>
            <w:rStyle w:val="Textoennegrita"/>
            <w:rFonts w:ascii="Times New Roman" w:hAnsi="Times New Roman"/>
            <w:bCs w:val="0"/>
          </w:rPr>
          <w:t xml:space="preserve">, donde su importancia será el </w:t>
        </w:r>
      </w:ins>
      <w:ins w:id="530" w:author="Artemis" w:date="2021-05-09T18:14:00Z">
        <w:r w:rsidR="00FB2B69">
          <w:rPr>
            <w:rStyle w:val="Textoennegrita"/>
            <w:rFonts w:ascii="Times New Roman" w:hAnsi="Times New Roman"/>
            <w:bCs w:val="0"/>
          </w:rPr>
          <w:t xml:space="preserve">intercambio </w:t>
        </w:r>
      </w:ins>
      <w:ins w:id="531" w:author="Artemis" w:date="2021-05-09T18:11:00Z">
        <w:r w:rsidR="00137E05">
          <w:rPr>
            <w:rStyle w:val="Textoennegrita"/>
            <w:rFonts w:ascii="Times New Roman" w:hAnsi="Times New Roman"/>
            <w:bCs w:val="0"/>
          </w:rPr>
          <w:t xml:space="preserve">de la información </w:t>
        </w:r>
      </w:ins>
      <w:ins w:id="532" w:author="Artemis" w:date="2021-04-30T16:00:00Z">
        <w:r w:rsidR="00137E05">
          <w:rPr>
            <w:rStyle w:val="Textoennegrita"/>
            <w:rFonts w:ascii="Times New Roman" w:hAnsi="Times New Roman"/>
            <w:bCs w:val="0"/>
          </w:rPr>
          <w:t xml:space="preserve">por medio de </w:t>
        </w:r>
      </w:ins>
      <w:ins w:id="533" w:author="Artemis" w:date="2021-05-09T18:11:00Z">
        <w:r w:rsidR="00137E05">
          <w:rPr>
            <w:rStyle w:val="Textoennegrita"/>
            <w:rFonts w:ascii="Times New Roman" w:hAnsi="Times New Roman"/>
            <w:bCs w:val="0"/>
          </w:rPr>
          <w:t>una</w:t>
        </w:r>
      </w:ins>
      <w:ins w:id="534" w:author="Artemis" w:date="2021-04-30T16:00:00Z">
        <w:r w:rsidR="00137E05">
          <w:rPr>
            <w:rStyle w:val="Textoennegrita"/>
            <w:rFonts w:ascii="Times New Roman" w:hAnsi="Times New Roman"/>
            <w:bCs w:val="0"/>
          </w:rPr>
          <w:t xml:space="preserve"> web </w:t>
        </w:r>
        <w:r w:rsidRPr="003C7106">
          <w:rPr>
            <w:rStyle w:val="Textoennegrita"/>
            <w:rFonts w:ascii="Times New Roman" w:hAnsi="Times New Roman"/>
            <w:bCs w:val="0"/>
          </w:rPr>
          <w:t xml:space="preserve">colaborativa, </w:t>
        </w:r>
      </w:ins>
      <w:ins w:id="535" w:author="Artemis" w:date="2021-05-09T18:12:00Z">
        <w:r w:rsidR="00137E05">
          <w:rPr>
            <w:rStyle w:val="Textoennegrita"/>
            <w:rFonts w:ascii="Times New Roman" w:hAnsi="Times New Roman"/>
            <w:bCs w:val="0"/>
          </w:rPr>
          <w:t>con</w:t>
        </w:r>
      </w:ins>
      <w:ins w:id="536" w:author="Artemis" w:date="2021-04-30T16:00:00Z">
        <w:r w:rsidRPr="003C7106">
          <w:rPr>
            <w:rStyle w:val="Textoennegrita"/>
            <w:rFonts w:ascii="Times New Roman" w:hAnsi="Times New Roman"/>
            <w:bCs w:val="0"/>
          </w:rPr>
          <w:t xml:space="preserve"> ello optamos por generar un diseño </w:t>
        </w:r>
      </w:ins>
      <w:ins w:id="537" w:author="Artemis" w:date="2021-05-09T18:12:00Z">
        <w:r w:rsidR="00FB2B69">
          <w:rPr>
            <w:rStyle w:val="Textoennegrita"/>
            <w:rFonts w:ascii="Times New Roman" w:hAnsi="Times New Roman"/>
            <w:bCs w:val="0"/>
          </w:rPr>
          <w:t xml:space="preserve">atractiva, donde la usabilidad de la web este alcance de </w:t>
        </w:r>
      </w:ins>
      <w:ins w:id="538" w:author="Artemis" w:date="2021-05-09T18:13:00Z">
        <w:r w:rsidR="00FB2B69">
          <w:rPr>
            <w:rStyle w:val="Textoennegrita"/>
            <w:rFonts w:ascii="Times New Roman" w:hAnsi="Times New Roman"/>
            <w:bCs w:val="0"/>
          </w:rPr>
          <w:t>cualquier</w:t>
        </w:r>
      </w:ins>
      <w:ins w:id="539" w:author="Artemis" w:date="2021-05-09T18:12:00Z">
        <w:r w:rsidR="00FB2B69">
          <w:rPr>
            <w:rStyle w:val="Textoennegrita"/>
            <w:rFonts w:ascii="Times New Roman" w:hAnsi="Times New Roman"/>
            <w:bCs w:val="0"/>
          </w:rPr>
          <w:t xml:space="preserve"> usuario</w:t>
        </w:r>
      </w:ins>
      <w:ins w:id="540" w:author="Artemis" w:date="2021-05-09T18:13:00Z">
        <w:r w:rsidR="00FB2B69">
          <w:rPr>
            <w:rStyle w:val="Textoennegrita"/>
            <w:rFonts w:ascii="Times New Roman" w:hAnsi="Times New Roman"/>
            <w:bCs w:val="0"/>
          </w:rPr>
          <w:t>.</w:t>
        </w:r>
      </w:ins>
    </w:p>
    <w:p w14:paraId="353C4D21" w14:textId="2C32440C" w:rsidR="003C7106" w:rsidRDefault="003C7106" w:rsidP="003C7106">
      <w:pPr>
        <w:rPr>
          <w:ins w:id="541" w:author="Artemis" w:date="2021-04-30T16:00:00Z"/>
          <w:rStyle w:val="Textoennegrita"/>
          <w:rFonts w:ascii="Times New Roman" w:hAnsi="Times New Roman"/>
          <w:bCs w:val="0"/>
        </w:rPr>
      </w:pPr>
    </w:p>
    <w:p w14:paraId="54161535" w14:textId="6A88AEF1" w:rsidR="00B13DC3" w:rsidRDefault="003C7106" w:rsidP="003C7106">
      <w:pPr>
        <w:rPr>
          <w:ins w:id="542" w:author="Artemis" w:date="2021-05-09T21:58:00Z"/>
          <w:rStyle w:val="Textoennegrita"/>
          <w:rFonts w:ascii="Times New Roman" w:hAnsi="Times New Roman"/>
          <w:bCs w:val="0"/>
        </w:rPr>
      </w:pPr>
      <w:ins w:id="543" w:author="Artemis" w:date="2021-04-30T16:01:00Z">
        <w:r>
          <w:rPr>
            <w:rStyle w:val="Textoennegrita"/>
            <w:rFonts w:ascii="Times New Roman" w:hAnsi="Times New Roman"/>
            <w:bCs w:val="0"/>
          </w:rPr>
          <w:t xml:space="preserve">De igual </w:t>
        </w:r>
      </w:ins>
      <w:ins w:id="544" w:author="Artemis" w:date="2021-04-30T16:06:00Z">
        <w:r>
          <w:rPr>
            <w:rStyle w:val="Textoennegrita"/>
            <w:rFonts w:ascii="Times New Roman" w:hAnsi="Times New Roman"/>
            <w:bCs w:val="0"/>
          </w:rPr>
          <w:t>manera</w:t>
        </w:r>
      </w:ins>
      <w:ins w:id="545" w:author="Artemis" w:date="2021-04-30T16:01:00Z">
        <w:r>
          <w:rPr>
            <w:rStyle w:val="Textoennegrita"/>
            <w:rFonts w:ascii="Times New Roman" w:hAnsi="Times New Roman"/>
            <w:bCs w:val="0"/>
          </w:rPr>
          <w:t xml:space="preserve"> se realizará recopilación de datos, para que con ello sea </w:t>
        </w:r>
      </w:ins>
      <w:ins w:id="546" w:author="Artemis" w:date="2021-04-30T16:06:00Z">
        <w:r>
          <w:rPr>
            <w:rStyle w:val="Textoennegrita"/>
            <w:rFonts w:ascii="Times New Roman" w:hAnsi="Times New Roman"/>
            <w:bCs w:val="0"/>
          </w:rPr>
          <w:t>más</w:t>
        </w:r>
      </w:ins>
      <w:ins w:id="547" w:author="Artemis" w:date="2021-04-30T16:01:00Z">
        <w:r>
          <w:rPr>
            <w:rStyle w:val="Textoennegrita"/>
            <w:rFonts w:ascii="Times New Roman" w:hAnsi="Times New Roman"/>
            <w:bCs w:val="0"/>
          </w:rPr>
          <w:t xml:space="preserve"> estable la información de que y como la quiere un empleado, ya que no es solo </w:t>
        </w:r>
      </w:ins>
      <w:ins w:id="548" w:author="Artemis" w:date="2021-04-30T16:06:00Z">
        <w:r>
          <w:rPr>
            <w:rStyle w:val="Textoennegrita"/>
            <w:rFonts w:ascii="Times New Roman" w:hAnsi="Times New Roman"/>
            <w:bCs w:val="0"/>
          </w:rPr>
          <w:t>mostrar</w:t>
        </w:r>
      </w:ins>
      <w:ins w:id="549" w:author="Artemis" w:date="2021-04-30T16:01:00Z">
        <w:r>
          <w:rPr>
            <w:rStyle w:val="Textoennegrita"/>
            <w:rFonts w:ascii="Times New Roman" w:hAnsi="Times New Roman"/>
            <w:bCs w:val="0"/>
          </w:rPr>
          <w:t xml:space="preserve"> </w:t>
        </w:r>
      </w:ins>
      <w:ins w:id="550" w:author="Artemis" w:date="2021-04-30T16:02:00Z">
        <w:r>
          <w:rPr>
            <w:rStyle w:val="Textoennegrita"/>
            <w:rFonts w:ascii="Times New Roman" w:hAnsi="Times New Roman"/>
            <w:bCs w:val="0"/>
          </w:rPr>
          <w:t>información</w:t>
        </w:r>
      </w:ins>
      <w:ins w:id="551" w:author="Artemis" w:date="2021-04-30T16:01:00Z">
        <w:r>
          <w:rPr>
            <w:rStyle w:val="Textoennegrita"/>
            <w:rFonts w:ascii="Times New Roman" w:hAnsi="Times New Roman"/>
            <w:bCs w:val="0"/>
          </w:rPr>
          <w:t xml:space="preserve">, es </w:t>
        </w:r>
        <w:r>
          <w:rPr>
            <w:rStyle w:val="Textoennegrita"/>
            <w:rFonts w:ascii="Times New Roman" w:hAnsi="Times New Roman"/>
            <w:bCs w:val="0"/>
          </w:rPr>
          <w:lastRenderedPageBreak/>
          <w:t xml:space="preserve">ideal mantener al empleado involucrado en las </w:t>
        </w:r>
      </w:ins>
      <w:ins w:id="552" w:author="Artemis" w:date="2021-04-30T16:02:00Z">
        <w:r>
          <w:rPr>
            <w:rStyle w:val="Textoennegrita"/>
            <w:rFonts w:ascii="Times New Roman" w:hAnsi="Times New Roman"/>
            <w:bCs w:val="0"/>
          </w:rPr>
          <w:t>actividades</w:t>
        </w:r>
      </w:ins>
      <w:ins w:id="553" w:author="Artemis" w:date="2021-04-30T16:01:00Z">
        <w:r>
          <w:rPr>
            <w:rStyle w:val="Textoennegrita"/>
            <w:rFonts w:ascii="Times New Roman" w:hAnsi="Times New Roman"/>
            <w:bCs w:val="0"/>
          </w:rPr>
          <w:t xml:space="preserve"> </w:t>
        </w:r>
      </w:ins>
      <w:ins w:id="554" w:author="Artemis" w:date="2021-04-30T16:02:00Z">
        <w:r>
          <w:rPr>
            <w:rStyle w:val="Textoennegrita"/>
            <w:rFonts w:ascii="Times New Roman" w:hAnsi="Times New Roman"/>
            <w:bCs w:val="0"/>
          </w:rPr>
          <w:t xml:space="preserve">de la </w:t>
        </w:r>
      </w:ins>
      <w:ins w:id="555" w:author="Artemis" w:date="2021-04-30T16:06:00Z">
        <w:r>
          <w:rPr>
            <w:rStyle w:val="Textoennegrita"/>
            <w:rFonts w:ascii="Times New Roman" w:hAnsi="Times New Roman"/>
            <w:bCs w:val="0"/>
          </w:rPr>
          <w:t>empresa</w:t>
        </w:r>
      </w:ins>
      <w:ins w:id="556" w:author="Artemis" w:date="2021-04-30T16:02:00Z">
        <w:r>
          <w:rPr>
            <w:rStyle w:val="Textoennegrita"/>
            <w:rFonts w:ascii="Times New Roman" w:hAnsi="Times New Roman"/>
            <w:bCs w:val="0"/>
          </w:rPr>
          <w:t xml:space="preserve">, que da con ello, la importancia que las herramientas que se </w:t>
        </w:r>
      </w:ins>
      <w:ins w:id="557" w:author="Artemis" w:date="2021-04-30T16:03:00Z">
        <w:r>
          <w:rPr>
            <w:rStyle w:val="Textoennegrita"/>
            <w:rFonts w:ascii="Times New Roman" w:hAnsi="Times New Roman"/>
            <w:bCs w:val="0"/>
          </w:rPr>
          <w:t>establecerán</w:t>
        </w:r>
      </w:ins>
      <w:ins w:id="558" w:author="Artemis" w:date="2021-04-30T16:02:00Z">
        <w:r>
          <w:rPr>
            <w:rStyle w:val="Textoennegrita"/>
            <w:rFonts w:ascii="Times New Roman" w:hAnsi="Times New Roman"/>
            <w:bCs w:val="0"/>
          </w:rPr>
          <w:t>,</w:t>
        </w:r>
      </w:ins>
      <w:ins w:id="559" w:author="Artemis" w:date="2021-04-30T16:03:00Z">
        <w:r w:rsidR="00135EC2">
          <w:rPr>
            <w:rStyle w:val="Textoennegrita"/>
            <w:rFonts w:ascii="Times New Roman" w:hAnsi="Times New Roman"/>
            <w:bCs w:val="0"/>
          </w:rPr>
          <w:t xml:space="preserve"> son completamente di</w:t>
        </w:r>
      </w:ins>
      <w:ins w:id="560" w:author="Artemis" w:date="2021-04-30T16:06:00Z">
        <w:r w:rsidR="00135EC2">
          <w:rPr>
            <w:rStyle w:val="Textoennegrita"/>
            <w:rFonts w:ascii="Times New Roman" w:hAnsi="Times New Roman"/>
            <w:bCs w:val="0"/>
          </w:rPr>
          <w:t>r</w:t>
        </w:r>
      </w:ins>
      <w:ins w:id="561" w:author="Artemis" w:date="2021-04-30T16:03:00Z">
        <w:r w:rsidR="00135EC2">
          <w:rPr>
            <w:rStyle w:val="Textoennegrita"/>
            <w:rFonts w:ascii="Times New Roman" w:hAnsi="Times New Roman"/>
            <w:bCs w:val="0"/>
          </w:rPr>
          <w:t>igidas</w:t>
        </w:r>
        <w:r>
          <w:rPr>
            <w:rStyle w:val="Textoennegrita"/>
            <w:rFonts w:ascii="Times New Roman" w:hAnsi="Times New Roman"/>
            <w:bCs w:val="0"/>
          </w:rPr>
          <w:t xml:space="preserve"> a ellos, ya que los objetivos de las empresas es fomentar y mejorar sus servicios inici</w:t>
        </w:r>
      </w:ins>
      <w:ins w:id="562" w:author="Artemis" w:date="2021-04-30T16:04:00Z">
        <w:r>
          <w:rPr>
            <w:rStyle w:val="Textoennegrita"/>
            <w:rFonts w:ascii="Times New Roman" w:hAnsi="Times New Roman"/>
            <w:bCs w:val="0"/>
          </w:rPr>
          <w:t xml:space="preserve">almente con sus empleados, ya que un empleado feliz trabajara </w:t>
        </w:r>
      </w:ins>
      <w:ins w:id="563" w:author="Artemis" w:date="2021-04-30T16:06:00Z">
        <w:r>
          <w:rPr>
            <w:rStyle w:val="Textoennegrita"/>
            <w:rFonts w:ascii="Times New Roman" w:hAnsi="Times New Roman"/>
            <w:bCs w:val="0"/>
          </w:rPr>
          <w:t>más</w:t>
        </w:r>
      </w:ins>
      <w:ins w:id="564" w:author="Artemis" w:date="2021-04-30T16:04:00Z">
        <w:r>
          <w:rPr>
            <w:rStyle w:val="Textoennegrita"/>
            <w:rFonts w:ascii="Times New Roman" w:hAnsi="Times New Roman"/>
            <w:bCs w:val="0"/>
          </w:rPr>
          <w:t xml:space="preserve"> a gusto y dedicado, con ello se quiere enfatizar que si el empelado necesita o </w:t>
        </w:r>
      </w:ins>
      <w:ins w:id="565" w:author="Artemis" w:date="2021-04-30T16:06:00Z">
        <w:r>
          <w:rPr>
            <w:rStyle w:val="Textoennegrita"/>
            <w:rFonts w:ascii="Times New Roman" w:hAnsi="Times New Roman"/>
            <w:bCs w:val="0"/>
          </w:rPr>
          <w:t>desconoce</w:t>
        </w:r>
      </w:ins>
      <w:ins w:id="566" w:author="Artemis" w:date="2021-04-30T16:04:00Z">
        <w:r>
          <w:rPr>
            <w:rStyle w:val="Textoennegrita"/>
            <w:rFonts w:ascii="Times New Roman" w:hAnsi="Times New Roman"/>
            <w:bCs w:val="0"/>
          </w:rPr>
          <w:t xml:space="preserve"> alg</w:t>
        </w:r>
      </w:ins>
      <w:ins w:id="567" w:author="Artemis" w:date="2021-04-30T16:05:00Z">
        <w:r>
          <w:rPr>
            <w:rStyle w:val="Textoennegrita"/>
            <w:rFonts w:ascii="Times New Roman" w:hAnsi="Times New Roman"/>
            <w:bCs w:val="0"/>
          </w:rPr>
          <w:t xml:space="preserve">ún proceso o alguna actividad, la empresa esta con recursos innovadores y fáciles de acceder, para que cada información </w:t>
        </w:r>
      </w:ins>
      <w:ins w:id="568" w:author="Artemis" w:date="2021-04-30T16:06:00Z">
        <w:r>
          <w:rPr>
            <w:rStyle w:val="Textoennegrita"/>
            <w:rFonts w:ascii="Times New Roman" w:hAnsi="Times New Roman"/>
            <w:bCs w:val="0"/>
          </w:rPr>
          <w:t>pertinente</w:t>
        </w:r>
      </w:ins>
      <w:ins w:id="569" w:author="Artemis" w:date="2021-04-30T16:05:00Z">
        <w:r>
          <w:rPr>
            <w:rStyle w:val="Textoennegrita"/>
            <w:rFonts w:ascii="Times New Roman" w:hAnsi="Times New Roman"/>
            <w:bCs w:val="0"/>
          </w:rPr>
          <w:t xml:space="preserve"> sea </w:t>
        </w:r>
      </w:ins>
      <w:ins w:id="570" w:author="Artemis" w:date="2021-04-30T16:06:00Z">
        <w:r>
          <w:rPr>
            <w:rStyle w:val="Textoennegrita"/>
            <w:rFonts w:ascii="Times New Roman" w:hAnsi="Times New Roman"/>
            <w:bCs w:val="0"/>
          </w:rPr>
          <w:t>suministrada</w:t>
        </w:r>
      </w:ins>
      <w:ins w:id="571" w:author="Artemis" w:date="2021-04-30T16:05:00Z">
        <w:r>
          <w:rPr>
            <w:rStyle w:val="Textoennegrita"/>
            <w:rFonts w:ascii="Times New Roman" w:hAnsi="Times New Roman"/>
            <w:bCs w:val="0"/>
          </w:rPr>
          <w:t xml:space="preserve"> de manera </w:t>
        </w:r>
      </w:ins>
      <w:ins w:id="572" w:author="Artemis" w:date="2021-04-30T16:06:00Z">
        <w:r>
          <w:rPr>
            <w:rStyle w:val="Textoennegrita"/>
            <w:rFonts w:ascii="Times New Roman" w:hAnsi="Times New Roman"/>
            <w:bCs w:val="0"/>
          </w:rPr>
          <w:t>ágil</w:t>
        </w:r>
      </w:ins>
      <w:ins w:id="573" w:author="Artemis" w:date="2021-04-30T16:05:00Z">
        <w:r>
          <w:rPr>
            <w:rStyle w:val="Textoennegrita"/>
            <w:rFonts w:ascii="Times New Roman" w:hAnsi="Times New Roman"/>
            <w:bCs w:val="0"/>
          </w:rPr>
          <w:t xml:space="preserve"> y eficaz. </w:t>
        </w:r>
      </w:ins>
    </w:p>
    <w:p w14:paraId="1F6942D3" w14:textId="5D877223" w:rsidR="003C7106" w:rsidRPr="00F36DDA" w:rsidDel="00B13DC3" w:rsidRDefault="003C7106">
      <w:pPr>
        <w:spacing w:line="240" w:lineRule="auto"/>
        <w:ind w:firstLine="0"/>
        <w:jc w:val="left"/>
        <w:rPr>
          <w:del w:id="574" w:author="Artemis" w:date="2021-05-09T21:59:00Z"/>
          <w:rStyle w:val="Textoennegrita"/>
          <w:rFonts w:ascii="Times New Roman" w:hAnsi="Times New Roman"/>
          <w:bCs w:val="0"/>
        </w:rPr>
        <w:pPrChange w:id="575" w:author="Artemis" w:date="2021-05-09T21:59:00Z">
          <w:pPr/>
        </w:pPrChange>
      </w:pPr>
    </w:p>
    <w:p w14:paraId="7C7BB524" w14:textId="55FCC840" w:rsidR="003F29EF" w:rsidRPr="00F36DDA" w:rsidDel="00B13DC3" w:rsidRDefault="003F29EF">
      <w:pPr>
        <w:ind w:firstLine="0"/>
        <w:rPr>
          <w:del w:id="576" w:author="Artemis" w:date="2021-05-09T21:59:00Z"/>
          <w:rStyle w:val="Textoennegrita"/>
          <w:rFonts w:ascii="Times New Roman" w:hAnsi="Times New Roman"/>
          <w:bCs w:val="0"/>
        </w:rPr>
        <w:pPrChange w:id="577" w:author="Artemis" w:date="2021-05-09T21:59:00Z">
          <w:pPr/>
        </w:pPrChange>
      </w:pPr>
    </w:p>
    <w:p w14:paraId="1179CCC0" w14:textId="5DBF2C41" w:rsidR="00D66BDA" w:rsidRPr="004E0F7F" w:rsidDel="000D610F" w:rsidRDefault="003F29EF">
      <w:pPr>
        <w:ind w:firstLine="0"/>
        <w:rPr>
          <w:del w:id="578" w:author="Artemis" w:date="2021-04-28T18:09:00Z"/>
        </w:rPr>
        <w:pPrChange w:id="579" w:author="Artemis" w:date="2021-05-09T21:59:00Z">
          <w:pPr/>
        </w:pPrChange>
      </w:pPr>
      <w:del w:id="580" w:author="Artemis" w:date="2021-04-28T18:09:00Z">
        <w:r w:rsidRPr="00424469" w:rsidDel="000D610F">
          <w:delText xml:space="preserve">La presente plantilla maneja la fuente </w:delText>
        </w:r>
        <w:r w:rsidR="00D66BDA" w:rsidRPr="004E0F7F" w:rsidDel="000D610F">
          <w:delText>Times New Roman</w:delText>
        </w:r>
        <w:r w:rsidRPr="004E0F7F" w:rsidDel="000D610F">
          <w:delText xml:space="preserve"> para el texto de los párrafos y para los títulos y subtítulos. </w:delText>
        </w:r>
      </w:del>
    </w:p>
    <w:p w14:paraId="660EAFD6" w14:textId="47F8FF6F" w:rsidR="00D66BDA" w:rsidRPr="004E0F7F" w:rsidDel="000D610F" w:rsidRDefault="00D66BDA">
      <w:pPr>
        <w:ind w:firstLine="0"/>
        <w:rPr>
          <w:del w:id="581" w:author="Artemis" w:date="2021-04-28T18:09:00Z"/>
        </w:rPr>
        <w:pPrChange w:id="582" w:author="Artemis" w:date="2021-05-09T21:59:00Z">
          <w:pPr/>
        </w:pPrChange>
      </w:pPr>
    </w:p>
    <w:p w14:paraId="251F8460" w14:textId="5FEC52DB" w:rsidR="003F29EF" w:rsidRPr="00F36DDA" w:rsidDel="000D610F" w:rsidRDefault="00D66BDA">
      <w:pPr>
        <w:ind w:firstLine="0"/>
        <w:rPr>
          <w:del w:id="583" w:author="Artemis" w:date="2021-04-28T18:10:00Z"/>
          <w:rStyle w:val="Textoennegrita"/>
          <w:rFonts w:ascii="Times New Roman" w:hAnsi="Times New Roman"/>
          <w:bCs w:val="0"/>
        </w:rPr>
        <w:pPrChange w:id="584" w:author="Artemis" w:date="2021-05-09T21:59:00Z">
          <w:pPr/>
        </w:pPrChange>
      </w:pPr>
      <w:del w:id="585" w:author="Artemis" w:date="2021-04-28T18:10:00Z">
        <w:r w:rsidRPr="00F36DDA" w:rsidDel="000D610F">
          <w:delText xml:space="preserve">Las secciones de aquí en adelante </w:delText>
        </w:r>
        <w:r w:rsidR="003F29EF" w:rsidRPr="004E0F7F" w:rsidDel="000D610F">
          <w:delText xml:space="preserve">se </w:delText>
        </w:r>
        <w:r w:rsidR="003F29EF" w:rsidRPr="00F36DDA" w:rsidDel="000D610F">
          <w:rPr>
            <w:rStyle w:val="Textoennegrita"/>
            <w:rFonts w:ascii="Times New Roman" w:hAnsi="Times New Roman"/>
            <w:bCs w:val="0"/>
          </w:rPr>
          <w:delText>encabeza</w:delText>
        </w:r>
        <w:r w:rsidRPr="00F36DDA" w:rsidDel="000D610F">
          <w:rPr>
            <w:rStyle w:val="Textoennegrita"/>
            <w:rFonts w:ascii="Times New Roman" w:hAnsi="Times New Roman"/>
            <w:bCs w:val="0"/>
          </w:rPr>
          <w:delText>n</w:delText>
        </w:r>
        <w:r w:rsidR="003F29EF" w:rsidRPr="00F36DDA" w:rsidDel="000D610F">
          <w:rPr>
            <w:rStyle w:val="Textoennegrita"/>
            <w:rFonts w:ascii="Times New Roman" w:hAnsi="Times New Roman"/>
            <w:bCs w:val="0"/>
          </w:rPr>
          <w:delText xml:space="preserve"> con </w:delText>
        </w:r>
        <w:r w:rsidRPr="00F36DDA" w:rsidDel="000D610F">
          <w:rPr>
            <w:rStyle w:val="Textoennegrita"/>
            <w:rFonts w:ascii="Times New Roman" w:hAnsi="Times New Roman"/>
            <w:bCs w:val="0"/>
          </w:rPr>
          <w:delText>el título de la sección</w:delText>
        </w:r>
        <w:r w:rsidR="003F29EF" w:rsidRPr="00F36DDA" w:rsidDel="000D610F">
          <w:rPr>
            <w:rStyle w:val="Textoennegrita"/>
            <w:rFonts w:ascii="Times New Roman" w:hAnsi="Times New Roman"/>
            <w:bCs w:val="0"/>
          </w:rPr>
          <w:delText xml:space="preserve"> escrita con </w:delText>
        </w:r>
        <w:r w:rsidRPr="00F36DDA" w:rsidDel="000D610F">
          <w:rPr>
            <w:rStyle w:val="Textoennegrita"/>
            <w:rFonts w:ascii="Times New Roman" w:hAnsi="Times New Roman"/>
            <w:bCs w:val="0"/>
          </w:rPr>
          <w:delText>mayúscula</w:delText>
        </w:r>
        <w:r w:rsidR="003F29EF" w:rsidRPr="00F36DDA" w:rsidDel="000D610F">
          <w:rPr>
            <w:rStyle w:val="Textoennegrita"/>
            <w:rFonts w:ascii="Times New Roman" w:hAnsi="Times New Roman"/>
            <w:bCs w:val="0"/>
          </w:rPr>
          <w:delText xml:space="preserve">,  </w:delText>
        </w:r>
        <w:r w:rsidRPr="00F36DDA" w:rsidDel="000D610F">
          <w:rPr>
            <w:rStyle w:val="Textoennegrita"/>
            <w:rFonts w:ascii="Times New Roman" w:hAnsi="Times New Roman"/>
            <w:bCs w:val="0"/>
          </w:rPr>
          <w:delText xml:space="preserve">sin </w:delText>
        </w:r>
        <w:r w:rsidR="003F29EF" w:rsidRPr="00F36DDA" w:rsidDel="000D610F">
          <w:rPr>
            <w:rStyle w:val="Textoennegrita"/>
            <w:rFonts w:ascii="Times New Roman" w:hAnsi="Times New Roman"/>
            <w:bCs w:val="0"/>
          </w:rPr>
          <w:delText xml:space="preserve">negrilla de </w:delText>
        </w:r>
        <w:r w:rsidRPr="00F36DDA" w:rsidDel="000D610F">
          <w:rPr>
            <w:rStyle w:val="Textoennegrita"/>
            <w:rFonts w:ascii="Times New Roman" w:hAnsi="Times New Roman"/>
            <w:bCs w:val="0"/>
          </w:rPr>
          <w:delText>14</w:delText>
        </w:r>
        <w:r w:rsidR="003F29EF" w:rsidRPr="00F36DDA" w:rsidDel="000D610F">
          <w:rPr>
            <w:rStyle w:val="Textoennegrita"/>
            <w:rFonts w:ascii="Times New Roman" w:hAnsi="Times New Roman"/>
            <w:bCs w:val="0"/>
          </w:rPr>
          <w:delText xml:space="preserve"> puntos</w:delText>
        </w:r>
        <w:r w:rsidR="007D5E76" w:rsidRPr="00424469" w:rsidDel="000D610F">
          <w:rPr>
            <w:rStyle w:val="Textoennegrita"/>
            <w:rFonts w:ascii="Times New Roman" w:hAnsi="Times New Roman"/>
            <w:bCs w:val="0"/>
          </w:rPr>
          <w:delText xml:space="preserve"> (estilos “UMB Titulo 1”)</w:delText>
        </w:r>
        <w:r w:rsidRPr="00F36DDA" w:rsidDel="000D610F">
          <w:rPr>
            <w:rStyle w:val="Textoennegrita"/>
            <w:rFonts w:ascii="Times New Roman" w:hAnsi="Times New Roman"/>
            <w:bCs w:val="0"/>
          </w:rPr>
          <w:delText>.</w:delText>
        </w:r>
        <w:r w:rsidRPr="00424469" w:rsidDel="000D610F">
          <w:rPr>
            <w:rStyle w:val="Textoennegrita"/>
            <w:rFonts w:ascii="Times New Roman" w:hAnsi="Times New Roman"/>
            <w:bCs w:val="0"/>
          </w:rPr>
          <w:delText xml:space="preserve"> </w:delText>
        </w:r>
        <w:r w:rsidRPr="004E0F7F" w:rsidDel="000D610F">
          <w:delText>El título de cada capítulo después de la introducción debe estar numerado y comenzar en una hoja independiente (página impar) y con el mismo formato del título Introducción (</w:delText>
        </w:r>
        <w:r w:rsidRPr="00F36DDA" w:rsidDel="000D610F">
          <w:rPr>
            <w:rStyle w:val="Textoennegrita"/>
            <w:rFonts w:ascii="Times New Roman" w:hAnsi="Times New Roman"/>
            <w:bCs w:val="0"/>
          </w:rPr>
          <w:delText>escrita con mayúscula, centrado de 14 puntos).</w:delText>
        </w:r>
      </w:del>
    </w:p>
    <w:p w14:paraId="45260C4D" w14:textId="5D9B2693" w:rsidR="003F29EF" w:rsidRPr="00F36DDA" w:rsidDel="00B13DC3" w:rsidRDefault="003F29EF">
      <w:pPr>
        <w:ind w:firstLine="0"/>
        <w:rPr>
          <w:del w:id="586" w:author="Artemis" w:date="2021-05-09T21:59:00Z"/>
          <w:rStyle w:val="Textoennegrita"/>
          <w:rFonts w:ascii="Times New Roman" w:hAnsi="Times New Roman"/>
          <w:bCs w:val="0"/>
        </w:rPr>
        <w:pPrChange w:id="587" w:author="Artemis" w:date="2021-05-09T21:59:00Z">
          <w:pPr/>
        </w:pPrChange>
      </w:pPr>
    </w:p>
    <w:p w14:paraId="5FB2AD01" w14:textId="501B3C09" w:rsidR="003F29EF" w:rsidRPr="004E0F7F" w:rsidDel="000D610F" w:rsidRDefault="003F29EF">
      <w:pPr>
        <w:ind w:firstLine="0"/>
        <w:rPr>
          <w:del w:id="588" w:author="Artemis" w:date="2021-04-28T18:07:00Z"/>
        </w:rPr>
        <w:pPrChange w:id="589" w:author="Artemis" w:date="2021-05-09T21:59:00Z">
          <w:pPr/>
        </w:pPrChange>
      </w:pPr>
      <w:del w:id="590" w:author="Artemis" w:date="2021-04-28T18:07:00Z">
        <w:r w:rsidRPr="00424469" w:rsidDel="000D610F">
          <w:delText xml:space="preserve">La </w:delText>
        </w:r>
        <w:r w:rsidRPr="004E0F7F" w:rsidDel="000D610F">
          <w:delText xml:space="preserve">presente plantilla tiene en cuenta aspectos importantes de la </w:delText>
        </w:r>
        <w:r w:rsidR="007D5E76" w:rsidRPr="004E0F7F" w:rsidDel="000D610F">
          <w:delText xml:space="preserve">norma </w:delText>
        </w:r>
        <w:r w:rsidR="00D66BDA" w:rsidRPr="004E0F7F" w:rsidDel="000D610F">
          <w:delText>APA para la elaboración de documentos de trabajo de grado</w:delText>
        </w:r>
        <w:r w:rsidRPr="004E0F7F" w:rsidDel="000D610F">
          <w:delText>, con el fin que sea usada para la presentación final de las tesis de maestría y</w:delText>
        </w:r>
        <w:r w:rsidR="00D66BDA" w:rsidRPr="004E0F7F" w:rsidDel="000D610F">
          <w:delText>/o</w:delText>
        </w:r>
        <w:r w:rsidRPr="004E0F7F" w:rsidDel="000D610F">
          <w:delText xml:space="preserve"> doctorado desarrolladas en la</w:delText>
        </w:r>
        <w:r w:rsidR="00D66BDA" w:rsidRPr="004E0F7F" w:rsidDel="000D610F">
          <w:delText xml:space="preserve"> Unidad UMB Virtual de la </w:delText>
        </w:r>
        <w:r w:rsidRPr="004E0F7F" w:rsidDel="000D610F">
          <w:delText xml:space="preserve">Universidad </w:delText>
        </w:r>
        <w:r w:rsidR="00D66BDA" w:rsidRPr="004E0F7F" w:rsidDel="000D610F">
          <w:delText>Manuela Beltrán</w:delText>
        </w:r>
        <w:r w:rsidRPr="004E0F7F" w:rsidDel="000D610F">
          <w:delText>.</w:delText>
        </w:r>
      </w:del>
    </w:p>
    <w:p w14:paraId="64A3E0B1" w14:textId="3FDAF73E" w:rsidR="003F29EF" w:rsidRPr="004E0F7F" w:rsidDel="000D610F" w:rsidRDefault="003F29EF">
      <w:pPr>
        <w:ind w:firstLine="0"/>
        <w:rPr>
          <w:del w:id="591" w:author="Artemis" w:date="2021-04-28T18:07:00Z"/>
        </w:rPr>
        <w:pPrChange w:id="592" w:author="Artemis" w:date="2021-05-09T21:59:00Z">
          <w:pPr/>
        </w:pPrChange>
      </w:pPr>
    </w:p>
    <w:p w14:paraId="4C9484F0" w14:textId="74A69442" w:rsidR="00D66BDA" w:rsidRPr="004E0F7F" w:rsidDel="000D610F" w:rsidRDefault="003F29EF">
      <w:pPr>
        <w:ind w:firstLine="0"/>
        <w:rPr>
          <w:del w:id="593" w:author="Artemis" w:date="2021-04-28T18:07:00Z"/>
        </w:rPr>
        <w:pPrChange w:id="594" w:author="Artemis" w:date="2021-05-09T21:59:00Z">
          <w:pPr/>
        </w:pPrChange>
      </w:pPr>
      <w:del w:id="595" w:author="Artemis" w:date="2021-04-28T18:07:00Z">
        <w:r w:rsidRPr="004E0F7F" w:rsidDel="000D610F">
          <w:delText xml:space="preserve">Las márgenes deben ser de 2,54 centímetros (1 pulgada) en la parte superior, inferior y exterior y de 3centímetros en la margen interna (a partir de márgenes simétricos). La plantilla </w:delText>
        </w:r>
        <w:r w:rsidR="00D66BDA" w:rsidRPr="004E0F7F" w:rsidDel="000D610F">
          <w:delText>está</w:delText>
        </w:r>
        <w:r w:rsidRPr="004E0F7F" w:rsidDel="000D610F">
          <w:delText xml:space="preserve"> diseñada para imprimir por lado y lado en hojas tamaño carta. Se sugiere que los encabezados cambien según la sección del documento (para lo cual esta plantilla esta construida por secciones). El número de página se ubica en la parte superior derecha en las páginas impares y en la superior izquierda en las páginas pares (en letra </w:delText>
        </w:r>
        <w:r w:rsidR="00D66BDA" w:rsidRPr="004E0F7F" w:rsidDel="000D610F">
          <w:delText>Times New Roman</w:delText>
        </w:r>
        <w:r w:rsidRPr="004E0F7F" w:rsidDel="000D610F">
          <w:delText xml:space="preserve"> de 11 puntos, de acuerdo al formato presentado en esta plantilla). </w:delText>
        </w:r>
      </w:del>
    </w:p>
    <w:p w14:paraId="7D160CC1" w14:textId="686AFD7D" w:rsidR="00D66BDA" w:rsidRPr="004E0F7F" w:rsidDel="000D610F" w:rsidRDefault="00D66BDA">
      <w:pPr>
        <w:ind w:firstLine="0"/>
        <w:rPr>
          <w:del w:id="596" w:author="Artemis" w:date="2021-04-28T18:07:00Z"/>
        </w:rPr>
        <w:pPrChange w:id="597" w:author="Artemis" w:date="2021-05-09T21:59:00Z">
          <w:pPr/>
        </w:pPrChange>
      </w:pPr>
    </w:p>
    <w:p w14:paraId="3707DEB2" w14:textId="0E26F778" w:rsidR="00D66BDA" w:rsidRPr="004E0F7F" w:rsidDel="000D610F" w:rsidRDefault="00D66BDA">
      <w:pPr>
        <w:ind w:firstLine="0"/>
        <w:rPr>
          <w:del w:id="598" w:author="Artemis" w:date="2021-04-28T18:07:00Z"/>
        </w:rPr>
        <w:pPrChange w:id="599" w:author="Artemis" w:date="2021-05-09T21:59:00Z">
          <w:pPr/>
        </w:pPrChange>
      </w:pPr>
      <w:del w:id="600" w:author="Artemis" w:date="2021-04-28T18:07:00Z">
        <w:r w:rsidRPr="004E0F7F" w:rsidDel="000D610F">
          <w:delText xml:space="preserve">La tesis o trabajo de investigación se debe escribir con interlineado 1,5 y después de punto aparte a dos interlíneas (dos veces la tecla Enter). </w:delText>
        </w:r>
        <w:r w:rsidR="00642747" w:rsidRPr="004E0F7F" w:rsidDel="000D610F">
          <w:delText>Se utiliza el estilo “</w:delText>
        </w:r>
        <w:r w:rsidR="007D5E76" w:rsidRPr="004E0F7F" w:rsidDel="000D610F">
          <w:delText xml:space="preserve">UMB </w:delText>
        </w:r>
        <w:r w:rsidR="00642747" w:rsidRPr="004E0F7F" w:rsidDel="000D610F">
          <w:delText xml:space="preserve">Normal” en la hoja de estilos de esta plantilla, caracterizada también por aplicar sangría de 0,5 solo en la primera </w:delText>
        </w:r>
        <w:r w:rsidR="007D5E76" w:rsidRPr="004E0F7F" w:rsidDel="000D610F">
          <w:delText>línea</w:delText>
        </w:r>
        <w:r w:rsidR="00642747" w:rsidRPr="004E0F7F" w:rsidDel="000D610F">
          <w:delText xml:space="preserve"> de cada párrafo. </w:delText>
        </w:r>
        <w:r w:rsidRPr="004E0F7F" w:rsidDel="000D610F">
          <w:delText>La redacción debe ser impersonal y genérica</w:delText>
        </w:r>
        <w:r w:rsidR="00D7176C" w:rsidRPr="004E0F7F" w:rsidDel="000D610F">
          <w:delText xml:space="preserve"> (</w:delText>
        </w:r>
        <w:r w:rsidR="00642747" w:rsidRPr="004E0F7F" w:rsidDel="000D610F">
          <w:delText xml:space="preserve">en </w:delText>
        </w:r>
        <w:r w:rsidR="00D7176C" w:rsidRPr="004E0F7F" w:rsidDel="000D610F">
          <w:delText>3ra persona)</w:delText>
        </w:r>
        <w:r w:rsidRPr="004E0F7F" w:rsidDel="000D610F">
          <w:delText xml:space="preserve">. La numeración de las hojas sugiere que las páginas </w:delText>
        </w:r>
        <w:r w:rsidR="00642747" w:rsidRPr="004E0F7F" w:rsidDel="000D610F">
          <w:delText xml:space="preserve">sean </w:delText>
        </w:r>
        <w:r w:rsidRPr="004E0F7F" w:rsidDel="000D610F">
          <w:delText>en números arábigos, en forma consecutiva a partir de la introducción que comenzará con el número 1. La cubierta y la portada no se numeran pero si se cuentan como páginas.</w:delText>
        </w:r>
        <w:r w:rsidR="00642747" w:rsidRPr="004E0F7F" w:rsidDel="000D610F">
          <w:delText xml:space="preserve"> Las páginas preliminares a la Tabla de contenidos no van enumeradas.</w:delText>
        </w:r>
      </w:del>
    </w:p>
    <w:p w14:paraId="6DFF47DC" w14:textId="378B0F19" w:rsidR="003F29EF" w:rsidRPr="004E0F7F" w:rsidDel="000D610F" w:rsidRDefault="003F29EF">
      <w:pPr>
        <w:ind w:firstLine="0"/>
        <w:rPr>
          <w:del w:id="601" w:author="Artemis" w:date="2021-04-28T18:07:00Z"/>
        </w:rPr>
        <w:pPrChange w:id="602" w:author="Artemis" w:date="2021-05-09T21:59:00Z">
          <w:pPr/>
        </w:pPrChange>
      </w:pPr>
    </w:p>
    <w:p w14:paraId="7574BE8D" w14:textId="11EF17B9" w:rsidR="003F29EF" w:rsidDel="000D610F" w:rsidRDefault="003F29EF">
      <w:pPr>
        <w:ind w:firstLine="0"/>
        <w:rPr>
          <w:del w:id="603" w:author="Artemis" w:date="2021-04-28T18:07:00Z"/>
        </w:rPr>
        <w:pPrChange w:id="604" w:author="Artemis" w:date="2021-05-09T21:59:00Z">
          <w:pPr/>
        </w:pPrChange>
      </w:pPr>
      <w:del w:id="605" w:author="Artemis" w:date="2021-04-28T18:07:00Z">
        <w:r w:rsidRPr="004E0F7F" w:rsidDel="000D610F">
          <w:delText xml:space="preserve">El tamaño de letra sugerido y teniendo en cuenta la familia fuente </w:delText>
        </w:r>
        <w:r w:rsidR="00642747" w:rsidRPr="004E0F7F" w:rsidDel="000D610F">
          <w:delText>Times New Roman</w:delText>
        </w:r>
        <w:r w:rsidRPr="004E0F7F" w:rsidDel="000D610F">
          <w:delText xml:space="preserve"> de 1</w:delText>
        </w:r>
        <w:r w:rsidR="00642747" w:rsidRPr="004E0F7F" w:rsidDel="000D610F">
          <w:delText>2</w:delText>
        </w:r>
        <w:r w:rsidRPr="004E0F7F" w:rsidDel="000D610F">
          <w:delText xml:space="preserve"> puntos para el texto de estilo “</w:delText>
        </w:r>
        <w:r w:rsidR="004E0F7F" w:rsidRPr="004E0F7F" w:rsidDel="000D610F">
          <w:delText xml:space="preserve">UMB </w:delText>
        </w:r>
        <w:r w:rsidR="00642747" w:rsidRPr="004E0F7F" w:rsidDel="000D610F">
          <w:delText>Normal</w:delText>
        </w:r>
        <w:r w:rsidRPr="004E0F7F" w:rsidDel="000D610F">
          <w:delText>”</w:delText>
        </w:r>
        <w:r w:rsidR="00642747" w:rsidRPr="004E0F7F" w:rsidDel="000D610F">
          <w:delText>;</w:delText>
        </w:r>
        <w:r w:rsidRPr="004E0F7F" w:rsidDel="000D610F">
          <w:delText xml:space="preserve"> </w:delText>
        </w:r>
        <w:r w:rsidR="00642747" w:rsidRPr="004E0F7F" w:rsidDel="000D610F">
          <w:delText>Times New Roman de 12 puntos</w:delText>
        </w:r>
        <w:r w:rsidRPr="004E0F7F" w:rsidDel="000D610F">
          <w:delText xml:space="preserve"> </w:delText>
        </w:r>
        <w:r w:rsidR="00642747" w:rsidRPr="004E0F7F" w:rsidDel="000D610F">
          <w:delText>y enumerado para subtítulos de 2do nivel</w:delText>
        </w:r>
        <w:r w:rsidRPr="004E0F7F" w:rsidDel="000D610F">
          <w:delText xml:space="preserve"> (estilo</w:delText>
        </w:r>
        <w:r w:rsidR="00642747" w:rsidRPr="004E0F7F" w:rsidDel="000D610F">
          <w:delText>s</w:delText>
        </w:r>
        <w:r w:rsidRPr="004E0F7F" w:rsidDel="000D610F">
          <w:delText xml:space="preserve"> “</w:delText>
        </w:r>
        <w:r w:rsidR="007D5E76" w:rsidRPr="004E0F7F" w:rsidDel="000D610F">
          <w:delText xml:space="preserve">UMB </w:delText>
        </w:r>
        <w:r w:rsidRPr="004E0F7F" w:rsidDel="000D610F">
          <w:delText xml:space="preserve">Título </w:delText>
        </w:r>
        <w:r w:rsidR="00642747" w:rsidRPr="004E0F7F" w:rsidDel="000D610F">
          <w:delText>2”); Times New Roman de 12 puntos, enumerado y</w:delText>
        </w:r>
        <w:r w:rsidRPr="004E0F7F" w:rsidDel="000D610F">
          <w:delText xml:space="preserve"> </w:delText>
        </w:r>
        <w:r w:rsidR="00642747" w:rsidRPr="004E0F7F" w:rsidDel="000D610F">
          <w:delText xml:space="preserve">en cursiva </w:delText>
        </w:r>
        <w:r w:rsidRPr="004E0F7F" w:rsidDel="000D610F">
          <w:delText>para los subtítulos</w:delText>
        </w:r>
        <w:r w:rsidR="00642747" w:rsidRPr="004E0F7F" w:rsidDel="000D610F">
          <w:delText xml:space="preserve"> de 3er nivel</w:delText>
        </w:r>
        <w:r w:rsidRPr="004E0F7F" w:rsidDel="000D610F">
          <w:delText xml:space="preserve"> (estilos “Título</w:delText>
        </w:r>
        <w:r w:rsidR="00642747" w:rsidRPr="004E0F7F" w:rsidDel="000D610F">
          <w:delText>3</w:delText>
        </w:r>
        <w:r w:rsidRPr="004E0F7F" w:rsidDel="000D610F">
          <w:delText xml:space="preserve">”). </w:delText>
        </w:r>
        <w:r w:rsidR="00642747" w:rsidRPr="004E0F7F" w:rsidDel="000D610F">
          <w:delText xml:space="preserve"> Para los subtítulos de 4to nivel, 12 en cursiva sin enumerar (estilos “Título 4”).  Solo se reflejará en la Tabla de Contenidos hasta subtítulos de tercer nivel, los de 4to nivel no se reflejan.</w:delText>
        </w:r>
      </w:del>
    </w:p>
    <w:p w14:paraId="7244D18F" w14:textId="5D2F94EF" w:rsidR="00BD0696" w:rsidDel="000D610F" w:rsidRDefault="00BD0696">
      <w:pPr>
        <w:ind w:firstLine="0"/>
        <w:rPr>
          <w:del w:id="606" w:author="Artemis" w:date="2021-04-28T18:08:00Z"/>
        </w:rPr>
        <w:pPrChange w:id="607" w:author="Artemis" w:date="2021-05-09T21:59:00Z">
          <w:pPr/>
        </w:pPrChange>
      </w:pPr>
    </w:p>
    <w:p w14:paraId="552855C1" w14:textId="05718033" w:rsidR="00BD0696" w:rsidDel="000D610F" w:rsidRDefault="00BD0696">
      <w:pPr>
        <w:ind w:firstLine="0"/>
        <w:rPr>
          <w:del w:id="608" w:author="Artemis" w:date="2021-04-28T18:08:00Z"/>
        </w:rPr>
        <w:pPrChange w:id="609" w:author="Artemis" w:date="2021-05-09T21:59:00Z">
          <w:pPr/>
        </w:pPrChange>
      </w:pPr>
    </w:p>
    <w:p w14:paraId="076EC23B" w14:textId="6E4FE32A" w:rsidR="00BD0696" w:rsidDel="000D610F" w:rsidRDefault="00BD0696">
      <w:pPr>
        <w:ind w:firstLine="0"/>
        <w:rPr>
          <w:del w:id="610" w:author="Artemis" w:date="2021-04-28T18:08:00Z"/>
        </w:rPr>
        <w:pPrChange w:id="611" w:author="Artemis" w:date="2021-05-09T21:59:00Z">
          <w:pPr/>
        </w:pPrChange>
      </w:pPr>
    </w:p>
    <w:p w14:paraId="3F1E013D" w14:textId="09CABCC5" w:rsidR="00BD0696" w:rsidDel="000D610F" w:rsidRDefault="00BD0696">
      <w:pPr>
        <w:ind w:firstLine="0"/>
        <w:rPr>
          <w:del w:id="612" w:author="Artemis" w:date="2021-04-28T18:08:00Z"/>
        </w:rPr>
        <w:pPrChange w:id="613" w:author="Artemis" w:date="2021-05-09T21:59:00Z">
          <w:pPr/>
        </w:pPrChange>
      </w:pPr>
    </w:p>
    <w:p w14:paraId="7D2256A6" w14:textId="41B88471" w:rsidR="00BD0696" w:rsidDel="000D610F" w:rsidRDefault="00BD0696">
      <w:pPr>
        <w:ind w:firstLine="0"/>
        <w:rPr>
          <w:del w:id="614" w:author="Artemis" w:date="2021-04-28T18:08:00Z"/>
        </w:rPr>
        <w:pPrChange w:id="615" w:author="Artemis" w:date="2021-05-09T21:59:00Z">
          <w:pPr/>
        </w:pPrChange>
      </w:pPr>
    </w:p>
    <w:p w14:paraId="2963282D" w14:textId="5EBDC9B3" w:rsidR="00BD0696" w:rsidDel="000D610F" w:rsidRDefault="00BD0696">
      <w:pPr>
        <w:ind w:firstLine="0"/>
        <w:rPr>
          <w:del w:id="616" w:author="Artemis" w:date="2021-04-28T18:08:00Z"/>
        </w:rPr>
        <w:pPrChange w:id="617" w:author="Artemis" w:date="2021-05-09T21:59:00Z">
          <w:pPr/>
        </w:pPrChange>
      </w:pPr>
    </w:p>
    <w:p w14:paraId="5C090237" w14:textId="31EFD263" w:rsidR="00BD0696" w:rsidDel="000D610F" w:rsidRDefault="00BD0696">
      <w:pPr>
        <w:ind w:firstLine="0"/>
        <w:rPr>
          <w:del w:id="618" w:author="Artemis" w:date="2021-04-28T18:08:00Z"/>
        </w:rPr>
        <w:pPrChange w:id="619" w:author="Artemis" w:date="2021-05-09T21:59:00Z">
          <w:pPr/>
        </w:pPrChange>
      </w:pPr>
    </w:p>
    <w:p w14:paraId="60A6D6D7" w14:textId="5866EB31" w:rsidR="00BD0696" w:rsidDel="000D610F" w:rsidRDefault="00BD0696">
      <w:pPr>
        <w:ind w:firstLine="0"/>
        <w:rPr>
          <w:del w:id="620" w:author="Artemis" w:date="2021-04-28T18:08:00Z"/>
        </w:rPr>
        <w:pPrChange w:id="621" w:author="Artemis" w:date="2021-05-09T21:59:00Z">
          <w:pPr/>
        </w:pPrChange>
      </w:pPr>
    </w:p>
    <w:p w14:paraId="7B8CCE4B" w14:textId="7F599EB9" w:rsidR="00BD0696" w:rsidDel="000D610F" w:rsidRDefault="00BD0696">
      <w:pPr>
        <w:ind w:firstLine="0"/>
        <w:rPr>
          <w:del w:id="622" w:author="Artemis" w:date="2021-04-28T18:08:00Z"/>
        </w:rPr>
        <w:pPrChange w:id="623" w:author="Artemis" w:date="2021-05-09T21:59:00Z">
          <w:pPr/>
        </w:pPrChange>
      </w:pPr>
    </w:p>
    <w:p w14:paraId="63D30B6E" w14:textId="2C2B1CF0" w:rsidR="00BD0696" w:rsidDel="000D610F" w:rsidRDefault="00BD0696">
      <w:pPr>
        <w:ind w:firstLine="0"/>
        <w:rPr>
          <w:del w:id="624" w:author="Artemis" w:date="2021-04-28T18:08:00Z"/>
        </w:rPr>
        <w:pPrChange w:id="625" w:author="Artemis" w:date="2021-05-09T21:59:00Z">
          <w:pPr/>
        </w:pPrChange>
      </w:pPr>
    </w:p>
    <w:p w14:paraId="326A624A" w14:textId="0D01F53D" w:rsidR="00BD0696" w:rsidDel="000D610F" w:rsidRDefault="00BD0696">
      <w:pPr>
        <w:ind w:firstLine="0"/>
        <w:rPr>
          <w:del w:id="626" w:author="Artemis" w:date="2021-04-28T18:08:00Z"/>
        </w:rPr>
        <w:pPrChange w:id="627" w:author="Artemis" w:date="2021-05-09T21:59:00Z">
          <w:pPr/>
        </w:pPrChange>
      </w:pPr>
    </w:p>
    <w:p w14:paraId="364976DE" w14:textId="1F29D4AB" w:rsidR="00BD0696" w:rsidDel="000D610F" w:rsidRDefault="00BD0696">
      <w:pPr>
        <w:ind w:firstLine="0"/>
        <w:rPr>
          <w:del w:id="628" w:author="Artemis" w:date="2021-04-28T18:08:00Z"/>
        </w:rPr>
        <w:pPrChange w:id="629" w:author="Artemis" w:date="2021-05-09T21:59:00Z">
          <w:pPr/>
        </w:pPrChange>
      </w:pPr>
    </w:p>
    <w:p w14:paraId="3B61EF27" w14:textId="22D05DBE" w:rsidR="00BD0696" w:rsidDel="000D610F" w:rsidRDefault="00BD0696">
      <w:pPr>
        <w:ind w:firstLine="0"/>
        <w:rPr>
          <w:del w:id="630" w:author="Artemis" w:date="2021-04-28T18:08:00Z"/>
        </w:rPr>
        <w:pPrChange w:id="631" w:author="Artemis" w:date="2021-05-09T21:59:00Z">
          <w:pPr/>
        </w:pPrChange>
      </w:pPr>
    </w:p>
    <w:p w14:paraId="3720701A" w14:textId="2423C1C0" w:rsidR="00BD0696" w:rsidDel="00B13DC3" w:rsidRDefault="00BD0696">
      <w:pPr>
        <w:ind w:firstLine="0"/>
        <w:rPr>
          <w:del w:id="632" w:author="Artemis" w:date="2021-05-09T21:59:00Z"/>
        </w:rPr>
        <w:pPrChange w:id="633" w:author="Artemis" w:date="2021-05-09T21:59:00Z">
          <w:pPr/>
        </w:pPrChange>
      </w:pPr>
    </w:p>
    <w:p w14:paraId="7279737A" w14:textId="0ACCAF41" w:rsidR="00BD0696" w:rsidDel="00B13DC3" w:rsidRDefault="00BD0696">
      <w:pPr>
        <w:ind w:firstLine="0"/>
        <w:rPr>
          <w:del w:id="634" w:author="Artemis" w:date="2021-05-09T21:59:00Z"/>
        </w:rPr>
        <w:pPrChange w:id="635" w:author="Artemis" w:date="2021-05-09T21:59:00Z">
          <w:pPr/>
        </w:pPrChange>
      </w:pPr>
    </w:p>
    <w:p w14:paraId="38500DF3" w14:textId="696C158C" w:rsidR="00BD0696" w:rsidDel="00B13DC3" w:rsidRDefault="00BD0696">
      <w:pPr>
        <w:ind w:firstLine="0"/>
        <w:rPr>
          <w:del w:id="636" w:author="Artemis" w:date="2021-05-09T21:59:00Z"/>
        </w:rPr>
        <w:pPrChange w:id="637" w:author="Artemis" w:date="2021-05-09T21:59:00Z">
          <w:pPr/>
        </w:pPrChange>
      </w:pPr>
    </w:p>
    <w:p w14:paraId="7233FC37" w14:textId="728379E4" w:rsidR="00BD0696" w:rsidDel="00B13DC3" w:rsidRDefault="00BD0696">
      <w:pPr>
        <w:ind w:firstLine="0"/>
        <w:rPr>
          <w:del w:id="638" w:author="Artemis" w:date="2021-05-09T21:59:00Z"/>
        </w:rPr>
        <w:pPrChange w:id="639" w:author="Artemis" w:date="2021-05-09T21:59:00Z">
          <w:pPr/>
        </w:pPrChange>
      </w:pPr>
    </w:p>
    <w:p w14:paraId="4F5FBB1F" w14:textId="4DFCE2AC" w:rsidR="00BD0696" w:rsidRPr="00424469" w:rsidDel="00B13DC3" w:rsidRDefault="00BD0696">
      <w:pPr>
        <w:ind w:firstLine="0"/>
        <w:rPr>
          <w:del w:id="640" w:author="Artemis" w:date="2021-05-09T21:59:00Z"/>
        </w:rPr>
        <w:pPrChange w:id="641" w:author="Artemis" w:date="2021-05-09T21:59:00Z">
          <w:pPr/>
        </w:pPrChange>
      </w:pPr>
    </w:p>
    <w:p w14:paraId="1ABF1C57" w14:textId="439D54ED" w:rsidR="003F29EF" w:rsidRPr="003062D9" w:rsidRDefault="003F29EF">
      <w:pPr>
        <w:ind w:firstLine="0"/>
        <w:pPrChange w:id="642" w:author="Artemis" w:date="2021-05-09T21:59:00Z">
          <w:pPr/>
        </w:pPrChange>
      </w:pPr>
    </w:p>
    <w:p w14:paraId="7D41D8E9" w14:textId="77777777" w:rsidR="00642747" w:rsidRDefault="00642747" w:rsidP="00F36DDA">
      <w:pPr>
        <w:pStyle w:val="Ttulo1"/>
        <w:sectPr w:rsidR="00642747" w:rsidSect="008841C7">
          <w:headerReference w:type="even" r:id="rId21"/>
          <w:headerReference w:type="default" r:id="rId22"/>
          <w:footerReference w:type="default" r:id="rId23"/>
          <w:headerReference w:type="first" r:id="rId24"/>
          <w:type w:val="oddPage"/>
          <w:pgSz w:w="12240" w:h="15840" w:code="120"/>
          <w:pgMar w:top="1418" w:right="1418" w:bottom="1418" w:left="1701" w:header="709" w:footer="709" w:gutter="0"/>
          <w:cols w:space="708"/>
          <w:titlePg/>
          <w:docGrid w:linePitch="360"/>
        </w:sectPr>
      </w:pPr>
    </w:p>
    <w:p w14:paraId="75F3B5DD" w14:textId="1A242FCD" w:rsidR="00290A50" w:rsidRPr="00307A96" w:rsidRDefault="00290A50">
      <w:pPr>
        <w:pStyle w:val="Ttulo1"/>
      </w:pPr>
      <w:bookmarkStart w:id="651" w:name="_Toc436748548"/>
      <w:bookmarkStart w:id="652" w:name="_Toc84013390"/>
      <w:r w:rsidRPr="00307A96">
        <w:lastRenderedPageBreak/>
        <w:t>CAPÍTULO I: PLANTEAMIENTO DEL PROBLEMA</w:t>
      </w:r>
      <w:bookmarkEnd w:id="182"/>
      <w:bookmarkEnd w:id="651"/>
      <w:bookmarkEnd w:id="652"/>
    </w:p>
    <w:p w14:paraId="3F5AE0CD" w14:textId="77777777" w:rsidR="00642747" w:rsidRDefault="00642747" w:rsidP="00F36DDA"/>
    <w:p w14:paraId="02EB0DC0" w14:textId="0FB2F96D" w:rsidR="00C73636" w:rsidDel="005633C9" w:rsidRDefault="00C73636">
      <w:pPr>
        <w:rPr>
          <w:del w:id="653" w:author="Artemis" w:date="2021-04-28T18:28:00Z"/>
        </w:rPr>
      </w:pPr>
    </w:p>
    <w:p w14:paraId="5DFE5DC8" w14:textId="77777777" w:rsidR="00B10A60" w:rsidRDefault="00B10A60" w:rsidP="00B10A60">
      <w:pPr>
        <w:rPr>
          <w:ins w:id="654" w:author="Artemis" w:date="2021-04-28T18:16:00Z"/>
        </w:rPr>
      </w:pPr>
    </w:p>
    <w:p w14:paraId="4BA4A551" w14:textId="266231C3" w:rsidR="005633C9" w:rsidRDefault="005633C9" w:rsidP="005633C9">
      <w:pPr>
        <w:rPr>
          <w:ins w:id="655" w:author="Artemis" w:date="2021-04-28T18:34:00Z"/>
        </w:rPr>
      </w:pPr>
      <w:ins w:id="656" w:author="Artemis" w:date="2021-04-28T18:28:00Z">
        <w:r>
          <w:t xml:space="preserve">Lograr una organización y una comunicación interna lo más eficientemente posible es una de las tareas más complicadas en las empresas y organizaciones, ya que a veces la propia empresa por su estructura interna, limita la información por diferentes medios, por ello restringe la comunicación entre departamentos o ralentiza algunos procesos sin </w:t>
        </w:r>
      </w:ins>
      <w:ins w:id="657" w:author="Artemis" w:date="2021-05-09T18:16:00Z">
        <w:r w:rsidR="00FB2B69">
          <w:t>tener en cuenta que esto los puede afectar</w:t>
        </w:r>
      </w:ins>
      <w:ins w:id="658" w:author="Artemis" w:date="2021-04-28T18:28:00Z">
        <w:r>
          <w:t xml:space="preserve">. Una buena manera de mejorar todos estos procesos es el uso de herramientas de comunicación colaborativa que nos ayude a mejorar y organizar </w:t>
        </w:r>
      </w:ins>
      <w:ins w:id="659" w:author="Artemis" w:date="2021-05-09T18:16:00Z">
        <w:r w:rsidR="00FB2B69">
          <w:t>una</w:t>
        </w:r>
      </w:ins>
      <w:ins w:id="660" w:author="Artemis" w:date="2021-04-28T18:28:00Z">
        <w:r>
          <w:t xml:space="preserve"> empresa, ante la información que cada persona debe saber, por lo tal la misión de una Intranet es conseguir una gestión óptima del conocimiento que se genera en la empresa. </w:t>
        </w:r>
      </w:ins>
    </w:p>
    <w:p w14:paraId="0A205325" w14:textId="77777777" w:rsidR="005633C9" w:rsidRDefault="005633C9" w:rsidP="005633C9">
      <w:pPr>
        <w:rPr>
          <w:ins w:id="661" w:author="Artemis" w:date="2021-04-28T18:34:00Z"/>
        </w:rPr>
      </w:pPr>
    </w:p>
    <w:p w14:paraId="032DC554" w14:textId="1EAAC2E9" w:rsidR="005633C9" w:rsidRDefault="005633C9" w:rsidP="005633C9">
      <w:pPr>
        <w:rPr>
          <w:ins w:id="662" w:author="Artemis" w:date="2021-04-28T18:28:00Z"/>
        </w:rPr>
      </w:pPr>
      <w:ins w:id="663" w:author="Artemis" w:date="2021-04-28T18:28:00Z">
        <w:r>
          <w:t>Mediante esta gestión se va a lograr facilitar y agilizar los flujos de trabajo de los colaboradores en base a la comunicación interna, ya que, sin estos aspectos, la información quedaría de solo vo</w:t>
        </w:r>
      </w:ins>
      <w:ins w:id="664" w:author="Artemis" w:date="2021-05-09T18:17:00Z">
        <w:r w:rsidR="00FB2B69">
          <w:t>z</w:t>
        </w:r>
      </w:ins>
      <w:ins w:id="665" w:author="Artemis" w:date="2021-04-28T18:28:00Z">
        <w:r>
          <w:t xml:space="preserve"> a vo</w:t>
        </w:r>
      </w:ins>
      <w:ins w:id="666" w:author="Artemis" w:date="2021-05-09T18:17:00Z">
        <w:r w:rsidR="00FB2B69">
          <w:t>z</w:t>
        </w:r>
      </w:ins>
      <w:ins w:id="667" w:author="Artemis" w:date="2021-04-28T18:28:00Z">
        <w:r>
          <w:t xml:space="preserve"> o colgada en una pared a la indiferencia del personal.</w:t>
        </w:r>
      </w:ins>
    </w:p>
    <w:p w14:paraId="0DF7D034" w14:textId="77777777" w:rsidR="005633C9" w:rsidRDefault="005633C9" w:rsidP="005633C9">
      <w:pPr>
        <w:rPr>
          <w:ins w:id="668" w:author="Artemis" w:date="2021-04-28T18:28:00Z"/>
        </w:rPr>
      </w:pPr>
    </w:p>
    <w:p w14:paraId="76FB2691" w14:textId="25ED918C" w:rsidR="005633C9" w:rsidRDefault="00120049" w:rsidP="005633C9">
      <w:pPr>
        <w:rPr>
          <w:ins w:id="669" w:author="Artemis" w:date="2021-04-28T18:28:00Z"/>
        </w:rPr>
      </w:pPr>
      <w:ins w:id="670" w:author="Artemis" w:date="2021-04-28T18:28:00Z">
        <w:r>
          <w:t xml:space="preserve">Según lo relaciona </w:t>
        </w:r>
      </w:ins>
      <w:customXmlInsRangeStart w:id="671" w:author="Artemis" w:date="2021-05-09T18:33:00Z"/>
      <w:sdt>
        <w:sdtPr>
          <w:id w:val="96913584"/>
          <w:citation/>
        </w:sdtPr>
        <w:sdtEndPr/>
        <w:sdtContent>
          <w:customXmlInsRangeEnd w:id="671"/>
          <w:ins w:id="672" w:author="Artemis" w:date="2021-05-09T18:33:00Z">
            <w:r>
              <w:fldChar w:fldCharType="begin"/>
            </w:r>
            <w:r>
              <w:instrText xml:space="preserve"> CITATION Vel19 \l 9226 </w:instrText>
            </w:r>
          </w:ins>
          <w:r>
            <w:fldChar w:fldCharType="separate"/>
          </w:r>
          <w:r w:rsidR="00935466">
            <w:rPr>
              <w:noProof/>
            </w:rPr>
            <w:t>(Velásquez, 2019)</w:t>
          </w:r>
          <w:ins w:id="673" w:author="Artemis" w:date="2021-05-09T18:33:00Z">
            <w:r>
              <w:fldChar w:fldCharType="end"/>
            </w:r>
          </w:ins>
          <w:customXmlInsRangeStart w:id="674" w:author="Artemis" w:date="2021-05-09T18:33:00Z"/>
        </w:sdtContent>
      </w:sdt>
      <w:customXmlInsRangeEnd w:id="674"/>
      <w:ins w:id="675" w:author="Artemis" w:date="2021-04-28T18:28:00Z">
        <w:r w:rsidR="005633C9">
          <w:t>, básicamente, más del 80% de la información que los empleados utilizan a diario para ejecutar sus tareas, no siempre se encuentra en los sistemas de intercambio de la empresa. Por tanto, la generación de valor a la organización se ve comprometida debido a las pérdidas relacionadas a la búsqueda de dicha información que comprende un 30% del tiempo laboral.</w:t>
        </w:r>
      </w:ins>
    </w:p>
    <w:p w14:paraId="1C038B0E" w14:textId="77777777" w:rsidR="005633C9" w:rsidRDefault="005633C9" w:rsidP="005633C9">
      <w:pPr>
        <w:rPr>
          <w:ins w:id="676" w:author="Artemis" w:date="2021-04-28T18:28:00Z"/>
        </w:rPr>
      </w:pPr>
    </w:p>
    <w:p w14:paraId="32FE7C86" w14:textId="303DD407" w:rsidR="005633C9" w:rsidRDefault="005633C9">
      <w:pPr>
        <w:rPr>
          <w:ins w:id="677" w:author="Artemis" w:date="2021-04-28T18:33:00Z"/>
        </w:rPr>
      </w:pPr>
      <w:ins w:id="678" w:author="Artemis" w:date="2021-04-28T18:28:00Z">
        <w:r>
          <w:t>No obstante, una de las mayores limitantes, es la falta de interés y la disciplina del personal, ya que como se mencionaba anteriormente, un cierto grupo de personas, la utilizar</w:t>
        </w:r>
      </w:ins>
      <w:ins w:id="679" w:author="Artemis" w:date="2021-05-09T18:36:00Z">
        <w:r w:rsidR="00120049">
          <w:t>á</w:t>
        </w:r>
      </w:ins>
      <w:ins w:id="680" w:author="Artemis" w:date="2021-04-28T18:28:00Z">
        <w:r>
          <w:t xml:space="preserve"> cuando realmente la </w:t>
        </w:r>
      </w:ins>
      <w:ins w:id="681" w:author="Artemis" w:date="2021-05-09T18:35:00Z">
        <w:r w:rsidR="00120049">
          <w:t>crea necesaria</w:t>
        </w:r>
      </w:ins>
      <w:ins w:id="682" w:author="Artemis" w:date="2021-04-28T18:28:00Z">
        <w:r>
          <w:t xml:space="preserve">, </w:t>
        </w:r>
      </w:ins>
      <w:ins w:id="683" w:author="Artemis" w:date="2021-05-09T18:35:00Z">
        <w:r w:rsidR="00120049">
          <w:t xml:space="preserve">ya que </w:t>
        </w:r>
      </w:ins>
      <w:ins w:id="684" w:author="Artemis" w:date="2021-05-09T18:36:00Z">
        <w:r w:rsidR="00120049">
          <w:t xml:space="preserve">pocas empresas dan el </w:t>
        </w:r>
      </w:ins>
      <w:ins w:id="685" w:author="Artemis" w:date="2021-05-09T18:37:00Z">
        <w:r w:rsidR="00120049">
          <w:t>consenso</w:t>
        </w:r>
      </w:ins>
      <w:ins w:id="686" w:author="Artemis" w:date="2021-05-09T18:36:00Z">
        <w:r w:rsidR="00120049">
          <w:t xml:space="preserve"> de la importancia de estar </w:t>
        </w:r>
      </w:ins>
      <w:ins w:id="687" w:author="Artemis" w:date="2021-05-09T18:37:00Z">
        <w:r w:rsidR="00120049">
          <w:t>al tanto</w:t>
        </w:r>
      </w:ins>
      <w:ins w:id="688" w:author="Artemis" w:date="2021-05-09T18:36:00Z">
        <w:r w:rsidR="00120049">
          <w:t xml:space="preserve"> de la información de la empresa, es una disciplina que se debe </w:t>
        </w:r>
      </w:ins>
      <w:ins w:id="689" w:author="Artemis" w:date="2021-05-09T18:37:00Z">
        <w:r w:rsidR="00120049">
          <w:t>emplear</w:t>
        </w:r>
      </w:ins>
      <w:ins w:id="690" w:author="Artemis" w:date="2021-05-09T18:36:00Z">
        <w:r w:rsidR="00120049">
          <w:t xml:space="preserve"> al usuario, para que con ello todo lo que se suba y se muestre no que</w:t>
        </w:r>
      </w:ins>
      <w:ins w:id="691" w:author="Artemis" w:date="2021-05-09T18:37:00Z">
        <w:r w:rsidR="00120049">
          <w:t xml:space="preserve">de en solo el trabajo del comunicar, si no sea transmitida a todo el personal. </w:t>
        </w:r>
      </w:ins>
    </w:p>
    <w:p w14:paraId="12C6EF93" w14:textId="77777777" w:rsidR="005633C9" w:rsidRDefault="005633C9">
      <w:pPr>
        <w:rPr>
          <w:ins w:id="692" w:author="Artemis" w:date="2021-04-28T18:33:00Z"/>
        </w:rPr>
      </w:pPr>
    </w:p>
    <w:p w14:paraId="4716FA22" w14:textId="77777777" w:rsidR="005633C9" w:rsidRDefault="005633C9">
      <w:pPr>
        <w:rPr>
          <w:ins w:id="693" w:author="Artemis" w:date="2021-04-28T18:33:00Z"/>
        </w:rPr>
      </w:pPr>
    </w:p>
    <w:p w14:paraId="1C6EDCCF" w14:textId="6A72D3E9" w:rsidR="00642747" w:rsidDel="00B10A60" w:rsidRDefault="00C73636" w:rsidP="005633C9">
      <w:pPr>
        <w:rPr>
          <w:del w:id="694" w:author="Artemis" w:date="2021-04-28T18:15:00Z"/>
        </w:rPr>
      </w:pPr>
      <w:del w:id="695" w:author="Artemis" w:date="2021-04-28T18:15:00Z">
        <w:r w:rsidRPr="00C73636" w:rsidDel="00B10A60">
          <w:lastRenderedPageBreak/>
          <w:delText>Los capítulos son las principales divisiones del documento. En estos, se desarrolla el tema del documento. Cada capítulo debe corresponder a uno de los temas o aspectos tratados en el documento y por tanto debe llevar un título que indique el contenido del capítulo.</w:delText>
        </w:r>
        <w:bookmarkStart w:id="696" w:name="_Toc72179067"/>
        <w:bookmarkStart w:id="697" w:name="_Toc72179132"/>
        <w:bookmarkStart w:id="698" w:name="_Toc72489634"/>
        <w:bookmarkStart w:id="699" w:name="_Toc72492459"/>
        <w:bookmarkStart w:id="700" w:name="_Toc72494414"/>
        <w:bookmarkStart w:id="701" w:name="_Toc72494767"/>
        <w:bookmarkStart w:id="702" w:name="_Toc72495615"/>
        <w:bookmarkStart w:id="703" w:name="_Toc78728791"/>
        <w:bookmarkStart w:id="704" w:name="_Toc84012509"/>
        <w:bookmarkStart w:id="705" w:name="_Toc84012594"/>
        <w:bookmarkStart w:id="706" w:name="_Toc84012679"/>
        <w:bookmarkStart w:id="707" w:name="_Toc84012764"/>
        <w:bookmarkStart w:id="708" w:name="_Toc84013221"/>
        <w:bookmarkStart w:id="709" w:name="_Toc84013306"/>
        <w:bookmarkStart w:id="710" w:name="_Toc84013391"/>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del>
    </w:p>
    <w:p w14:paraId="0E7B2F88" w14:textId="63E5822F" w:rsidR="00C73636" w:rsidDel="00B10A60" w:rsidRDefault="00C73636">
      <w:pPr>
        <w:rPr>
          <w:del w:id="711" w:author="Artemis" w:date="2021-04-28T18:15:00Z"/>
        </w:rPr>
      </w:pPr>
      <w:bookmarkStart w:id="712" w:name="_Toc72179068"/>
      <w:bookmarkStart w:id="713" w:name="_Toc72179133"/>
      <w:bookmarkStart w:id="714" w:name="_Toc72489635"/>
      <w:bookmarkStart w:id="715" w:name="_Toc72492460"/>
      <w:bookmarkStart w:id="716" w:name="_Toc72494415"/>
      <w:bookmarkStart w:id="717" w:name="_Toc72494768"/>
      <w:bookmarkStart w:id="718" w:name="_Toc72495616"/>
      <w:bookmarkStart w:id="719" w:name="_Toc78728792"/>
      <w:bookmarkStart w:id="720" w:name="_Toc84012510"/>
      <w:bookmarkStart w:id="721" w:name="_Toc84012595"/>
      <w:bookmarkStart w:id="722" w:name="_Toc84012680"/>
      <w:bookmarkStart w:id="723" w:name="_Toc84012765"/>
      <w:bookmarkStart w:id="724" w:name="_Toc84013222"/>
      <w:bookmarkStart w:id="725" w:name="_Toc84013307"/>
      <w:bookmarkStart w:id="726" w:name="_Toc84013392"/>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555AB835" w14:textId="03042988" w:rsidR="007355F7" w:rsidRPr="00307A96" w:rsidDel="00B10A60" w:rsidRDefault="00226591">
      <w:pPr>
        <w:rPr>
          <w:del w:id="727" w:author="Artemis" w:date="2021-04-28T18:15:00Z"/>
        </w:rPr>
      </w:pPr>
      <w:del w:id="728" w:author="Artemis" w:date="2021-04-28T18:15:00Z">
        <w:r w:rsidDel="00B10A60">
          <w:delText xml:space="preserve">Después del título de cada capítulo se dejan dos líneas en blanco. Cada capítulo inicia con una descripción breve de </w:delText>
        </w:r>
        <w:r w:rsidR="00307A96" w:rsidDel="00B10A60">
          <w:delText>los numerales que conforman el capítulo y la información que se presenta en cada uno de ellos.</w:delText>
        </w:r>
        <w:bookmarkStart w:id="729" w:name="_Toc72179069"/>
        <w:bookmarkStart w:id="730" w:name="_Toc72179134"/>
        <w:bookmarkStart w:id="731" w:name="_Toc72489636"/>
        <w:bookmarkStart w:id="732" w:name="_Toc72492461"/>
        <w:bookmarkStart w:id="733" w:name="_Toc72494416"/>
        <w:bookmarkStart w:id="734" w:name="_Toc72494769"/>
        <w:bookmarkStart w:id="735" w:name="_Toc72495617"/>
        <w:bookmarkStart w:id="736" w:name="_Toc78728793"/>
        <w:bookmarkStart w:id="737" w:name="_Toc84012511"/>
        <w:bookmarkStart w:id="738" w:name="_Toc84012596"/>
        <w:bookmarkStart w:id="739" w:name="_Toc84012681"/>
        <w:bookmarkStart w:id="740" w:name="_Toc84012766"/>
        <w:bookmarkStart w:id="741" w:name="_Toc84013223"/>
        <w:bookmarkStart w:id="742" w:name="_Toc84013308"/>
        <w:bookmarkStart w:id="743" w:name="_Toc84013393"/>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del>
    </w:p>
    <w:p w14:paraId="3DC17235" w14:textId="15B58D98" w:rsidR="001C3D65" w:rsidRPr="002D716A" w:rsidRDefault="002D716A" w:rsidP="00F36DDA">
      <w:pPr>
        <w:pStyle w:val="Ttulo2"/>
      </w:pPr>
      <w:bookmarkStart w:id="744" w:name="_Toc436748549"/>
      <w:del w:id="745" w:author="Artemis" w:date="2021-04-28T18:23:00Z">
        <w:r w:rsidRPr="002D716A" w:rsidDel="00B10A60">
          <w:delText>Subtítulo de nivel 2 (por ejemplo: Problema de investigación)</w:delText>
        </w:r>
      </w:del>
      <w:bookmarkStart w:id="746" w:name="_Toc84013394"/>
      <w:bookmarkEnd w:id="744"/>
      <w:ins w:id="747" w:author="Artemis" w:date="2021-04-28T18:23:00Z">
        <w:r w:rsidR="00B10A60">
          <w:rPr>
            <w:lang w:val="es-CO"/>
          </w:rPr>
          <w:t>Objetivos</w:t>
        </w:r>
      </w:ins>
      <w:bookmarkEnd w:id="746"/>
    </w:p>
    <w:p w14:paraId="5BE65882" w14:textId="143167E9" w:rsidR="005256D3" w:rsidDel="00B10A60" w:rsidRDefault="002D716A">
      <w:pPr>
        <w:pStyle w:val="Ttulo3"/>
        <w:ind w:left="993"/>
        <w:jc w:val="both"/>
        <w:rPr>
          <w:del w:id="748" w:author="Artemis" w:date="2021-04-28T18:23:00Z"/>
        </w:rPr>
        <w:pPrChange w:id="749" w:author="Artemis" w:date="2021-04-28T18:33:00Z">
          <w:pPr/>
        </w:pPrChange>
      </w:pPr>
      <w:del w:id="750" w:author="Artemis" w:date="2021-04-28T18:23:00Z">
        <w:r w:rsidDel="00B10A60">
          <w:delText>Toda división o capítulo, a su vez, puede subdividirse en otros niveles y sólo se enumera hasta el tercer nivel. Los títulos de segundo nivel se escriben con minúscula, a excepción de la primera letra en la primera palabra, al margen izquierdo y sin punto final, están separados del texto o contenido por un interlineado posterior de 18 puntos y anterior de 10 puntos (tal y como se presenta en la plantilla).</w:delText>
        </w:r>
        <w:r w:rsidR="00107D5F" w:rsidDel="00B10A60">
          <w:delText xml:space="preserve"> </w:delText>
        </w:r>
        <w:r w:rsidR="00107D5F" w:rsidRPr="004E0F7F" w:rsidDel="00B10A60">
          <w:delText>Se utiliza el estilo “</w:delText>
        </w:r>
        <w:r w:rsidR="00107D5F" w:rsidDel="00B10A60">
          <w:delText>UMB Titulo 2</w:delText>
        </w:r>
        <w:r w:rsidR="00107D5F" w:rsidRPr="004E0F7F" w:rsidDel="00B10A60">
          <w:delText>” en la hoja de estilos de esta plantilla</w:delText>
        </w:r>
        <w:bookmarkStart w:id="751" w:name="_Toc70691557"/>
        <w:bookmarkStart w:id="752" w:name="_Toc70691981"/>
        <w:bookmarkStart w:id="753" w:name="_Toc70692365"/>
        <w:bookmarkStart w:id="754" w:name="_Toc70692860"/>
        <w:bookmarkStart w:id="755" w:name="_Toc70697243"/>
        <w:bookmarkStart w:id="756" w:name="_Toc70697492"/>
        <w:bookmarkStart w:id="757" w:name="_Toc71487748"/>
        <w:bookmarkStart w:id="758" w:name="_Toc71488169"/>
        <w:bookmarkStart w:id="759" w:name="_Toc71488206"/>
        <w:bookmarkStart w:id="760" w:name="_Toc71493900"/>
        <w:bookmarkStart w:id="761" w:name="_Toc71493974"/>
        <w:bookmarkStart w:id="762" w:name="_Toc71494042"/>
        <w:bookmarkStart w:id="763" w:name="_Toc71494401"/>
        <w:bookmarkStart w:id="764" w:name="_Toc71494480"/>
        <w:bookmarkStart w:id="765" w:name="_Toc72179071"/>
        <w:bookmarkStart w:id="766" w:name="_Toc72179136"/>
        <w:bookmarkStart w:id="767" w:name="_Toc72489638"/>
        <w:bookmarkStart w:id="768" w:name="_Toc72492463"/>
        <w:bookmarkStart w:id="769" w:name="_Toc72494418"/>
        <w:bookmarkStart w:id="770" w:name="_Toc72494771"/>
        <w:bookmarkStart w:id="771" w:name="_Toc72495619"/>
        <w:bookmarkStart w:id="772" w:name="_Toc78728795"/>
        <w:bookmarkStart w:id="773" w:name="_Toc84012513"/>
        <w:bookmarkStart w:id="774" w:name="_Toc84012598"/>
        <w:bookmarkStart w:id="775" w:name="_Toc84012683"/>
        <w:bookmarkStart w:id="776" w:name="_Toc84012768"/>
        <w:bookmarkStart w:id="777" w:name="_Toc84013225"/>
        <w:bookmarkStart w:id="778" w:name="_Toc84013310"/>
        <w:bookmarkStart w:id="779" w:name="_Toc84013395"/>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del>
    </w:p>
    <w:p w14:paraId="66A4878D" w14:textId="718D7545" w:rsidR="005633C9" w:rsidRDefault="005633C9">
      <w:pPr>
        <w:pStyle w:val="Ttulo3"/>
        <w:ind w:left="993"/>
        <w:jc w:val="both"/>
        <w:rPr>
          <w:ins w:id="780" w:author="Artemis" w:date="2021-04-28T18:34:00Z"/>
        </w:rPr>
        <w:pPrChange w:id="781" w:author="Artemis" w:date="2021-04-28T18:33:00Z">
          <w:pPr/>
        </w:pPrChange>
      </w:pPr>
      <w:bookmarkStart w:id="782" w:name="_Toc84013396"/>
      <w:ins w:id="783" w:author="Artemis" w:date="2021-04-28T18:29:00Z">
        <w:r>
          <w:t>Objetivo General</w:t>
        </w:r>
      </w:ins>
      <w:bookmarkEnd w:id="782"/>
    </w:p>
    <w:p w14:paraId="2653ACC7" w14:textId="4E098689" w:rsidR="005633C9" w:rsidRDefault="00DF6674" w:rsidP="005633C9">
      <w:pPr>
        <w:rPr>
          <w:ins w:id="784" w:author="Artemis" w:date="2021-04-28T18:29:00Z"/>
        </w:rPr>
      </w:pPr>
      <w:ins w:id="785" w:author="Artemis" w:date="2021-05-09T18:49:00Z">
        <w:r w:rsidRPr="00DF6674">
          <w:rPr>
            <w:i/>
          </w:rPr>
          <w:t>Desarrollar la nómina electrónica en una página Web de la empresa Isit (International Services), que sólo permita el acceso a través de su intranet.</w:t>
        </w:r>
      </w:ins>
    </w:p>
    <w:p w14:paraId="6178E7A9" w14:textId="0CAF7981" w:rsidR="005633C9" w:rsidRDefault="005633C9">
      <w:pPr>
        <w:pStyle w:val="Ttulo3"/>
        <w:ind w:left="993"/>
        <w:rPr>
          <w:ins w:id="786" w:author="Artemis" w:date="2021-04-28T18:33:00Z"/>
        </w:rPr>
        <w:pPrChange w:id="787" w:author="Artemis" w:date="2021-04-28T18:32:00Z">
          <w:pPr/>
        </w:pPrChange>
      </w:pPr>
      <w:bookmarkStart w:id="788" w:name="_Toc84013397"/>
      <w:ins w:id="789" w:author="Artemis" w:date="2021-04-28T18:29:00Z">
        <w:r>
          <w:t>Objetivos específicos</w:t>
        </w:r>
      </w:ins>
      <w:bookmarkEnd w:id="788"/>
    </w:p>
    <w:p w14:paraId="6FFFFACD" w14:textId="42E1C19C" w:rsidR="00DF6674" w:rsidRDefault="00DF6674">
      <w:pPr>
        <w:pStyle w:val="Prrafodelista"/>
        <w:numPr>
          <w:ilvl w:val="0"/>
          <w:numId w:val="40"/>
        </w:numPr>
        <w:rPr>
          <w:ins w:id="790" w:author="Artemis" w:date="2021-05-09T18:50:00Z"/>
          <w:i/>
        </w:rPr>
        <w:pPrChange w:id="791" w:author="Artemis" w:date="2021-05-09T18:50:00Z">
          <w:pPr/>
        </w:pPrChange>
      </w:pPr>
      <w:ins w:id="792" w:author="Artemis" w:date="2021-05-09T18:50:00Z">
        <w:r w:rsidRPr="00DF6674">
          <w:rPr>
            <w:i/>
            <w:rPrChange w:id="793" w:author="Artemis" w:date="2021-05-09T18:50:00Z">
              <w:rPr/>
            </w:rPrChange>
          </w:rPr>
          <w:t>Especificar los requerimientos de la nómina electrónica, información y actividades de la empresa que se deban compartir con sus diferentes roles y áreas.</w:t>
        </w:r>
      </w:ins>
    </w:p>
    <w:p w14:paraId="69CD5184" w14:textId="77777777" w:rsidR="00DF6674" w:rsidRPr="00DF6674" w:rsidRDefault="00DF6674">
      <w:pPr>
        <w:pStyle w:val="Prrafodelista"/>
        <w:ind w:left="644" w:firstLine="0"/>
        <w:rPr>
          <w:ins w:id="794" w:author="Artemis" w:date="2021-05-09T18:50:00Z"/>
          <w:i/>
          <w:rPrChange w:id="795" w:author="Artemis" w:date="2021-05-09T18:50:00Z">
            <w:rPr>
              <w:ins w:id="796" w:author="Artemis" w:date="2021-05-09T18:50:00Z"/>
            </w:rPr>
          </w:rPrChange>
        </w:rPr>
        <w:pPrChange w:id="797" w:author="Artemis" w:date="2021-05-09T18:50:00Z">
          <w:pPr/>
        </w:pPrChange>
      </w:pPr>
    </w:p>
    <w:p w14:paraId="4008EEC4" w14:textId="14EC8429" w:rsidR="00DF6674" w:rsidRPr="00DF6674" w:rsidRDefault="00DF6674">
      <w:pPr>
        <w:pStyle w:val="Prrafodelista"/>
        <w:numPr>
          <w:ilvl w:val="0"/>
          <w:numId w:val="40"/>
        </w:numPr>
        <w:rPr>
          <w:ins w:id="798" w:author="Artemis" w:date="2021-05-09T18:51:00Z"/>
          <w:i/>
          <w:rPrChange w:id="799" w:author="Artemis" w:date="2021-05-09T18:51:00Z">
            <w:rPr>
              <w:ins w:id="800" w:author="Artemis" w:date="2021-05-09T18:51:00Z"/>
            </w:rPr>
          </w:rPrChange>
        </w:rPr>
      </w:pPr>
      <w:ins w:id="801" w:author="Artemis" w:date="2021-05-09T18:50:00Z">
        <w:r w:rsidRPr="00DF6674">
          <w:rPr>
            <w:i/>
            <w:rPrChange w:id="802" w:author="Artemis" w:date="2021-05-09T18:51:00Z">
              <w:rPr/>
            </w:rPrChange>
          </w:rPr>
          <w:t>Diseñar una página Web para la empresa Isit (International Services), que permita la conexión e intercambio de información a través de una intranet.</w:t>
        </w:r>
      </w:ins>
    </w:p>
    <w:p w14:paraId="653DE208" w14:textId="77777777" w:rsidR="00DF6674" w:rsidRPr="00DF6674" w:rsidRDefault="00DF6674">
      <w:pPr>
        <w:pStyle w:val="Prrafodelista"/>
        <w:ind w:left="644" w:firstLine="0"/>
        <w:rPr>
          <w:ins w:id="803" w:author="Artemis" w:date="2021-05-09T18:50:00Z"/>
          <w:i/>
          <w:rPrChange w:id="804" w:author="Artemis" w:date="2021-05-09T18:51:00Z">
            <w:rPr>
              <w:ins w:id="805" w:author="Artemis" w:date="2021-05-09T18:50:00Z"/>
            </w:rPr>
          </w:rPrChange>
        </w:rPr>
        <w:pPrChange w:id="806" w:author="Artemis" w:date="2021-05-09T18:51:00Z">
          <w:pPr/>
        </w:pPrChange>
      </w:pPr>
    </w:p>
    <w:p w14:paraId="64DB0F26" w14:textId="2B979F1B" w:rsidR="00DF6674" w:rsidRPr="00DF6674" w:rsidRDefault="00DF6674">
      <w:pPr>
        <w:pStyle w:val="Prrafodelista"/>
        <w:numPr>
          <w:ilvl w:val="0"/>
          <w:numId w:val="40"/>
        </w:numPr>
        <w:rPr>
          <w:ins w:id="807" w:author="Artemis" w:date="2021-05-09T18:50:00Z"/>
          <w:i/>
          <w:rPrChange w:id="808" w:author="Artemis" w:date="2021-05-09T18:50:00Z">
            <w:rPr>
              <w:ins w:id="809" w:author="Artemis" w:date="2021-05-09T18:50:00Z"/>
            </w:rPr>
          </w:rPrChange>
        </w:rPr>
        <w:pPrChange w:id="810" w:author="Artemis" w:date="2021-05-09T18:50:00Z">
          <w:pPr/>
        </w:pPrChange>
      </w:pPr>
      <w:ins w:id="811" w:author="Artemis" w:date="2021-05-09T18:50:00Z">
        <w:r w:rsidRPr="00DF6674">
          <w:rPr>
            <w:i/>
            <w:rPrChange w:id="812" w:author="Artemis" w:date="2021-05-09T18:50:00Z">
              <w:rPr/>
            </w:rPrChange>
          </w:rPr>
          <w:t>Desarrollar una página Web para la empresa Isit (International Services), que incluya la nómina electrónica.</w:t>
        </w:r>
      </w:ins>
    </w:p>
    <w:p w14:paraId="376786FE" w14:textId="70E2C723" w:rsidR="00805C15" w:rsidRPr="003328F9" w:rsidRDefault="00805C15"/>
    <w:p w14:paraId="6CC8A8B3" w14:textId="45E0F3B5" w:rsidR="00BF0313" w:rsidRDefault="00BF0313" w:rsidP="00BF0313">
      <w:pPr>
        <w:pStyle w:val="Ttulo2"/>
        <w:ind w:left="567" w:hanging="567"/>
      </w:pPr>
      <w:bookmarkStart w:id="813" w:name="_Toc84013398"/>
      <w:r w:rsidRPr="003328F9">
        <w:rPr>
          <w:lang w:val="es-CO"/>
        </w:rPr>
        <w:t>Manejo</w:t>
      </w:r>
      <w:r>
        <w:t xml:space="preserve"> de</w:t>
      </w:r>
      <w:r w:rsidRPr="003328F9">
        <w:rPr>
          <w:lang w:val="es-CO"/>
        </w:rPr>
        <w:t xml:space="preserve"> hipótesis</w:t>
      </w:r>
      <w:bookmarkEnd w:id="813"/>
      <w:r>
        <w:t xml:space="preserve"> </w:t>
      </w:r>
    </w:p>
    <w:p w14:paraId="61F2447D" w14:textId="2C54A366" w:rsidR="00BF0313" w:rsidRDefault="003328F9" w:rsidP="00BF0313">
      <w:r>
        <w:t>Al usar un modelo heurístico, interpretativo y contextual se mejora el proceso de desarrollo y los productos resultantes inciden en la sustentabilidad de las organizaciones.</w:t>
      </w:r>
    </w:p>
    <w:p w14:paraId="460D394D" w14:textId="57432B1F" w:rsidR="003328F9" w:rsidRDefault="003328F9" w:rsidP="00BF0313"/>
    <w:p w14:paraId="46DA2285" w14:textId="4D706582" w:rsidR="003328F9" w:rsidRDefault="003328F9" w:rsidP="00BF0313">
      <w:r>
        <w:t>Se definirán y evaluarán los aspectos heurístico, interpretativo y contextual y su relación en el proceso de desarrollo de la Web y el desarrollo de Software de la nómina electrónica y sus diferentes componentes, con esto la hipótesis generarán procesos adaptivos y la sustentabilidad de las organizaciones.</w:t>
      </w:r>
    </w:p>
    <w:p w14:paraId="6BF2FB6C" w14:textId="77777777" w:rsidR="003328F9" w:rsidRPr="003328F9" w:rsidRDefault="003328F9" w:rsidP="00BF0313"/>
    <w:p w14:paraId="1F46C001" w14:textId="41852DCE" w:rsidR="00805C15" w:rsidRPr="002D716A" w:rsidRDefault="00805C15" w:rsidP="00805C15">
      <w:pPr>
        <w:pStyle w:val="Ttulo2"/>
        <w:rPr>
          <w:ins w:id="814" w:author="Artemis" w:date="2021-04-28T18:39:00Z"/>
        </w:rPr>
      </w:pPr>
      <w:bookmarkStart w:id="815" w:name="_Toc84013399"/>
      <w:ins w:id="816" w:author="Artemis" w:date="2021-04-28T18:40:00Z">
        <w:r>
          <w:rPr>
            <w:lang w:val="es-CO"/>
          </w:rPr>
          <w:t>Justificación de la investigación</w:t>
        </w:r>
      </w:ins>
      <w:bookmarkEnd w:id="815"/>
    </w:p>
    <w:p w14:paraId="2A5F20E8" w14:textId="6308E90F" w:rsidR="00B10A60" w:rsidDel="00035494" w:rsidRDefault="00B10A60" w:rsidP="00805C15">
      <w:pPr>
        <w:rPr>
          <w:del w:id="817" w:author="Artemis" w:date="2021-04-28T18:41:00Z"/>
        </w:rPr>
      </w:pPr>
    </w:p>
    <w:p w14:paraId="67E1C614" w14:textId="37A64E8C" w:rsidR="00035494" w:rsidRDefault="00035494" w:rsidP="00B10A60">
      <w:pPr>
        <w:rPr>
          <w:ins w:id="818" w:author="Artemis" w:date="2021-05-09T18:59:00Z"/>
        </w:rPr>
      </w:pPr>
      <w:ins w:id="819" w:author="Artemis" w:date="2021-05-09T18:59:00Z">
        <w:r w:rsidRPr="00035494">
          <w:t xml:space="preserve">La nómina es uno de los aspectos más importantes y fundamentales para las empresas y desde el anuncio del proyecto que pretende implementar y regular la nómina electrónica son cada vez </w:t>
        </w:r>
        <w:r w:rsidRPr="00035494">
          <w:lastRenderedPageBreak/>
          <w:t xml:space="preserve">más empresas las que buscan incorporar a sus sistemas de información un Software especial que cumpla </w:t>
        </w:r>
        <w:r>
          <w:t xml:space="preserve">este rol fundamental de nóminas, como lo sustenta </w:t>
        </w:r>
      </w:ins>
      <w:customXmlInsRangeStart w:id="820" w:author="Artemis" w:date="2021-05-09T19:02:00Z"/>
      <w:sdt>
        <w:sdtPr>
          <w:id w:val="-1938743588"/>
          <w:citation/>
        </w:sdtPr>
        <w:sdtEndPr/>
        <w:sdtContent>
          <w:customXmlInsRangeEnd w:id="820"/>
          <w:ins w:id="821" w:author="Artemis" w:date="2021-05-09T19:02:00Z">
            <w:r>
              <w:fldChar w:fldCharType="begin"/>
            </w:r>
            <w:r>
              <w:instrText xml:space="preserve"> CITATION Fac21 \l 9226 </w:instrText>
            </w:r>
          </w:ins>
          <w:r>
            <w:fldChar w:fldCharType="separate"/>
          </w:r>
          <w:r w:rsidR="00935466">
            <w:rPr>
              <w:noProof/>
            </w:rPr>
            <w:t>(Facele, 2021)</w:t>
          </w:r>
          <w:ins w:id="822" w:author="Artemis" w:date="2021-05-09T19:02:00Z">
            <w:r>
              <w:fldChar w:fldCharType="end"/>
            </w:r>
          </w:ins>
          <w:customXmlInsRangeStart w:id="823" w:author="Artemis" w:date="2021-05-09T19:02:00Z"/>
        </w:sdtContent>
      </w:sdt>
      <w:customXmlInsRangeEnd w:id="823"/>
      <w:ins w:id="824" w:author="Artemis" w:date="2021-05-09T19:02:00Z">
        <w:r>
          <w:t xml:space="preserve"> </w:t>
        </w:r>
      </w:ins>
      <w:ins w:id="825" w:author="Artemis" w:date="2021-05-09T19:00:00Z">
        <w:r w:rsidRPr="00035494">
          <w:t>los programas de nómina electrónica pretenden ayudarte a facilitar los procesos de liquidación que en el método tradicional puede presentar fallas debido a los errores comunes en la carencia de actualización inmediata, como otros errores que cometen las empresas con amplias plantillas laborales y con una gran rotación de personal mes a mes.</w:t>
        </w:r>
      </w:ins>
    </w:p>
    <w:p w14:paraId="08B70AE6" w14:textId="3F4E55C7" w:rsidR="00035494" w:rsidRDefault="00035494" w:rsidP="00B10A60">
      <w:pPr>
        <w:rPr>
          <w:ins w:id="826" w:author="Artemis" w:date="2021-05-09T19:03:00Z"/>
        </w:rPr>
      </w:pPr>
    </w:p>
    <w:p w14:paraId="608561BF" w14:textId="77777777" w:rsidR="00035494" w:rsidRDefault="00035494" w:rsidP="00035494">
      <w:pPr>
        <w:rPr>
          <w:ins w:id="827" w:author="Artemis" w:date="2021-05-09T19:03:00Z"/>
        </w:rPr>
      </w:pPr>
      <w:ins w:id="828" w:author="Artemis" w:date="2021-05-09T19:03:00Z">
        <w:r>
          <w:t xml:space="preserve">Una de las más grandes ventajas de contar con la nómina electrónica es la posibilidad de visualizar la información con tan sólo hacer un clic desde cualquier lugar. En el pasado esta era una tarea repetitiva y especializada de recursos humanos o del área de contabilidad, que ocupaba mucho tiempo y en el que se podían cometer errores que retrasaban el pago de sus colaboradores. </w:t>
        </w:r>
      </w:ins>
    </w:p>
    <w:p w14:paraId="7803CEF3" w14:textId="77777777" w:rsidR="00035494" w:rsidRDefault="00035494" w:rsidP="00035494">
      <w:pPr>
        <w:rPr>
          <w:ins w:id="829" w:author="Artemis" w:date="2021-05-09T19:03:00Z"/>
        </w:rPr>
      </w:pPr>
    </w:p>
    <w:p w14:paraId="45274187" w14:textId="25CBD55D" w:rsidR="00035494" w:rsidRDefault="00035494" w:rsidP="00035494">
      <w:pPr>
        <w:rPr>
          <w:ins w:id="830" w:author="Artemis" w:date="2021-05-09T19:03:00Z"/>
        </w:rPr>
      </w:pPr>
      <w:ins w:id="831" w:author="Artemis" w:date="2021-05-09T19:03:00Z">
        <w:r>
          <w:t>Sin embargo, con este nuevo recurso no se requiere de conocimientos específicos por lo que su operatividad se vuelve más simple, además el sistema tecnológico integrado a esta herramienta reduce los errores considerablemente, es más rápido y la información se actualiza permanentement</w:t>
        </w:r>
        <w:r w:rsidR="008154FE">
          <w:t>e por medio de procesos automat</w:t>
        </w:r>
      </w:ins>
      <w:ins w:id="832" w:author="Artemis" w:date="2021-05-12T17:58:00Z">
        <w:r w:rsidR="008154FE">
          <w:t>i</w:t>
        </w:r>
      </w:ins>
      <w:ins w:id="833" w:author="Artemis" w:date="2021-05-09T19:03:00Z">
        <w:r>
          <w:t xml:space="preserve">zados. </w:t>
        </w:r>
      </w:ins>
    </w:p>
    <w:p w14:paraId="0E09BEA0" w14:textId="77777777" w:rsidR="00035494" w:rsidRDefault="00035494" w:rsidP="00035494">
      <w:pPr>
        <w:rPr>
          <w:ins w:id="834" w:author="Artemis" w:date="2021-05-09T19:03:00Z"/>
        </w:rPr>
      </w:pPr>
    </w:p>
    <w:p w14:paraId="26E2A6CA" w14:textId="77777777" w:rsidR="00035494" w:rsidRDefault="00035494" w:rsidP="00035494">
      <w:pPr>
        <w:rPr>
          <w:ins w:id="835" w:author="Artemis" w:date="2021-05-09T19:03:00Z"/>
        </w:rPr>
      </w:pPr>
      <w:ins w:id="836" w:author="Artemis" w:date="2021-05-09T19:03:00Z">
        <w:r>
          <w:t xml:space="preserve">Te permite obtener reportes útiles y fáciles de comprender en tan sólo unos minutos, reduciendo considerablemente el esfuerzo. En el pasado la presentación de estos informes les llevaba días enteros a los colaboradores de la organización, por lo que al reducir los tiempos permite aumentar la productividad en otros ejercicios. </w:t>
        </w:r>
      </w:ins>
    </w:p>
    <w:p w14:paraId="602562BB" w14:textId="77777777" w:rsidR="00035494" w:rsidRDefault="00035494" w:rsidP="00035494">
      <w:pPr>
        <w:rPr>
          <w:ins w:id="837" w:author="Artemis" w:date="2021-05-09T19:03:00Z"/>
        </w:rPr>
      </w:pPr>
    </w:p>
    <w:p w14:paraId="1549877D" w14:textId="0D421D4B" w:rsidR="00035494" w:rsidRDefault="00035494" w:rsidP="00035494">
      <w:pPr>
        <w:rPr>
          <w:ins w:id="838" w:author="Artemis" w:date="2021-05-09T19:03:00Z"/>
        </w:rPr>
      </w:pPr>
      <w:ins w:id="839" w:author="Artemis" w:date="2021-05-09T19:03:00Z">
        <w:r>
          <w:t xml:space="preserve">Un sistema de nómina electrónica, te </w:t>
        </w:r>
      </w:ins>
      <w:ins w:id="840" w:author="Artemis" w:date="2021-05-09T19:04:00Z">
        <w:r>
          <w:t>permite,</w:t>
        </w:r>
      </w:ins>
      <w:ins w:id="841" w:author="Artemis" w:date="2021-05-09T19:03:00Z">
        <w:r>
          <w:t xml:space="preserve"> además, calcular más allá de los respectivos salarios, ya que también pueden ayudar a registrar las altas y las bajas, los fondos o cajas de ahorro, las liquidaciones, los finiquitos, las vacaciones, entre muchas más, lo que también facilita el análisis y las proyecciones de los nuevos planes.</w:t>
        </w:r>
      </w:ins>
    </w:p>
    <w:p w14:paraId="40DF7AEF" w14:textId="77777777" w:rsidR="00035494" w:rsidRDefault="00035494" w:rsidP="00035494">
      <w:pPr>
        <w:rPr>
          <w:ins w:id="842" w:author="Artemis" w:date="2021-05-09T19:03:00Z"/>
        </w:rPr>
      </w:pPr>
    </w:p>
    <w:p w14:paraId="587C0953" w14:textId="77777777" w:rsidR="00035494" w:rsidRDefault="00035494" w:rsidP="00035494">
      <w:pPr>
        <w:rPr>
          <w:ins w:id="843" w:author="Artemis" w:date="2021-05-09T19:03:00Z"/>
        </w:rPr>
      </w:pPr>
      <w:ins w:id="844" w:author="Artemis" w:date="2021-05-09T19:03:00Z">
        <w:r>
          <w:t xml:space="preserve">Y finalmente, el uso de estas herramientas es fácil e intuitivo, lo que permite que sea sencillo operarlos. Pero debe ser siempre controlado por personas que puedan verificar que la información financiera es correcta, verídica, y legal. </w:t>
        </w:r>
      </w:ins>
    </w:p>
    <w:p w14:paraId="297EA193" w14:textId="77777777" w:rsidR="00035494" w:rsidRDefault="00035494" w:rsidP="00035494">
      <w:pPr>
        <w:rPr>
          <w:ins w:id="845" w:author="Artemis" w:date="2021-05-09T19:03:00Z"/>
        </w:rPr>
      </w:pPr>
    </w:p>
    <w:p w14:paraId="6B9E1F8D" w14:textId="5D272D23" w:rsidR="00805C15" w:rsidRDefault="00816754" w:rsidP="00805C15">
      <w:pPr>
        <w:rPr>
          <w:ins w:id="846" w:author="Artemis" w:date="2021-04-28T18:39:00Z"/>
        </w:rPr>
      </w:pPr>
      <w:bookmarkStart w:id="847" w:name="_Toc414348822"/>
      <w:bookmarkStart w:id="848" w:name="_Toc436748550"/>
      <w:ins w:id="849" w:author="Artemis" w:date="2021-05-09T19:10:00Z">
        <w:r>
          <w:lastRenderedPageBreak/>
          <w:t>U</w:t>
        </w:r>
        <w:r w:rsidRPr="00816754">
          <w:t>na intranet corporativa ayuda a las empresas y organizaciones a mejorar muchos de sus procesos internos a un coste menor y con mayor eficiencia que los métodos descentralizados usados tradicionalmente.</w:t>
        </w:r>
      </w:ins>
      <w:ins w:id="850" w:author="Artemis" w:date="2021-05-09T19:13:00Z">
        <w:r>
          <w:t xml:space="preserve"> Como hace énfasis</w:t>
        </w:r>
      </w:ins>
      <w:ins w:id="851" w:author="Artemis" w:date="2021-05-09T19:09:00Z">
        <w:r w:rsidRPr="00816754">
          <w:t xml:space="preserve"> </w:t>
        </w:r>
      </w:ins>
      <w:customXmlInsRangeStart w:id="852" w:author="Artemis" w:date="2021-05-09T19:13:00Z"/>
      <w:sdt>
        <w:sdtPr>
          <w:id w:val="-1950145185"/>
          <w:citation/>
        </w:sdtPr>
        <w:sdtEndPr/>
        <w:sdtContent>
          <w:customXmlInsRangeEnd w:id="852"/>
          <w:ins w:id="853" w:author="Artemis" w:date="2021-05-09T19:13:00Z">
            <w:r>
              <w:fldChar w:fldCharType="begin"/>
            </w:r>
            <w:r>
              <w:instrText xml:space="preserve"> CITATION ein19 \l 9226 </w:instrText>
            </w:r>
          </w:ins>
          <w:r>
            <w:fldChar w:fldCharType="separate"/>
          </w:r>
          <w:r w:rsidR="00935466">
            <w:rPr>
              <w:noProof/>
            </w:rPr>
            <w:t>(e-intelligent, 2019)</w:t>
          </w:r>
          <w:ins w:id="854" w:author="Artemis" w:date="2021-05-09T19:13:00Z">
            <w:r>
              <w:fldChar w:fldCharType="end"/>
            </w:r>
          </w:ins>
          <w:customXmlInsRangeStart w:id="855" w:author="Artemis" w:date="2021-05-09T19:13:00Z"/>
        </w:sdtContent>
      </w:sdt>
      <w:customXmlInsRangeEnd w:id="855"/>
      <w:ins w:id="856" w:author="Artemis" w:date="2021-05-09T19:13:00Z">
        <w:r>
          <w:t xml:space="preserve"> a</w:t>
        </w:r>
      </w:ins>
      <w:ins w:id="857" w:author="Artemis" w:date="2021-05-09T19:09:00Z">
        <w:r w:rsidRPr="00816754">
          <w:t>demás una intranet bien desarrollada integrada con un sistema de Vigilancia Tecnológica puede incluso ayudar a informarles de información de interés para su trabajo, alerta</w:t>
        </w:r>
        <w:r>
          <w:t>s de legislación, boletines de difusión selectiva de i</w:t>
        </w:r>
        <w:r w:rsidRPr="00816754">
          <w:t>nformación, etc.</w:t>
        </w:r>
      </w:ins>
    </w:p>
    <w:p w14:paraId="2C2D62DA" w14:textId="77777777" w:rsidR="00805C15" w:rsidRDefault="00805C15" w:rsidP="00805C15">
      <w:pPr>
        <w:rPr>
          <w:ins w:id="858" w:author="Artemis" w:date="2021-04-28T18:39:00Z"/>
        </w:rPr>
      </w:pPr>
    </w:p>
    <w:p w14:paraId="64361E22" w14:textId="27088B7F" w:rsidR="00805C15" w:rsidRDefault="00805C15" w:rsidP="00805C15">
      <w:pPr>
        <w:rPr>
          <w:ins w:id="859" w:author="Artemis" w:date="2021-04-28T18:39:00Z"/>
        </w:rPr>
      </w:pPr>
      <w:ins w:id="860" w:author="Artemis" w:date="2021-04-28T18:39:00Z">
        <w:r>
          <w:t xml:space="preserve">Los beneficios que aporta una </w:t>
        </w:r>
      </w:ins>
      <w:r w:rsidR="000C4BF1">
        <w:t>Web</w:t>
      </w:r>
      <w:ins w:id="861" w:author="Artemis" w:date="2021-04-28T18:39:00Z">
        <w:r>
          <w:t xml:space="preserve"> para la comunicación interna en la empresa son suficientemente importantes como para que cada organización se plantee el invertir tiempo y esfuerzo en explotar este recurso. Se consigue sobre todo aumentar el flujo de información y en compartir conocimiento. Además, la tecnología intranet permite la colaboración en grupo, logrando la comunicación multidireccional en las organizaciones. Otro aspecto a mencionar es el ahorro en papel. El proceso es lento ya que se tiene que acostumbrar a todos los empleados (incluidos directivos) a que encuentre la información únicamente en la computadora. Circulares, boletines, manuales... están siendo suprimidos poco a poco en formato papel para aparecer exclusivamente en la Intranet.</w:t>
        </w:r>
      </w:ins>
    </w:p>
    <w:p w14:paraId="0B2EEF7F" w14:textId="77777777" w:rsidR="00805C15" w:rsidRDefault="00805C15" w:rsidP="00805C15">
      <w:pPr>
        <w:rPr>
          <w:ins w:id="862" w:author="Artemis" w:date="2021-04-28T18:39:00Z"/>
        </w:rPr>
      </w:pPr>
    </w:p>
    <w:p w14:paraId="22A69941" w14:textId="765EE043" w:rsidR="00805C15" w:rsidRDefault="00805C15" w:rsidP="00805C15">
      <w:pPr>
        <w:rPr>
          <w:ins w:id="863" w:author="Artemis" w:date="2021-04-30T16:38:00Z"/>
        </w:rPr>
      </w:pPr>
      <w:ins w:id="864" w:author="Artemis" w:date="2021-04-28T18:39:00Z">
        <w:r>
          <w:t xml:space="preserve">¿Cómo se eligió ese problema de investigación? </w:t>
        </w:r>
      </w:ins>
    </w:p>
    <w:p w14:paraId="30CE5783" w14:textId="77777777" w:rsidR="003302DF" w:rsidRDefault="003302DF" w:rsidP="00805C15">
      <w:pPr>
        <w:rPr>
          <w:ins w:id="865" w:author="Artemis" w:date="2021-04-28T18:39:00Z"/>
        </w:rPr>
      </w:pPr>
    </w:p>
    <w:p w14:paraId="6C521C57" w14:textId="18AC7323" w:rsidR="00805C15" w:rsidRDefault="00805C15" w:rsidP="00805C15">
      <w:pPr>
        <w:rPr>
          <w:ins w:id="866" w:author="Artemis" w:date="2021-05-09T19:17:00Z"/>
        </w:rPr>
      </w:pPr>
      <w:ins w:id="867" w:author="Artemis" w:date="2021-04-28T18:39:00Z">
        <w:r>
          <w:t>Se da origen por la falta de comunicación sobre la información repartida por el área de RRHH, donde el personal omite esta información, ya que toda la información es enviada por correo electrónico, y</w:t>
        </w:r>
      </w:ins>
      <w:ins w:id="868" w:author="Artemis" w:date="2021-05-09T19:15:00Z">
        <w:r w:rsidR="0051361D">
          <w:t xml:space="preserve"> solo una parte del personal lee los correos </w:t>
        </w:r>
      </w:ins>
      <w:ins w:id="869" w:author="Artemis" w:date="2021-05-09T19:22:00Z">
        <w:r w:rsidR="0051361D">
          <w:t>corporativos</w:t>
        </w:r>
      </w:ins>
      <w:ins w:id="870" w:author="Artemis" w:date="2021-05-09T19:15:00Z">
        <w:r w:rsidR="0051361D">
          <w:t xml:space="preserve"> que le llegan,</w:t>
        </w:r>
      </w:ins>
      <w:ins w:id="871" w:author="Artemis" w:date="2021-05-09T19:16:00Z">
        <w:r w:rsidR="0051361D">
          <w:t xml:space="preserve"> con ello </w:t>
        </w:r>
      </w:ins>
      <w:ins w:id="872" w:author="Artemis" w:date="2021-05-09T19:22:00Z">
        <w:r w:rsidR="0051361D">
          <w:t>surgió</w:t>
        </w:r>
      </w:ins>
      <w:ins w:id="873" w:author="Artemis" w:date="2021-05-09T19:16:00Z">
        <w:r w:rsidR="0051361D">
          <w:t xml:space="preserve"> de igual manera uno de los recursos importantes que le </w:t>
        </w:r>
      </w:ins>
      <w:ins w:id="874" w:author="Artemis" w:date="2021-05-09T19:22:00Z">
        <w:r w:rsidR="0051361D">
          <w:t>competen</w:t>
        </w:r>
      </w:ins>
      <w:ins w:id="875" w:author="Artemis" w:date="2021-05-09T19:16:00Z">
        <w:r w:rsidR="0051361D">
          <w:t xml:space="preserve"> a cada empelado, y es su </w:t>
        </w:r>
      </w:ins>
      <w:ins w:id="876" w:author="Artemis" w:date="2021-05-09T19:17:00Z">
        <w:r w:rsidR="0051361D">
          <w:t>información</w:t>
        </w:r>
      </w:ins>
      <w:ins w:id="877" w:author="Artemis" w:date="2021-05-09T19:16:00Z">
        <w:r w:rsidR="0051361D">
          <w:t xml:space="preserve"> </w:t>
        </w:r>
      </w:ins>
      <w:ins w:id="878" w:author="Artemis" w:date="2021-05-09T19:17:00Z">
        <w:r w:rsidR="0051361D">
          <w:t xml:space="preserve">de </w:t>
        </w:r>
      </w:ins>
      <w:ins w:id="879" w:author="Artemis" w:date="2021-05-09T19:22:00Z">
        <w:r w:rsidR="0051361D">
          <w:t>nómina</w:t>
        </w:r>
      </w:ins>
      <w:ins w:id="880" w:author="Artemis" w:date="2021-05-09T19:17:00Z">
        <w:r w:rsidR="0051361D">
          <w:t>, como salaria, deducciones y aportes.</w:t>
        </w:r>
      </w:ins>
    </w:p>
    <w:p w14:paraId="764C8DAD" w14:textId="6978E569" w:rsidR="0051361D" w:rsidRDefault="0051361D" w:rsidP="00805C15">
      <w:pPr>
        <w:rPr>
          <w:ins w:id="881" w:author="Artemis" w:date="2021-05-09T19:18:00Z"/>
        </w:rPr>
      </w:pPr>
    </w:p>
    <w:p w14:paraId="5E05EEB2" w14:textId="5D79C4A7" w:rsidR="0051361D" w:rsidRDefault="0051361D" w:rsidP="00805C15">
      <w:pPr>
        <w:rPr>
          <w:ins w:id="882" w:author="Artemis" w:date="2021-05-09T19:23:00Z"/>
        </w:rPr>
      </w:pPr>
      <w:ins w:id="883" w:author="Artemis" w:date="2021-05-09T19:18:00Z">
        <w:r>
          <w:t xml:space="preserve">Los empleados cuando realizan </w:t>
        </w:r>
      </w:ins>
      <w:ins w:id="884" w:author="Artemis" w:date="2021-05-09T19:22:00Z">
        <w:r>
          <w:t>tramites</w:t>
        </w:r>
      </w:ins>
      <w:ins w:id="885" w:author="Artemis" w:date="2021-05-09T19:18:00Z">
        <w:r>
          <w:t xml:space="preserve"> personales, como arriendos, </w:t>
        </w:r>
      </w:ins>
      <w:ins w:id="886" w:author="Artemis" w:date="2021-05-09T19:22:00Z">
        <w:r>
          <w:t>préstamos</w:t>
        </w:r>
      </w:ins>
      <w:ins w:id="887" w:author="Artemis" w:date="2021-05-09T19:18:00Z">
        <w:r>
          <w:t xml:space="preserve"> y compras, en muchas entidades les </w:t>
        </w:r>
      </w:ins>
      <w:ins w:id="888" w:author="Artemis" w:date="2021-05-09T19:22:00Z">
        <w:r>
          <w:t>solicitan</w:t>
        </w:r>
      </w:ins>
      <w:ins w:id="889" w:author="Artemis" w:date="2021-05-09T19:18:00Z">
        <w:r>
          <w:t xml:space="preserve"> ciertos papeles como requisitos para estudio que </w:t>
        </w:r>
      </w:ins>
      <w:ins w:id="890" w:author="Artemis" w:date="2021-05-09T19:19:00Z">
        <w:r>
          <w:t>estén</w:t>
        </w:r>
      </w:ins>
      <w:ins w:id="891" w:author="Artemis" w:date="2021-05-09T19:18:00Z">
        <w:r>
          <w:t xml:space="preserve"> </w:t>
        </w:r>
      </w:ins>
      <w:ins w:id="892" w:author="Artemis" w:date="2021-05-09T19:19:00Z">
        <w:r>
          <w:t xml:space="preserve">aplicando, uno de ellos son los desprendibles de </w:t>
        </w:r>
      </w:ins>
      <w:ins w:id="893" w:author="Artemis" w:date="2021-05-09T19:22:00Z">
        <w:r>
          <w:t>nómina</w:t>
        </w:r>
      </w:ins>
      <w:ins w:id="894" w:author="Artemis" w:date="2021-05-09T19:19:00Z">
        <w:r>
          <w:t xml:space="preserve">, para ello algunas empresas, </w:t>
        </w:r>
      </w:ins>
      <w:ins w:id="895" w:author="Artemis" w:date="2021-05-09T19:22:00Z">
        <w:r>
          <w:t>requieren</w:t>
        </w:r>
      </w:ins>
      <w:ins w:id="896" w:author="Artemis" w:date="2021-05-09T19:19:00Z">
        <w:r>
          <w:t xml:space="preserve"> que estas peticiones se hagan con d</w:t>
        </w:r>
      </w:ins>
      <w:ins w:id="897" w:author="Artemis" w:date="2021-05-09T19:20:00Z">
        <w:r>
          <w:t>ías de antelación, con ello pueden pasar hasta 15 días para la entrega de dichos desprendibles, hoy en d</w:t>
        </w:r>
      </w:ins>
      <w:ins w:id="898" w:author="Artemis" w:date="2021-05-09T19:21:00Z">
        <w:r>
          <w:t xml:space="preserve">ía gracias a las desprendibles de </w:t>
        </w:r>
      </w:ins>
      <w:ins w:id="899" w:author="Artemis" w:date="2021-05-09T19:22:00Z">
        <w:r>
          <w:t>nómina</w:t>
        </w:r>
      </w:ins>
      <w:ins w:id="900" w:author="Artemis" w:date="2021-05-09T19:21:00Z">
        <w:r>
          <w:t xml:space="preserve"> digital, es </w:t>
        </w:r>
      </w:ins>
      <w:ins w:id="901" w:author="Artemis" w:date="2021-05-09T19:22:00Z">
        <w:r>
          <w:lastRenderedPageBreak/>
          <w:t>más</w:t>
        </w:r>
      </w:ins>
      <w:ins w:id="902" w:author="Artemis" w:date="2021-05-09T19:21:00Z">
        <w:r>
          <w:t xml:space="preserve"> fácil y rápido, tan solo se </w:t>
        </w:r>
      </w:ins>
      <w:ins w:id="903" w:author="Artemis" w:date="2021-05-09T19:22:00Z">
        <w:r>
          <w:t>necesita</w:t>
        </w:r>
      </w:ins>
      <w:ins w:id="904" w:author="Artemis" w:date="2021-05-09T19:21:00Z">
        <w:r>
          <w:t xml:space="preserve"> ingresar a sus plataformas digitales de la empresa y con tan solo un click, pueden </w:t>
        </w:r>
      </w:ins>
      <w:ins w:id="905" w:author="Artemis" w:date="2021-05-09T19:22:00Z">
        <w:r>
          <w:t>visualizar</w:t>
        </w:r>
      </w:ins>
      <w:ins w:id="906" w:author="Artemis" w:date="2021-05-09T19:21:00Z">
        <w:r>
          <w:t xml:space="preserve"> la </w:t>
        </w:r>
      </w:ins>
      <w:ins w:id="907" w:author="Artemis" w:date="2021-05-09T19:22:00Z">
        <w:r>
          <w:t>información pertinente de cada empleado.</w:t>
        </w:r>
      </w:ins>
    </w:p>
    <w:p w14:paraId="237A1110" w14:textId="5C69730D" w:rsidR="0051361D" w:rsidRDefault="0051361D" w:rsidP="00805C15">
      <w:pPr>
        <w:rPr>
          <w:ins w:id="908" w:author="Artemis" w:date="2021-05-09T19:23:00Z"/>
        </w:rPr>
      </w:pPr>
    </w:p>
    <w:p w14:paraId="546F8FF7" w14:textId="756F7D7C" w:rsidR="0051361D" w:rsidRDefault="0051361D" w:rsidP="00805C15">
      <w:pPr>
        <w:rPr>
          <w:ins w:id="909" w:author="Artemis" w:date="2021-04-28T18:39:00Z"/>
        </w:rPr>
      </w:pPr>
      <w:ins w:id="910" w:author="Artemis" w:date="2021-05-09T19:23:00Z">
        <w:r>
          <w:t>De igual manera l</w:t>
        </w:r>
        <w:r w:rsidRPr="0051361D">
          <w:t xml:space="preserve">a realización de anuncios directamente en la </w:t>
        </w:r>
        <w:r>
          <w:t>web</w:t>
        </w:r>
        <w:r w:rsidRPr="0051361D">
          <w:t xml:space="preserve"> es más rápida que otras vías de comunicación y la información queda archivada para posteriores consultas. Además, permite ofrecer de manera simultánea la misma información a todos los empleados y todo ello a un coste muy bajo. Y en caso necesario, es posible realizar el envío de comunicaciones solo a determinados perfiles de la empresa para comparti</w:t>
        </w:r>
      </w:ins>
      <w:ins w:id="911" w:author="Artemis" w:date="2021-05-09T19:24:00Z">
        <w:r>
          <w:t>r</w:t>
        </w:r>
      </w:ins>
      <w:ins w:id="912" w:author="Artemis" w:date="2021-05-09T19:23:00Z">
        <w:r w:rsidRPr="0051361D">
          <w:t xml:space="preserve"> la información correctamente.</w:t>
        </w:r>
      </w:ins>
    </w:p>
    <w:p w14:paraId="25162B9F" w14:textId="77777777" w:rsidR="00805C15" w:rsidRDefault="00805C15" w:rsidP="00805C15">
      <w:pPr>
        <w:rPr>
          <w:ins w:id="913" w:author="Artemis" w:date="2021-04-28T18:39:00Z"/>
        </w:rPr>
      </w:pPr>
    </w:p>
    <w:p w14:paraId="5E942988" w14:textId="6BF8CE5B" w:rsidR="00805C15" w:rsidRDefault="00805C15" w:rsidP="00805C15">
      <w:pPr>
        <w:rPr>
          <w:ins w:id="914" w:author="Artemis" w:date="2021-04-30T16:38:00Z"/>
        </w:rPr>
      </w:pPr>
      <w:ins w:id="915" w:author="Artemis" w:date="2021-04-28T18:39:00Z">
        <w:r>
          <w:t xml:space="preserve">¿Qué empresa, industria, organismo, institución o circunstancia dio la opción de llevar a cabo el proyecto con esa temática? </w:t>
        </w:r>
      </w:ins>
    </w:p>
    <w:p w14:paraId="431179C9" w14:textId="77777777" w:rsidR="003302DF" w:rsidRDefault="003302DF" w:rsidP="00805C15">
      <w:pPr>
        <w:rPr>
          <w:ins w:id="916" w:author="Artemis" w:date="2021-04-28T18:39:00Z"/>
        </w:rPr>
      </w:pPr>
    </w:p>
    <w:p w14:paraId="42E1785E" w14:textId="0914DBCD" w:rsidR="000C4BF1" w:rsidRDefault="00805C15" w:rsidP="00AB1821">
      <w:ins w:id="917" w:author="Artemis" w:date="2021-04-28T18:39:00Z">
        <w:r>
          <w:t>Isit Reserco, una empresa de tecnología, que dada las circunstancias y estar laborando en ella, se pudo identificar este bache y problemáticas qu</w:t>
        </w:r>
        <w:r w:rsidR="0051361D">
          <w:t xml:space="preserve">e han surgido con el </w:t>
        </w:r>
        <w:r w:rsidR="0080586C">
          <w:t xml:space="preserve">personal, ya que fue necesario </w:t>
        </w:r>
      </w:ins>
      <w:ins w:id="918" w:author="Artemis" w:date="2021-05-09T19:28:00Z">
        <w:r w:rsidR="0080586C">
          <w:t>conocer</w:t>
        </w:r>
      </w:ins>
      <w:ins w:id="919" w:author="Artemis" w:date="2021-04-28T18:39:00Z">
        <w:r w:rsidR="0080586C">
          <w:t xml:space="preserve"> que </w:t>
        </w:r>
        <w:r w:rsidR="0051361D">
          <w:t>desde la basta informaci</w:t>
        </w:r>
      </w:ins>
      <w:ins w:id="920" w:author="Artemis" w:date="2021-05-09T19:25:00Z">
        <w:r w:rsidR="0051361D">
          <w:t xml:space="preserve">ón que se </w:t>
        </w:r>
      </w:ins>
      <w:ins w:id="921" w:author="Artemis" w:date="2021-05-09T19:27:00Z">
        <w:r w:rsidR="0080586C">
          <w:t>transmitía</w:t>
        </w:r>
      </w:ins>
      <w:ins w:id="922" w:author="Artemis" w:date="2021-05-09T19:25:00Z">
        <w:r w:rsidR="0051361D">
          <w:t>,</w:t>
        </w:r>
      </w:ins>
      <w:ins w:id="923" w:author="Artemis" w:date="2021-05-09T19:29:00Z">
        <w:r w:rsidR="0080586C">
          <w:t xml:space="preserve"> era</w:t>
        </w:r>
      </w:ins>
      <w:ins w:id="924" w:author="Artemis" w:date="2021-05-09T19:25:00Z">
        <w:r w:rsidR="0051361D">
          <w:t xml:space="preserve"> a poco </w:t>
        </w:r>
      </w:ins>
      <w:ins w:id="925" w:author="Artemis" w:date="2021-05-09T19:27:00Z">
        <w:r w:rsidR="0080586C">
          <w:t>público</w:t>
        </w:r>
      </w:ins>
      <w:ins w:id="926" w:author="Artemis" w:date="2021-05-09T19:25:00Z">
        <w:r w:rsidR="0051361D">
          <w:t xml:space="preserve"> quien le </w:t>
        </w:r>
      </w:ins>
      <w:ins w:id="927" w:author="Artemis" w:date="2021-05-09T19:29:00Z">
        <w:r w:rsidR="0080586C">
          <w:t xml:space="preserve">estaba </w:t>
        </w:r>
      </w:ins>
      <w:ins w:id="928" w:author="Artemis" w:date="2021-05-09T19:25:00Z">
        <w:r w:rsidR="0080586C">
          <w:t>llegando</w:t>
        </w:r>
      </w:ins>
      <w:ins w:id="929" w:author="Artemis" w:date="2021-05-09T19:26:00Z">
        <w:r w:rsidR="0051361D">
          <w:t xml:space="preserve">, siendo esto </w:t>
        </w:r>
      </w:ins>
      <w:ins w:id="930" w:author="Artemis" w:date="2021-05-09T19:27:00Z">
        <w:r w:rsidR="0080586C">
          <w:t>enfático</w:t>
        </w:r>
      </w:ins>
      <w:ins w:id="931" w:author="Artemis" w:date="2021-05-09T19:26:00Z">
        <w:r w:rsidR="0051361D">
          <w:t xml:space="preserve"> por parte de los directivos, que la </w:t>
        </w:r>
      </w:ins>
      <w:ins w:id="932" w:author="Artemis" w:date="2021-05-09T19:27:00Z">
        <w:r w:rsidR="0080586C">
          <w:t>información</w:t>
        </w:r>
      </w:ins>
      <w:ins w:id="933" w:author="Artemis" w:date="2021-05-09T19:26:00Z">
        <w:r w:rsidR="0080586C">
          <w:t xml:space="preserve"> es </w:t>
        </w:r>
        <w:r w:rsidR="0051361D">
          <w:t xml:space="preserve">de todos y para todos, ya que si no </w:t>
        </w:r>
      </w:ins>
      <w:ins w:id="934" w:author="Artemis" w:date="2021-05-09T19:28:00Z">
        <w:r w:rsidR="0080586C">
          <w:t>conoce</w:t>
        </w:r>
      </w:ins>
      <w:ins w:id="935" w:author="Artemis" w:date="2021-05-09T19:26:00Z">
        <w:r w:rsidR="0051361D">
          <w:t xml:space="preserve"> </w:t>
        </w:r>
      </w:ins>
      <w:ins w:id="936" w:author="Artemis" w:date="2021-05-09T19:30:00Z">
        <w:r w:rsidR="0080586C">
          <w:t>o no</w:t>
        </w:r>
      </w:ins>
      <w:ins w:id="937" w:author="Artemis" w:date="2021-05-09T19:26:00Z">
        <w:r w:rsidR="0051361D">
          <w:t xml:space="preserve"> sabe</w:t>
        </w:r>
      </w:ins>
      <w:ins w:id="938" w:author="Artemis" w:date="2021-05-09T19:30:00Z">
        <w:r w:rsidR="0080586C">
          <w:t xml:space="preserve"> de</w:t>
        </w:r>
      </w:ins>
      <w:ins w:id="939" w:author="Artemis" w:date="2021-05-09T19:26:00Z">
        <w:r w:rsidR="0051361D">
          <w:t xml:space="preserve"> las actividades que regulan la organización, es como </w:t>
        </w:r>
      </w:ins>
      <w:ins w:id="940" w:author="Artemis" w:date="2021-05-09T19:31:00Z">
        <w:r w:rsidR="0080586C">
          <w:t xml:space="preserve">si fuera </w:t>
        </w:r>
      </w:ins>
      <w:ins w:id="941" w:author="Artemis" w:date="2021-05-09T19:26:00Z">
        <w:r w:rsidR="0080586C">
          <w:t xml:space="preserve">un empelado que no existe y no </w:t>
        </w:r>
      </w:ins>
      <w:ins w:id="942" w:author="Artemis" w:date="2021-05-09T19:28:00Z">
        <w:r w:rsidR="0080586C">
          <w:t>conoce</w:t>
        </w:r>
      </w:ins>
      <w:ins w:id="943" w:author="Artemis" w:date="2021-05-09T19:26:00Z">
        <w:r w:rsidR="00AB1821">
          <w:t xml:space="preserve"> donde labora</w:t>
        </w:r>
      </w:ins>
      <w:ins w:id="944" w:author="Artemis" w:date="2021-05-09T22:08:00Z">
        <w:r w:rsidR="00AB1821">
          <w:t>.</w:t>
        </w:r>
      </w:ins>
    </w:p>
    <w:p w14:paraId="1BE71F7D" w14:textId="09AF4074" w:rsidR="000C4BF1" w:rsidRDefault="000C4BF1" w:rsidP="00AB1821"/>
    <w:p w14:paraId="657E1836" w14:textId="3F024E93" w:rsidR="000C4BF1" w:rsidRDefault="000C4BF1" w:rsidP="000C4BF1">
      <w:pPr>
        <w:pStyle w:val="Ttulo2"/>
        <w:rPr>
          <w:ins w:id="945" w:author="Artemis" w:date="2021-04-29T14:58:00Z"/>
          <w:lang w:val="es-CO"/>
        </w:rPr>
      </w:pPr>
      <w:bookmarkStart w:id="946" w:name="_Toc84013400"/>
      <w:ins w:id="947" w:author="Artemis" w:date="2021-04-29T14:58:00Z">
        <w:r>
          <w:rPr>
            <w:lang w:val="es-CO"/>
          </w:rPr>
          <w:t>Limitaciones</w:t>
        </w:r>
      </w:ins>
      <w:r w:rsidR="00BA2B84">
        <w:rPr>
          <w:lang w:val="es-CO"/>
        </w:rPr>
        <w:t xml:space="preserve"> y delimitaciones</w:t>
      </w:r>
      <w:bookmarkEnd w:id="946"/>
    </w:p>
    <w:p w14:paraId="3173C076" w14:textId="77777777" w:rsidR="000C4BF1" w:rsidRDefault="000C4BF1">
      <w:pPr>
        <w:rPr>
          <w:ins w:id="948" w:author="Artemis" w:date="2021-04-30T16:40:00Z"/>
        </w:rPr>
        <w:pPrChange w:id="949" w:author="Artemis" w:date="2021-04-29T14:48:00Z">
          <w:pPr>
            <w:pStyle w:val="Ttulo2"/>
          </w:pPr>
        </w:pPrChange>
      </w:pPr>
      <w:ins w:id="950" w:author="Artemis" w:date="2021-04-29T14:59:00Z">
        <w:r w:rsidRPr="004F2283">
          <w:t xml:space="preserve">Los alcances nos indican con precisión </w:t>
        </w:r>
      </w:ins>
      <w:ins w:id="951" w:author="Artemis" w:date="2021-04-29T15:00:00Z">
        <w:r>
          <w:t>los</w:t>
        </w:r>
      </w:ins>
      <w:ins w:id="952" w:author="Artemis" w:date="2021-04-29T14:59:00Z">
        <w:r w:rsidRPr="004F2283">
          <w:t xml:space="preserve"> aspectos en la investigación </w:t>
        </w:r>
      </w:ins>
      <w:ins w:id="953" w:author="Artemis" w:date="2021-04-29T15:00:00Z">
        <w:r>
          <w:t>hacia donde llegará la Web y su facilidad de permitir al empleador generar sus propios desprendibles de pago, y con ello estar al tanto de la informaci</w:t>
        </w:r>
      </w:ins>
      <w:ins w:id="954" w:author="Artemis" w:date="2021-04-29T15:02:00Z">
        <w:r>
          <w:t xml:space="preserve">ón de la empresa, </w:t>
        </w:r>
      </w:ins>
      <w:ins w:id="955" w:author="Artemis" w:date="2021-04-29T14:59:00Z">
        <w:r w:rsidRPr="004F2283">
          <w:t xml:space="preserve">y las Limitaciones indican qué aspectos quedan fuera de su cobertura se refieren a las dificultades de realización, </w:t>
        </w:r>
      </w:ins>
      <w:ins w:id="956" w:author="Artemis" w:date="2021-04-29T15:03:00Z">
        <w:r>
          <w:t xml:space="preserve">y como tal el proceso que pueda llegarse </w:t>
        </w:r>
      </w:ins>
      <w:ins w:id="957" w:author="Artemis" w:date="2021-04-29T15:05:00Z">
        <w:r>
          <w:t>a tener alguna complejidad.</w:t>
        </w:r>
      </w:ins>
    </w:p>
    <w:p w14:paraId="40AB3779" w14:textId="77777777" w:rsidR="000C4BF1" w:rsidRDefault="000C4BF1">
      <w:pPr>
        <w:rPr>
          <w:ins w:id="958" w:author="Artemis" w:date="2021-04-29T15:09:00Z"/>
        </w:rPr>
        <w:pPrChange w:id="959" w:author="Artemis" w:date="2021-04-29T14:48:00Z">
          <w:pPr>
            <w:pStyle w:val="Ttulo2"/>
          </w:pPr>
        </w:pPrChange>
      </w:pPr>
    </w:p>
    <w:p w14:paraId="59791417" w14:textId="5BC30754" w:rsidR="000C4BF1" w:rsidRDefault="000C4BF1" w:rsidP="00BA2B84">
      <w:pPr>
        <w:rPr>
          <w:lang w:val="es-ES"/>
        </w:rPr>
      </w:pPr>
    </w:p>
    <w:p w14:paraId="63FD0E62" w14:textId="581DCA57" w:rsidR="00BA2B84" w:rsidRDefault="00BA2B84" w:rsidP="00BA2B84">
      <w:pPr>
        <w:rPr>
          <w:lang w:val="es-ES"/>
        </w:rPr>
      </w:pPr>
    </w:p>
    <w:p w14:paraId="09E84B84" w14:textId="77777777" w:rsidR="00BA2B84" w:rsidRDefault="00BA2B84">
      <w:pPr>
        <w:rPr>
          <w:ins w:id="960" w:author="Artemis" w:date="2021-04-29T18:20:00Z"/>
          <w:lang w:val="es-ES"/>
        </w:rPr>
        <w:pPrChange w:id="961" w:author="Artemis" w:date="2021-04-29T18:20:00Z">
          <w:pPr>
            <w:shd w:val="clear" w:color="auto" w:fill="FFFFFF"/>
            <w:spacing w:line="240" w:lineRule="auto"/>
            <w:ind w:firstLine="0"/>
          </w:pPr>
        </w:pPrChange>
      </w:pPr>
    </w:p>
    <w:p w14:paraId="15048E66" w14:textId="77777777" w:rsidR="000C4BF1" w:rsidRDefault="000C4BF1" w:rsidP="000C4BF1">
      <w:pPr>
        <w:pStyle w:val="Ttulo3"/>
        <w:ind w:left="993"/>
        <w:rPr>
          <w:ins w:id="962" w:author="Artemis" w:date="2021-04-29T18:04:00Z"/>
        </w:rPr>
      </w:pPr>
      <w:bookmarkStart w:id="963" w:name="_Toc84013401"/>
      <w:ins w:id="964" w:author="Artemis" w:date="2021-04-29T18:04:00Z">
        <w:r>
          <w:lastRenderedPageBreak/>
          <w:t>Limitaciones</w:t>
        </w:r>
        <w:bookmarkEnd w:id="963"/>
      </w:ins>
    </w:p>
    <w:p w14:paraId="6AD7A2F0" w14:textId="77777777" w:rsidR="000C4BF1" w:rsidRDefault="000C4BF1">
      <w:pPr>
        <w:rPr>
          <w:ins w:id="965" w:author="Artemis" w:date="2021-04-30T16:24:00Z"/>
          <w:i/>
        </w:rPr>
        <w:pPrChange w:id="966" w:author="Artemis" w:date="2021-04-30T16:24:00Z">
          <w:pPr>
            <w:pStyle w:val="Ttulo2"/>
          </w:pPr>
        </w:pPrChange>
      </w:pPr>
      <w:ins w:id="967" w:author="Artemis" w:date="2021-04-29T18:04:00Z">
        <w:r w:rsidRPr="007A6FCB">
          <w:rPr>
            <w:i/>
            <w:rPrChange w:id="968" w:author="Artemis" w:date="2021-04-30T16:24:00Z">
              <w:rPr/>
            </w:rPrChange>
          </w:rPr>
          <w:t xml:space="preserve">Cada limitante </w:t>
        </w:r>
      </w:ins>
      <w:ins w:id="969" w:author="Artemis" w:date="2021-04-29T18:20:00Z">
        <w:r w:rsidRPr="007A6FCB">
          <w:rPr>
            <w:i/>
            <w:rPrChange w:id="970" w:author="Artemis" w:date="2021-04-30T16:24:00Z">
              <w:rPr/>
            </w:rPrChange>
          </w:rPr>
          <w:t xml:space="preserve">se podrá </w:t>
        </w:r>
      </w:ins>
      <w:ins w:id="971" w:author="Artemis" w:date="2021-04-29T18:23:00Z">
        <w:r w:rsidRPr="007A6FCB">
          <w:rPr>
            <w:i/>
            <w:rPrChange w:id="972" w:author="Artemis" w:date="2021-04-30T16:24:00Z">
              <w:rPr/>
            </w:rPrChange>
          </w:rPr>
          <w:t xml:space="preserve">con el tiempo convertirse en una oportunidad de mejora, ya que el desarrollo, </w:t>
        </w:r>
      </w:ins>
      <w:ins w:id="973" w:author="Artemis" w:date="2021-04-29T18:24:00Z">
        <w:r w:rsidRPr="007A6FCB">
          <w:rPr>
            <w:i/>
            <w:rPrChange w:id="974" w:author="Artemis" w:date="2021-04-30T16:24:00Z">
              <w:rPr/>
            </w:rPrChange>
          </w:rPr>
          <w:t>será</w:t>
        </w:r>
      </w:ins>
      <w:ins w:id="975" w:author="Artemis" w:date="2021-04-29T18:23:00Z">
        <w:r w:rsidRPr="007A6FCB">
          <w:rPr>
            <w:i/>
            <w:rPrChange w:id="976" w:author="Artemis" w:date="2021-04-30T16:24:00Z">
              <w:rPr/>
            </w:rPrChange>
          </w:rPr>
          <w:t xml:space="preserve"> </w:t>
        </w:r>
      </w:ins>
      <w:ins w:id="977" w:author="Artemis" w:date="2021-04-29T18:24:00Z">
        <w:r w:rsidRPr="007A6FCB">
          <w:rPr>
            <w:i/>
            <w:rPrChange w:id="978" w:author="Artemis" w:date="2021-04-30T16:24:00Z">
              <w:rPr/>
            </w:rPrChange>
          </w:rPr>
          <w:t>la oportunidad de continuidad, a desarrollar nuevas herramientas, para un mayor alcance.</w:t>
        </w:r>
      </w:ins>
    </w:p>
    <w:p w14:paraId="6D92C0C1" w14:textId="77777777" w:rsidR="000C4BF1" w:rsidRPr="007A6FCB" w:rsidRDefault="000C4BF1">
      <w:pPr>
        <w:rPr>
          <w:ins w:id="979" w:author="Artemis" w:date="2021-04-29T18:24:00Z"/>
          <w:i/>
          <w:rPrChange w:id="980" w:author="Artemis" w:date="2021-04-30T16:24:00Z">
            <w:rPr>
              <w:ins w:id="981" w:author="Artemis" w:date="2021-04-29T18:24:00Z"/>
            </w:rPr>
          </w:rPrChange>
        </w:rPr>
        <w:pPrChange w:id="982" w:author="Artemis" w:date="2021-04-30T16:24:00Z">
          <w:pPr>
            <w:pStyle w:val="Ttulo2"/>
          </w:pPr>
        </w:pPrChange>
      </w:pPr>
    </w:p>
    <w:p w14:paraId="31F997C9" w14:textId="573966E5" w:rsidR="000C4BF1" w:rsidRDefault="000C4BF1">
      <w:pPr>
        <w:rPr>
          <w:i/>
        </w:rPr>
        <w:pPrChange w:id="983" w:author="Artemis" w:date="2021-04-30T16:24:00Z">
          <w:pPr>
            <w:pStyle w:val="Ttulo2"/>
          </w:pPr>
        </w:pPrChange>
      </w:pPr>
      <w:ins w:id="984" w:author="Artemis" w:date="2021-04-29T18:31:00Z">
        <w:r w:rsidRPr="007A6FCB">
          <w:rPr>
            <w:i/>
            <w:rPrChange w:id="985" w:author="Artemis" w:date="2021-04-30T16:24:00Z">
              <w:rPr/>
            </w:rPrChange>
          </w:rPr>
          <w:t xml:space="preserve">Entre sus limitantes será </w:t>
        </w:r>
      </w:ins>
      <w:ins w:id="986" w:author="Artemis" w:date="2021-04-29T18:41:00Z">
        <w:r w:rsidRPr="007A6FCB">
          <w:rPr>
            <w:i/>
            <w:rPrChange w:id="987" w:author="Artemis" w:date="2021-04-30T16:24:00Z">
              <w:rPr/>
            </w:rPrChange>
          </w:rPr>
          <w:t xml:space="preserve">que cada documento importante </w:t>
        </w:r>
      </w:ins>
      <w:ins w:id="988" w:author="Artemis" w:date="2021-04-29T18:42:00Z">
        <w:r w:rsidRPr="007A6FCB">
          <w:rPr>
            <w:i/>
            <w:rPrChange w:id="989" w:author="Artemis" w:date="2021-04-30T16:24:00Z">
              <w:rPr/>
            </w:rPrChange>
          </w:rPr>
          <w:t xml:space="preserve">ante el empleado y empleador, será solicitado únicamente por medio de una petición directa al área encargada, ya que para ello se solicita una razón para dicho </w:t>
        </w:r>
      </w:ins>
      <w:ins w:id="990" w:author="Artemis" w:date="2021-04-29T18:43:00Z">
        <w:r w:rsidRPr="007A6FCB">
          <w:rPr>
            <w:i/>
            <w:rPrChange w:id="991" w:author="Artemis" w:date="2021-04-30T16:24:00Z">
              <w:rPr/>
            </w:rPrChange>
          </w:rPr>
          <w:t>trámite</w:t>
        </w:r>
      </w:ins>
      <w:ins w:id="992" w:author="Artemis" w:date="2021-04-29T18:42:00Z">
        <w:r w:rsidRPr="007A6FCB">
          <w:rPr>
            <w:i/>
            <w:rPrChange w:id="993" w:author="Artemis" w:date="2021-04-30T16:24:00Z">
              <w:rPr/>
            </w:rPrChange>
          </w:rPr>
          <w:t>.</w:t>
        </w:r>
      </w:ins>
    </w:p>
    <w:p w14:paraId="502D4817" w14:textId="636854A1" w:rsidR="00BA2B84" w:rsidRDefault="00BA2B84" w:rsidP="00BA2B84">
      <w:pPr>
        <w:rPr>
          <w:i/>
        </w:rPr>
      </w:pPr>
    </w:p>
    <w:p w14:paraId="234862CE" w14:textId="02B93CAD" w:rsidR="000C4BF1" w:rsidRDefault="00BA2B84" w:rsidP="0081122A">
      <w:pPr>
        <w:pStyle w:val="Ttulo3"/>
        <w:ind w:left="993"/>
      </w:pPr>
      <w:bookmarkStart w:id="994" w:name="_Toc84013402"/>
      <w:r>
        <w:rPr>
          <w:lang w:val="es-CO"/>
        </w:rPr>
        <w:t>Delimitaciones</w:t>
      </w:r>
      <w:bookmarkEnd w:id="994"/>
    </w:p>
    <w:p w14:paraId="01195693" w14:textId="2690C964" w:rsidR="00BA2B84" w:rsidRPr="004D1378" w:rsidRDefault="00BA2B84" w:rsidP="00BA2B84">
      <w:pPr>
        <w:rPr>
          <w:i/>
        </w:rPr>
      </w:pPr>
      <w:r w:rsidRPr="004D1378">
        <w:rPr>
          <w:i/>
        </w:rPr>
        <w:t xml:space="preserve">Uno de los problemas que podemos presentar, es la falta de información de interés por parte de la empresa, como tal para poder llegar a que la Web nos funcione con su </w:t>
      </w:r>
      <w:r w:rsidR="004D1378" w:rsidRPr="004D1378">
        <w:rPr>
          <w:i/>
        </w:rPr>
        <w:t>comida</w:t>
      </w:r>
      <w:r w:rsidRPr="004D1378">
        <w:rPr>
          <w:i/>
        </w:rPr>
        <w:t xml:space="preserve"> electrónica, es pode</w:t>
      </w:r>
      <w:r w:rsidR="004D1378" w:rsidRPr="004D1378">
        <w:rPr>
          <w:i/>
        </w:rPr>
        <w:t>r</w:t>
      </w:r>
      <w:r w:rsidRPr="004D1378">
        <w:rPr>
          <w:i/>
        </w:rPr>
        <w:t xml:space="preserve"> </w:t>
      </w:r>
      <w:r w:rsidR="004D1378" w:rsidRPr="004D1378">
        <w:rPr>
          <w:i/>
        </w:rPr>
        <w:t>generar</w:t>
      </w:r>
      <w:r w:rsidRPr="004D1378">
        <w:rPr>
          <w:i/>
        </w:rPr>
        <w:t xml:space="preserve"> una estrategia de publicidad basada en conceptos de nuevas tecnologías de desarrollo </w:t>
      </w:r>
      <w:r w:rsidR="004D1378" w:rsidRPr="004D1378">
        <w:rPr>
          <w:i/>
        </w:rPr>
        <w:t>documental</w:t>
      </w:r>
      <w:r w:rsidRPr="004D1378">
        <w:rPr>
          <w:i/>
        </w:rPr>
        <w:t xml:space="preserve">, con ello se requiere </w:t>
      </w:r>
      <w:r w:rsidR="004D1378" w:rsidRPr="004D1378">
        <w:rPr>
          <w:i/>
        </w:rPr>
        <w:t>fomentar</w:t>
      </w:r>
      <w:r w:rsidRPr="004D1378">
        <w:rPr>
          <w:i/>
        </w:rPr>
        <w:t xml:space="preserve"> y educar a los usuarios, para que puedan </w:t>
      </w:r>
      <w:r w:rsidR="004D1378" w:rsidRPr="004D1378">
        <w:rPr>
          <w:i/>
        </w:rPr>
        <w:t>vincularse</w:t>
      </w:r>
      <w:r w:rsidRPr="004D1378">
        <w:rPr>
          <w:i/>
        </w:rPr>
        <w:t xml:space="preserve"> a la edad de la tecnología, que con ello pueda representar factores </w:t>
      </w:r>
      <w:r w:rsidR="004D1378" w:rsidRPr="004D1378">
        <w:rPr>
          <w:i/>
        </w:rPr>
        <w:t>más</w:t>
      </w:r>
      <w:r w:rsidRPr="004D1378">
        <w:rPr>
          <w:i/>
        </w:rPr>
        <w:t xml:space="preserve"> convencionales a parti</w:t>
      </w:r>
      <w:r w:rsidR="004D1378" w:rsidRPr="004D1378">
        <w:rPr>
          <w:i/>
        </w:rPr>
        <w:t xml:space="preserve">r </w:t>
      </w:r>
      <w:r w:rsidR="00B25B77">
        <w:rPr>
          <w:i/>
        </w:rPr>
        <w:t xml:space="preserve">de </w:t>
      </w:r>
      <w:r w:rsidR="004D1378" w:rsidRPr="004D1378">
        <w:rPr>
          <w:i/>
        </w:rPr>
        <w:t>solicitudes</w:t>
      </w:r>
      <w:r w:rsidRPr="004D1378">
        <w:rPr>
          <w:i/>
        </w:rPr>
        <w:t xml:space="preserve"> internas de la empresa, que puedan llegar a ser </w:t>
      </w:r>
      <w:r w:rsidR="004D1378" w:rsidRPr="004D1378">
        <w:rPr>
          <w:i/>
        </w:rPr>
        <w:t>más</w:t>
      </w:r>
      <w:r w:rsidRPr="004D1378">
        <w:rPr>
          <w:i/>
        </w:rPr>
        <w:t xml:space="preserve"> accesibles por medios digitales.</w:t>
      </w:r>
    </w:p>
    <w:p w14:paraId="274719E3" w14:textId="71797B70" w:rsidR="00BA2B84" w:rsidRPr="004D1378" w:rsidRDefault="00BA2B84" w:rsidP="00BA2B84">
      <w:pPr>
        <w:rPr>
          <w:i/>
        </w:rPr>
      </w:pPr>
    </w:p>
    <w:p w14:paraId="7FD96FB1" w14:textId="6A2756A8" w:rsidR="000C4BF1" w:rsidRPr="004D1378" w:rsidRDefault="00BA2B84" w:rsidP="004D1378">
      <w:pPr>
        <w:rPr>
          <w:ins w:id="995" w:author="Artemis" w:date="2021-05-09T22:09:00Z"/>
          <w:i/>
        </w:rPr>
        <w:sectPr w:rsidR="000C4BF1" w:rsidRPr="004D1378" w:rsidSect="0055351C">
          <w:headerReference w:type="even" r:id="rId25"/>
          <w:headerReference w:type="default" r:id="rId26"/>
          <w:headerReference w:type="first" r:id="rId27"/>
          <w:type w:val="oddPage"/>
          <w:pgSz w:w="12240" w:h="15840" w:code="120"/>
          <w:pgMar w:top="1418" w:right="1418" w:bottom="1418" w:left="1701" w:header="709" w:footer="709" w:gutter="0"/>
          <w:cols w:space="708"/>
          <w:titlePg/>
          <w:docGrid w:linePitch="360"/>
        </w:sectPr>
      </w:pPr>
      <w:r w:rsidRPr="004D1378">
        <w:rPr>
          <w:i/>
        </w:rPr>
        <w:t xml:space="preserve">Otra de las delimitantes es que </w:t>
      </w:r>
      <w:r w:rsidR="004D1378" w:rsidRPr="004D1378">
        <w:rPr>
          <w:i/>
        </w:rPr>
        <w:t xml:space="preserve">una parte de los técnicos estará por fuera de la compañía en otros proyectos, con esto se debe optar con un segundo plan, ya que estas personas poco o nada estarán en la empresa, ya que, por ser una empresa prestadora de servicios, este tipo de personal estará en sus sedes asignadas, por ello se deberá hacer reuniones semanales, con el objetivo que se implemente este desarrollo y sean capacitados para sus ingresos y sus diferentes informaciones corporativas. </w:t>
      </w:r>
    </w:p>
    <w:p w14:paraId="57D5D3E4" w14:textId="6E56CA34" w:rsidR="005256D3" w:rsidRPr="00307A96" w:rsidDel="00805C15" w:rsidRDefault="002D716A">
      <w:pPr>
        <w:pStyle w:val="Ttulo1"/>
        <w:rPr>
          <w:del w:id="1008" w:author="Artemis" w:date="2021-04-28T18:39:00Z"/>
        </w:rPr>
        <w:pPrChange w:id="1009" w:author="Artemis" w:date="2021-05-09T23:05:00Z">
          <w:pPr>
            <w:pStyle w:val="Ttulo2"/>
          </w:pPr>
        </w:pPrChange>
      </w:pPr>
      <w:del w:id="1010" w:author="Artemis" w:date="2021-04-28T18:39:00Z">
        <w:r w:rsidRPr="00822920" w:rsidDel="00805C15">
          <w:lastRenderedPageBreak/>
          <w:delText xml:space="preserve">Subtítulo de nivel 2 (por ejemplo: </w:delText>
        </w:r>
        <w:r w:rsidR="005256D3" w:rsidRPr="00307A96" w:rsidDel="00805C15">
          <w:delText>Objetivos</w:delText>
        </w:r>
        <w:bookmarkEnd w:id="847"/>
        <w:r w:rsidDel="00805C15">
          <w:delText>)</w:delText>
        </w:r>
        <w:bookmarkEnd w:id="848"/>
      </w:del>
    </w:p>
    <w:p w14:paraId="39D52A41" w14:textId="5FCC578C" w:rsidR="005256D3" w:rsidRPr="00F36DDA" w:rsidDel="00805C15" w:rsidRDefault="002D716A">
      <w:pPr>
        <w:pStyle w:val="Ttulo1"/>
        <w:rPr>
          <w:del w:id="1011" w:author="Artemis" w:date="2021-04-28T18:39:00Z"/>
        </w:rPr>
        <w:pPrChange w:id="1012" w:author="Artemis" w:date="2021-05-09T23:05:00Z">
          <w:pPr>
            <w:pStyle w:val="Ttulo3"/>
          </w:pPr>
        </w:pPrChange>
      </w:pPr>
      <w:bookmarkStart w:id="1013" w:name="_Toc414348823"/>
      <w:bookmarkStart w:id="1014" w:name="_Toc436748551"/>
      <w:del w:id="1015" w:author="Artemis" w:date="2021-04-28T18:39:00Z">
        <w:r w:rsidRPr="00F36DDA" w:rsidDel="00805C15">
          <w:delText>Subtítulo de nivel 3(por ejemplo: Objetivo g</w:delText>
        </w:r>
        <w:r w:rsidR="005256D3" w:rsidRPr="00F36DDA" w:rsidDel="00805C15">
          <w:delText>eneral</w:delText>
        </w:r>
        <w:bookmarkEnd w:id="1013"/>
        <w:r w:rsidRPr="00F36DDA" w:rsidDel="00805C15">
          <w:delText>)</w:delText>
        </w:r>
        <w:bookmarkEnd w:id="1014"/>
      </w:del>
    </w:p>
    <w:p w14:paraId="52BC6628" w14:textId="67F2F8DB" w:rsidR="002D716A" w:rsidDel="005633C9" w:rsidRDefault="002D716A">
      <w:pPr>
        <w:pStyle w:val="Ttulo1"/>
        <w:rPr>
          <w:del w:id="1016" w:author="Artemis" w:date="2021-04-28T18:31:00Z"/>
        </w:rPr>
        <w:pPrChange w:id="1017" w:author="Artemis" w:date="2021-05-09T23:05:00Z">
          <w:pPr/>
        </w:pPrChange>
      </w:pPr>
      <w:del w:id="1018" w:author="Artemis" w:date="2021-04-28T18:31:00Z">
        <w:r w:rsidDel="005633C9">
          <w:delText>Los títulos de tercer nivel se escriben con minúscula, a excepción de la primera letra en la primera palabra, en cursiva, al margen izquierdo y sin punto final, están separados del texto o contenido por un interlineado posterior de 12 puntos y anterior de 6 puntos (tal y como se presenta en la plantilla).</w:delText>
        </w:r>
        <w:r w:rsidR="00107D5F" w:rsidDel="005633C9">
          <w:delText xml:space="preserve"> </w:delText>
        </w:r>
        <w:r w:rsidR="00107D5F" w:rsidRPr="004E0F7F" w:rsidDel="005633C9">
          <w:delText>Se utiliza el estilo “</w:delText>
        </w:r>
        <w:r w:rsidR="00107D5F" w:rsidDel="005633C9">
          <w:delText>UMB Titulo 3</w:delText>
        </w:r>
        <w:r w:rsidR="00107D5F" w:rsidRPr="004E0F7F" w:rsidDel="005633C9">
          <w:delText>” en la hoja de estilos de esta plantilla</w:delText>
        </w:r>
      </w:del>
    </w:p>
    <w:p w14:paraId="2315DC4B" w14:textId="49AEBA9D" w:rsidR="002D716A" w:rsidRPr="000B5891" w:rsidDel="005633C9" w:rsidRDefault="002D716A">
      <w:pPr>
        <w:pStyle w:val="Ttulo1"/>
        <w:rPr>
          <w:del w:id="1019" w:author="Artemis" w:date="2021-04-28T18:31:00Z"/>
          <w:rPrChange w:id="1020" w:author="Artemis" w:date="2021-05-09T23:05:00Z">
            <w:rPr>
              <w:del w:id="1021" w:author="Artemis" w:date="2021-04-28T18:31:00Z"/>
              <w:lang w:val="es-ES"/>
            </w:rPr>
          </w:rPrChange>
        </w:rPr>
        <w:pPrChange w:id="1022" w:author="Artemis" w:date="2021-05-09T23:05:00Z">
          <w:pPr/>
        </w:pPrChange>
      </w:pPr>
      <w:del w:id="1023" w:author="Artemis" w:date="2021-04-28T18:31:00Z">
        <w:r w:rsidRPr="000B5891" w:rsidDel="005633C9">
          <w:rPr>
            <w:rPrChange w:id="1024" w:author="Artemis" w:date="2021-05-09T23:05:00Z">
              <w:rPr>
                <w:lang w:val="es-ES"/>
              </w:rPr>
            </w:rPrChange>
          </w:rPr>
          <w:delText xml:space="preserve">De la cuarta subdivisión en adelante, cada nueva división o ítem puede ser señalada con viñetas o sin viñeta </w:delText>
        </w:r>
        <w:r w:rsidRPr="000B5891" w:rsidDel="005633C9">
          <w:rPr>
            <w:rPrChange w:id="1025" w:author="Artemis" w:date="2021-05-09T23:05:00Z">
              <w:rPr>
                <w:b/>
                <w:lang w:val="es-ES"/>
              </w:rPr>
            </w:rPrChange>
          </w:rPr>
          <w:delText>y sin numeración</w:delText>
        </w:r>
        <w:r w:rsidRPr="000B5891" w:rsidDel="005633C9">
          <w:rPr>
            <w:rPrChange w:id="1026" w:author="Artemis" w:date="2021-05-09T23:05:00Z">
              <w:rPr>
                <w:lang w:val="es-ES"/>
              </w:rPr>
            </w:rPrChange>
          </w:rPr>
          <w:delText xml:space="preserve">, conservando el mismo estilo de los subtítulos de tercer nivel. </w:delText>
        </w:r>
        <w:r w:rsidR="00107D5F" w:rsidRPr="000B5891" w:rsidDel="005633C9">
          <w:rPr>
            <w:rPrChange w:id="1027" w:author="Artemis" w:date="2021-05-09T23:05:00Z">
              <w:rPr>
                <w:lang w:val="es-ES"/>
              </w:rPr>
            </w:rPrChange>
          </w:rPr>
          <w:delText xml:space="preserve"> </w:delText>
        </w:r>
        <w:r w:rsidR="00107D5F" w:rsidRPr="004E0F7F" w:rsidDel="005633C9">
          <w:delText>Se utiliza el estilo “</w:delText>
        </w:r>
        <w:r w:rsidR="00107D5F" w:rsidDel="005633C9">
          <w:delText>UMB Titulo 4</w:delText>
        </w:r>
        <w:r w:rsidR="00107D5F" w:rsidRPr="004E0F7F" w:rsidDel="005633C9">
          <w:delText>” en la hoja de estilos de esta plantilla</w:delText>
        </w:r>
      </w:del>
    </w:p>
    <w:p w14:paraId="18B0F5FA" w14:textId="7245DA28" w:rsidR="002D716A" w:rsidRPr="000B5891" w:rsidDel="00805C15" w:rsidRDefault="002D716A">
      <w:pPr>
        <w:pStyle w:val="Ttulo1"/>
        <w:rPr>
          <w:del w:id="1028" w:author="Artemis" w:date="2021-04-28T18:39:00Z"/>
          <w:rPrChange w:id="1029" w:author="Artemis" w:date="2021-05-09T23:05:00Z">
            <w:rPr>
              <w:del w:id="1030" w:author="Artemis" w:date="2021-04-28T18:39:00Z"/>
              <w:lang w:val="es-ES"/>
            </w:rPr>
          </w:rPrChange>
        </w:rPr>
        <w:pPrChange w:id="1031" w:author="Artemis" w:date="2021-05-09T23:05:00Z">
          <w:pPr/>
        </w:pPrChange>
      </w:pPr>
    </w:p>
    <w:p w14:paraId="57D92B4C" w14:textId="34200786" w:rsidR="002D716A" w:rsidRPr="000B5891" w:rsidDel="00805C15" w:rsidRDefault="002D716A">
      <w:pPr>
        <w:pStyle w:val="Ttulo1"/>
        <w:rPr>
          <w:del w:id="1032" w:author="Artemis" w:date="2021-04-28T18:39:00Z"/>
          <w:rPrChange w:id="1033" w:author="Artemis" w:date="2021-05-09T23:05:00Z">
            <w:rPr>
              <w:del w:id="1034" w:author="Artemis" w:date="2021-04-28T18:39:00Z"/>
              <w:lang w:val="es-ES"/>
            </w:rPr>
          </w:rPrChange>
        </w:rPr>
        <w:pPrChange w:id="1035" w:author="Artemis" w:date="2021-05-09T23:05:00Z">
          <w:pPr/>
        </w:pPrChange>
      </w:pPr>
      <w:del w:id="1036" w:author="Artemis" w:date="2021-04-28T18:39:00Z">
        <w:r w:rsidRPr="000B5891" w:rsidDel="00805C15">
          <w:rPr>
            <w:rPrChange w:id="1037" w:author="Artemis" w:date="2021-05-09T23:05:00Z">
              <w:rPr>
                <w:lang w:val="es-ES"/>
              </w:rPr>
            </w:rPrChange>
          </w:rPr>
          <w:delText xml:space="preserve">Las subdivisiones, las viñetas y sus textos acompañantes deben presentarse sin sangría y justificados. </w:delText>
        </w:r>
      </w:del>
    </w:p>
    <w:p w14:paraId="415ED448" w14:textId="4BCD74B9" w:rsidR="002D716A" w:rsidRPr="000B5891" w:rsidDel="00805C15" w:rsidRDefault="002D716A">
      <w:pPr>
        <w:pStyle w:val="Ttulo1"/>
        <w:rPr>
          <w:del w:id="1038" w:author="Artemis" w:date="2021-04-28T18:39:00Z"/>
          <w:rPrChange w:id="1039" w:author="Artemis" w:date="2021-05-09T23:05:00Z">
            <w:rPr>
              <w:del w:id="1040" w:author="Artemis" w:date="2021-04-28T18:39:00Z"/>
              <w:lang w:val="es-ES"/>
            </w:rPr>
          </w:rPrChange>
        </w:rPr>
        <w:pPrChange w:id="1041" w:author="Artemis" w:date="2021-05-09T23:05:00Z">
          <w:pPr/>
        </w:pPrChange>
      </w:pPr>
    </w:p>
    <w:p w14:paraId="2D336BFD" w14:textId="3E80AE4C" w:rsidR="002D716A" w:rsidRPr="002D716A" w:rsidDel="00805C15" w:rsidRDefault="002D716A">
      <w:pPr>
        <w:pStyle w:val="Ttulo1"/>
        <w:rPr>
          <w:del w:id="1042" w:author="Artemis" w:date="2021-04-28T18:39:00Z"/>
        </w:rPr>
        <w:pPrChange w:id="1043" w:author="Artemis" w:date="2021-05-09T23:05:00Z">
          <w:pPr>
            <w:pStyle w:val="Prrafodelista"/>
            <w:numPr>
              <w:numId w:val="2"/>
            </w:numPr>
            <w:ind w:left="426" w:hanging="426"/>
          </w:pPr>
        </w:pPrChange>
      </w:pPr>
      <w:del w:id="1044" w:author="Artemis" w:date="2021-04-28T18:39:00Z">
        <w:r w:rsidRPr="00424469" w:rsidDel="00805C15">
          <w:delText xml:space="preserve">En caso que sea necesario utilizar viñetas, use este formato (viñetas </w:delText>
        </w:r>
        <w:r w:rsidRPr="002D716A" w:rsidDel="00805C15">
          <w:delText>circulares).</w:delText>
        </w:r>
      </w:del>
    </w:p>
    <w:p w14:paraId="0CF51996" w14:textId="3814E0F5" w:rsidR="002D716A" w:rsidRPr="00424469" w:rsidDel="00805C15" w:rsidRDefault="002D716A">
      <w:pPr>
        <w:pStyle w:val="Ttulo1"/>
        <w:rPr>
          <w:del w:id="1045" w:author="Artemis" w:date="2021-04-28T18:38:00Z"/>
        </w:rPr>
        <w:pPrChange w:id="1046" w:author="Artemis" w:date="2021-05-09T23:05:00Z">
          <w:pPr>
            <w:pStyle w:val="Ttulo3"/>
          </w:pPr>
        </w:pPrChange>
      </w:pPr>
      <w:bookmarkStart w:id="1047" w:name="_Toc436748552"/>
      <w:bookmarkStart w:id="1048" w:name="_Toc414348824"/>
      <w:del w:id="1049" w:author="Artemis" w:date="2021-04-28T18:38:00Z">
        <w:r w:rsidRPr="002D716A" w:rsidDel="00805C15">
          <w:delText>Subtítulo de nivel 3(por ejemplo: Objetivo</w:delText>
        </w:r>
        <w:r w:rsidDel="00805C15">
          <w:delText>s específicos</w:delText>
        </w:r>
        <w:r w:rsidRPr="00424469" w:rsidDel="00805C15">
          <w:delText>)</w:delText>
        </w:r>
        <w:bookmarkEnd w:id="1047"/>
      </w:del>
    </w:p>
    <w:p w14:paraId="51A85B52" w14:textId="705B0ECE" w:rsidR="001E327F" w:rsidDel="00B13DC3" w:rsidRDefault="001E327F">
      <w:pPr>
        <w:pStyle w:val="Ttulo1"/>
        <w:rPr>
          <w:del w:id="1050" w:author="Artemis" w:date="2021-05-09T22:02:00Z"/>
        </w:rPr>
        <w:pPrChange w:id="1051" w:author="Artemis" w:date="2021-05-09T23:05:00Z">
          <w:pPr>
            <w:ind w:firstLine="0"/>
          </w:pPr>
        </w:pPrChange>
      </w:pPr>
    </w:p>
    <w:p w14:paraId="432DC72E" w14:textId="66CADD62" w:rsidR="00355423" w:rsidDel="00805C15" w:rsidRDefault="00355423">
      <w:pPr>
        <w:pStyle w:val="Ttulo1"/>
        <w:rPr>
          <w:del w:id="1052" w:author="Artemis" w:date="2021-04-28T18:42:00Z"/>
        </w:rPr>
        <w:pPrChange w:id="1053" w:author="Artemis" w:date="2021-05-09T23:05:00Z">
          <w:pPr>
            <w:shd w:val="clear" w:color="auto" w:fill="BFBFBF" w:themeFill="background1" w:themeFillShade="BF"/>
            <w:ind w:firstLine="0"/>
          </w:pPr>
        </w:pPrChange>
      </w:pPr>
      <w:del w:id="1054" w:author="Artemis" w:date="2021-04-28T18:42:00Z">
        <w:r w:rsidDel="00805C15">
          <w:delText>QUÉ DEBE INCLUIR EL CAPÍTULO I</w:delText>
        </w:r>
      </w:del>
    </w:p>
    <w:bookmarkEnd w:id="1048"/>
    <w:p w14:paraId="5446EE6A" w14:textId="7C39D8AB" w:rsidR="00D3309D" w:rsidDel="00805C15" w:rsidRDefault="00D3309D">
      <w:pPr>
        <w:pStyle w:val="Ttulo1"/>
        <w:rPr>
          <w:del w:id="1055" w:author="Artemis" w:date="2021-04-28T18:42:00Z"/>
        </w:rPr>
        <w:pPrChange w:id="1056" w:author="Artemis" w:date="2021-05-09T23:05:00Z">
          <w:pPr/>
        </w:pPrChange>
      </w:pPr>
      <w:del w:id="1057" w:author="Artemis" w:date="2021-04-28T18:42:00Z">
        <w:r w:rsidDel="00805C15">
          <w:delText>Recuerde revisar muy bien los criterios para la elaboración de cada capítulo</w:delText>
        </w:r>
        <w:r w:rsidR="001E327F" w:rsidDel="00805C15">
          <w:delText xml:space="preserve">, porque ellos definen su estructura, el contenido y ante ellos se evalúa cada componente. </w:delText>
        </w:r>
        <w:r w:rsidDel="00805C15">
          <w:delText>Por ej</w:delText>
        </w:r>
        <w:r w:rsidR="001E327F" w:rsidDel="00805C15">
          <w:delText>e</w:delText>
        </w:r>
        <w:r w:rsidDel="00805C15">
          <w:delText>mplo, par</w:delText>
        </w:r>
        <w:r w:rsidR="006572E7" w:rsidDel="00805C15">
          <w:delText>a desarrollar el capítulo I, este debe incluir:</w:delText>
        </w:r>
      </w:del>
    </w:p>
    <w:p w14:paraId="04888129" w14:textId="523A0D62" w:rsidR="006572E7" w:rsidRPr="00653A04" w:rsidDel="00805C15" w:rsidRDefault="006572E7">
      <w:pPr>
        <w:pStyle w:val="Ttulo1"/>
        <w:rPr>
          <w:del w:id="1058" w:author="Artemis" w:date="2021-04-28T18:42:00Z"/>
        </w:rPr>
        <w:pPrChange w:id="1059" w:author="Artemis" w:date="2021-05-09T23:05:00Z">
          <w:pPr>
            <w:pStyle w:val="Ttulo2"/>
          </w:pPr>
        </w:pPrChange>
      </w:pPr>
      <w:bookmarkStart w:id="1060" w:name="_Toc436748553"/>
      <w:del w:id="1061" w:author="Artemis" w:date="2021-04-28T18:42:00Z">
        <w:r w:rsidRPr="00862676" w:rsidDel="00805C15">
          <w:delText>Problema de investigación</w:delText>
        </w:r>
        <w:bookmarkEnd w:id="1060"/>
      </w:del>
    </w:p>
    <w:p w14:paraId="03CFB6DF" w14:textId="7EBA1CDF" w:rsidR="006572E7" w:rsidRPr="00525290" w:rsidDel="00805C15" w:rsidRDefault="006572E7">
      <w:pPr>
        <w:pStyle w:val="Ttulo1"/>
        <w:rPr>
          <w:del w:id="1062" w:author="Artemis" w:date="2021-04-28T18:42:00Z"/>
        </w:rPr>
        <w:pPrChange w:id="1063" w:author="Artemis" w:date="2021-05-09T23:05:00Z">
          <w:pPr>
            <w:pStyle w:val="Ttulo2"/>
          </w:pPr>
        </w:pPrChange>
      </w:pPr>
      <w:bookmarkStart w:id="1064" w:name="_Toc436748554"/>
      <w:del w:id="1065" w:author="Artemis" w:date="2021-04-28T18:42:00Z">
        <w:r w:rsidRPr="00525290" w:rsidDel="00805C15">
          <w:delText>Objetivos</w:delText>
        </w:r>
        <w:bookmarkEnd w:id="1064"/>
      </w:del>
    </w:p>
    <w:p w14:paraId="52A74C99" w14:textId="3CB5C908" w:rsidR="006572E7" w:rsidDel="00805C15" w:rsidRDefault="006572E7">
      <w:pPr>
        <w:pStyle w:val="Ttulo1"/>
        <w:rPr>
          <w:del w:id="1066" w:author="Artemis" w:date="2021-04-28T18:42:00Z"/>
        </w:rPr>
        <w:pPrChange w:id="1067" w:author="Artemis" w:date="2021-05-09T23:05:00Z">
          <w:pPr>
            <w:pStyle w:val="Ttulo2"/>
          </w:pPr>
        </w:pPrChange>
      </w:pPr>
      <w:bookmarkStart w:id="1068" w:name="_Toc436748555"/>
      <w:del w:id="1069" w:author="Artemis" w:date="2021-04-28T18:42:00Z">
        <w:r w:rsidDel="00805C15">
          <w:delText>Manejo de hipótesis</w:delText>
        </w:r>
        <w:bookmarkEnd w:id="1068"/>
        <w:r w:rsidDel="00805C15">
          <w:delText xml:space="preserve"> </w:delText>
        </w:r>
      </w:del>
    </w:p>
    <w:p w14:paraId="77325D46" w14:textId="30C9A4E1" w:rsidR="006572E7" w:rsidRPr="00653A04" w:rsidDel="00805C15" w:rsidRDefault="006572E7">
      <w:pPr>
        <w:pStyle w:val="Ttulo1"/>
        <w:rPr>
          <w:del w:id="1070" w:author="Artemis" w:date="2021-04-28T18:42:00Z"/>
        </w:rPr>
        <w:pPrChange w:id="1071" w:author="Artemis" w:date="2021-05-09T23:05:00Z">
          <w:pPr>
            <w:pStyle w:val="Ttulo2"/>
          </w:pPr>
        </w:pPrChange>
      </w:pPr>
      <w:bookmarkStart w:id="1072" w:name="_Toc436748556"/>
      <w:del w:id="1073" w:author="Artemis" w:date="2021-04-28T18:42:00Z">
        <w:r w:rsidRPr="00862676" w:rsidDel="00805C15">
          <w:delText>Justificación de la investigación</w:delText>
        </w:r>
        <w:bookmarkEnd w:id="1072"/>
      </w:del>
    </w:p>
    <w:p w14:paraId="468BE4B1" w14:textId="343EB645" w:rsidR="00307A96" w:rsidDel="00805C15" w:rsidRDefault="006572E7">
      <w:pPr>
        <w:pStyle w:val="Ttulo1"/>
        <w:rPr>
          <w:del w:id="1074" w:author="Artemis" w:date="2021-04-28T18:42:00Z"/>
        </w:rPr>
        <w:pPrChange w:id="1075" w:author="Artemis" w:date="2021-05-09T23:05:00Z">
          <w:pPr>
            <w:pStyle w:val="Ttulo2"/>
          </w:pPr>
        </w:pPrChange>
      </w:pPr>
      <w:bookmarkStart w:id="1076" w:name="_Toc436748355"/>
      <w:bookmarkStart w:id="1077" w:name="_Toc436748444"/>
      <w:bookmarkStart w:id="1078" w:name="_Toc436748557"/>
      <w:del w:id="1079" w:author="Artemis" w:date="2021-04-28T18:42:00Z">
        <w:r w:rsidRPr="00F36DDA" w:rsidDel="00805C15">
          <w:delText>Limitaciones y delimitaciones</w:delText>
        </w:r>
        <w:bookmarkStart w:id="1080" w:name="_Toc436748251"/>
        <w:bookmarkStart w:id="1081" w:name="_Toc436748357"/>
        <w:bookmarkStart w:id="1082" w:name="_Toc436748446"/>
        <w:bookmarkStart w:id="1083" w:name="_Toc436748559"/>
        <w:bookmarkStart w:id="1084" w:name="_Toc436748254"/>
        <w:bookmarkStart w:id="1085" w:name="_Toc436748360"/>
        <w:bookmarkStart w:id="1086" w:name="_Toc436748449"/>
        <w:bookmarkStart w:id="1087" w:name="_Toc436748562"/>
        <w:bookmarkStart w:id="1088" w:name="_Toc436748255"/>
        <w:bookmarkStart w:id="1089" w:name="_Toc436748361"/>
        <w:bookmarkStart w:id="1090" w:name="_Toc436748450"/>
        <w:bookmarkStart w:id="1091" w:name="_Toc436748563"/>
        <w:bookmarkStart w:id="1092" w:name="_Toc436748256"/>
        <w:bookmarkStart w:id="1093" w:name="_Toc436748362"/>
        <w:bookmarkStart w:id="1094" w:name="_Toc436748451"/>
        <w:bookmarkStart w:id="1095" w:name="_Toc436748564"/>
        <w:bookmarkStart w:id="1096" w:name="_Toc436748258"/>
        <w:bookmarkStart w:id="1097" w:name="_Toc436748364"/>
        <w:bookmarkStart w:id="1098" w:name="_Toc436748453"/>
        <w:bookmarkStart w:id="1099" w:name="_Toc436748566"/>
        <w:bookmarkStart w:id="1100" w:name="_Toc436748264"/>
        <w:bookmarkStart w:id="1101" w:name="_Toc436748370"/>
        <w:bookmarkStart w:id="1102" w:name="_Toc436748459"/>
        <w:bookmarkStart w:id="1103" w:name="_Toc436748572"/>
        <w:bookmarkStart w:id="1104" w:name="_Toc436748265"/>
        <w:bookmarkStart w:id="1105" w:name="_Toc436748371"/>
        <w:bookmarkStart w:id="1106" w:name="_Toc436748460"/>
        <w:bookmarkStart w:id="1107" w:name="_Toc436748573"/>
        <w:bookmarkStart w:id="1108" w:name="_Toc436748266"/>
        <w:bookmarkStart w:id="1109" w:name="_Toc436748372"/>
        <w:bookmarkStart w:id="1110" w:name="_Toc436748461"/>
        <w:bookmarkStart w:id="1111" w:name="_Toc436748574"/>
        <w:bookmarkStart w:id="1112" w:name="_Toc436748267"/>
        <w:bookmarkStart w:id="1113" w:name="_Toc436748373"/>
        <w:bookmarkStart w:id="1114" w:name="_Toc436748462"/>
        <w:bookmarkStart w:id="1115" w:name="_Toc436748575"/>
        <w:bookmarkStart w:id="1116" w:name="_Toc436748269"/>
        <w:bookmarkStart w:id="1117" w:name="_Toc436748375"/>
        <w:bookmarkStart w:id="1118" w:name="_Toc436748464"/>
        <w:bookmarkStart w:id="1119" w:name="_Toc436748577"/>
        <w:bookmarkStart w:id="1120" w:name="_Toc436748270"/>
        <w:bookmarkStart w:id="1121" w:name="_Toc436748376"/>
        <w:bookmarkStart w:id="1122" w:name="_Toc436748465"/>
        <w:bookmarkStart w:id="1123" w:name="_Toc436748578"/>
        <w:bookmarkStart w:id="1124" w:name="_Toc436748272"/>
        <w:bookmarkStart w:id="1125" w:name="_Toc436748378"/>
        <w:bookmarkStart w:id="1126" w:name="_Toc436748467"/>
        <w:bookmarkStart w:id="1127" w:name="_Toc436748580"/>
        <w:bookmarkStart w:id="1128" w:name="_Toc436748279"/>
        <w:bookmarkStart w:id="1129" w:name="_Toc436748385"/>
        <w:bookmarkStart w:id="1130" w:name="_Toc436748474"/>
        <w:bookmarkStart w:id="1131" w:name="_Toc436748587"/>
        <w:bookmarkStart w:id="1132" w:name="_Toc436748280"/>
        <w:bookmarkStart w:id="1133" w:name="_Toc436748386"/>
        <w:bookmarkStart w:id="1134" w:name="_Toc436748475"/>
        <w:bookmarkStart w:id="1135" w:name="_Toc436748588"/>
        <w:bookmarkStart w:id="1136" w:name="_Toc436748281"/>
        <w:bookmarkStart w:id="1137" w:name="_Toc436748387"/>
        <w:bookmarkStart w:id="1138" w:name="_Toc436748476"/>
        <w:bookmarkStart w:id="1139" w:name="_Toc436748589"/>
        <w:bookmarkStart w:id="1140" w:name="_Toc436748282"/>
        <w:bookmarkStart w:id="1141" w:name="_Toc436748388"/>
        <w:bookmarkStart w:id="1142" w:name="_Toc436748477"/>
        <w:bookmarkStart w:id="1143" w:name="_Toc436748590"/>
        <w:bookmarkStart w:id="1144" w:name="_Toc436748284"/>
        <w:bookmarkStart w:id="1145" w:name="_Toc436748390"/>
        <w:bookmarkStart w:id="1146" w:name="_Toc436748479"/>
        <w:bookmarkStart w:id="1147" w:name="_Toc436748592"/>
        <w:bookmarkStart w:id="1148" w:name="_Toc436748593"/>
        <w:bookmarkEnd w:id="1076"/>
        <w:bookmarkEnd w:id="1077"/>
        <w:bookmarkEnd w:id="1078"/>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del>
    </w:p>
    <w:p w14:paraId="7FD12620" w14:textId="577AB133" w:rsidR="00307A96" w:rsidDel="00805C15" w:rsidRDefault="00307A96">
      <w:pPr>
        <w:pStyle w:val="Ttulo1"/>
        <w:rPr>
          <w:del w:id="1149" w:author="Artemis" w:date="2021-04-28T18:42:00Z"/>
        </w:rPr>
        <w:pPrChange w:id="1150" w:author="Artemis" w:date="2021-05-09T23:05:00Z">
          <w:pPr/>
        </w:pPrChange>
      </w:pPr>
    </w:p>
    <w:p w14:paraId="3201B7A9" w14:textId="3F6814F1" w:rsidR="00307A96" w:rsidDel="00805C15" w:rsidRDefault="00307A96">
      <w:pPr>
        <w:pStyle w:val="Ttulo1"/>
        <w:rPr>
          <w:del w:id="1151" w:author="Artemis" w:date="2021-04-28T18:42:00Z"/>
        </w:rPr>
        <w:pPrChange w:id="1152" w:author="Artemis" w:date="2021-05-09T23:05:00Z">
          <w:pPr/>
        </w:pPrChange>
      </w:pPr>
    </w:p>
    <w:p w14:paraId="06EFAA43" w14:textId="19D50022" w:rsidR="00307A96" w:rsidDel="00805C15" w:rsidRDefault="00307A96">
      <w:pPr>
        <w:pStyle w:val="Ttulo1"/>
        <w:rPr>
          <w:del w:id="1153" w:author="Artemis" w:date="2021-04-28T18:42:00Z"/>
        </w:rPr>
        <w:pPrChange w:id="1154" w:author="Artemis" w:date="2021-05-09T23:05:00Z">
          <w:pPr/>
        </w:pPrChange>
      </w:pPr>
    </w:p>
    <w:p w14:paraId="336373FA" w14:textId="72E5AA7B" w:rsidR="00307A96" w:rsidDel="00805C15" w:rsidRDefault="00307A96">
      <w:pPr>
        <w:pStyle w:val="Ttulo1"/>
        <w:rPr>
          <w:del w:id="1155" w:author="Artemis" w:date="2021-04-28T18:42:00Z"/>
        </w:rPr>
        <w:pPrChange w:id="1156" w:author="Artemis" w:date="2021-05-09T23:05:00Z">
          <w:pPr/>
        </w:pPrChange>
      </w:pPr>
    </w:p>
    <w:p w14:paraId="09651B09" w14:textId="07D789C4" w:rsidR="00307A96" w:rsidDel="00805C15" w:rsidRDefault="00307A96">
      <w:pPr>
        <w:pStyle w:val="Ttulo1"/>
        <w:rPr>
          <w:del w:id="1157" w:author="Artemis" w:date="2021-04-28T18:42:00Z"/>
        </w:rPr>
        <w:pPrChange w:id="1158" w:author="Artemis" w:date="2021-05-09T23:05:00Z">
          <w:pPr/>
        </w:pPrChange>
      </w:pPr>
    </w:p>
    <w:p w14:paraId="0578C3A0" w14:textId="3590AC32" w:rsidR="0016521E" w:rsidDel="00805C15" w:rsidRDefault="0016521E">
      <w:pPr>
        <w:pStyle w:val="Ttulo1"/>
        <w:rPr>
          <w:del w:id="1159" w:author="Artemis" w:date="2021-04-28T18:42:00Z"/>
        </w:rPr>
        <w:pPrChange w:id="1160" w:author="Artemis" w:date="2021-05-09T23:05:00Z">
          <w:pPr/>
        </w:pPrChange>
      </w:pPr>
    </w:p>
    <w:p w14:paraId="721406CE" w14:textId="1979C169" w:rsidR="0016521E" w:rsidDel="00805C15" w:rsidRDefault="0016521E">
      <w:pPr>
        <w:pStyle w:val="Ttulo1"/>
        <w:rPr>
          <w:del w:id="1161" w:author="Artemis" w:date="2021-04-28T18:42:00Z"/>
        </w:rPr>
        <w:pPrChange w:id="1162" w:author="Artemis" w:date="2021-05-09T23:05:00Z">
          <w:pPr/>
        </w:pPrChange>
      </w:pPr>
    </w:p>
    <w:p w14:paraId="05560E64" w14:textId="2845F0F7" w:rsidR="0016521E" w:rsidDel="00805C15" w:rsidRDefault="0016521E">
      <w:pPr>
        <w:pStyle w:val="Ttulo1"/>
        <w:rPr>
          <w:del w:id="1163" w:author="Artemis" w:date="2021-04-28T18:42:00Z"/>
        </w:rPr>
        <w:pPrChange w:id="1164" w:author="Artemis" w:date="2021-05-09T23:05:00Z">
          <w:pPr/>
        </w:pPrChange>
      </w:pPr>
    </w:p>
    <w:p w14:paraId="5172C80D" w14:textId="6A987F46" w:rsidR="0016521E" w:rsidDel="00805C15" w:rsidRDefault="0016521E">
      <w:pPr>
        <w:pStyle w:val="Ttulo1"/>
        <w:rPr>
          <w:del w:id="1165" w:author="Artemis" w:date="2021-04-28T18:42:00Z"/>
        </w:rPr>
        <w:pPrChange w:id="1166" w:author="Artemis" w:date="2021-05-09T23:05:00Z">
          <w:pPr/>
        </w:pPrChange>
      </w:pPr>
    </w:p>
    <w:p w14:paraId="30BBB7D0" w14:textId="3F888529" w:rsidR="00D3309D" w:rsidDel="00805C15" w:rsidRDefault="00D3309D">
      <w:pPr>
        <w:pStyle w:val="Ttulo1"/>
        <w:rPr>
          <w:del w:id="1167" w:author="Artemis" w:date="2021-04-28T18:46:00Z"/>
        </w:rPr>
        <w:pPrChange w:id="1168" w:author="Artemis" w:date="2021-05-09T23:05:00Z">
          <w:pPr/>
        </w:pPrChange>
      </w:pPr>
    </w:p>
    <w:p w14:paraId="2C878187" w14:textId="73695666" w:rsidR="00D3309D" w:rsidDel="00805C15" w:rsidRDefault="00D3309D">
      <w:pPr>
        <w:pStyle w:val="Ttulo1"/>
        <w:rPr>
          <w:del w:id="1169" w:author="Artemis" w:date="2021-04-28T18:46:00Z"/>
        </w:rPr>
        <w:pPrChange w:id="1170" w:author="Artemis" w:date="2021-05-09T23:05:00Z">
          <w:pPr/>
        </w:pPrChange>
      </w:pPr>
    </w:p>
    <w:p w14:paraId="6580DF26" w14:textId="2B248576" w:rsidR="00D3309D" w:rsidDel="00805C15" w:rsidRDefault="00D3309D">
      <w:pPr>
        <w:pStyle w:val="Ttulo1"/>
        <w:rPr>
          <w:del w:id="1171" w:author="Artemis" w:date="2021-04-28T18:46:00Z"/>
        </w:rPr>
        <w:pPrChange w:id="1172" w:author="Artemis" w:date="2021-05-09T23:05:00Z">
          <w:pPr/>
        </w:pPrChange>
      </w:pPr>
    </w:p>
    <w:p w14:paraId="1BFD9D1B" w14:textId="3320C3D4" w:rsidR="00D3309D" w:rsidDel="00805C15" w:rsidRDefault="00D3309D">
      <w:pPr>
        <w:pStyle w:val="Ttulo1"/>
        <w:rPr>
          <w:del w:id="1173" w:author="Artemis" w:date="2021-04-28T18:46:00Z"/>
        </w:rPr>
        <w:pPrChange w:id="1174" w:author="Artemis" w:date="2021-05-09T23:05:00Z">
          <w:pPr/>
        </w:pPrChange>
      </w:pPr>
    </w:p>
    <w:p w14:paraId="6B80E8A7" w14:textId="0B056C31" w:rsidR="00D3309D" w:rsidDel="00805C15" w:rsidRDefault="00D3309D">
      <w:pPr>
        <w:pStyle w:val="Ttulo1"/>
        <w:rPr>
          <w:del w:id="1175" w:author="Artemis" w:date="2021-04-28T18:46:00Z"/>
        </w:rPr>
        <w:pPrChange w:id="1176" w:author="Artemis" w:date="2021-05-09T23:05:00Z">
          <w:pPr/>
        </w:pPrChange>
      </w:pPr>
    </w:p>
    <w:p w14:paraId="4B6A3252" w14:textId="6A1454E9" w:rsidR="00D3309D" w:rsidDel="00805C15" w:rsidRDefault="00D3309D">
      <w:pPr>
        <w:pStyle w:val="Ttulo1"/>
        <w:rPr>
          <w:del w:id="1177" w:author="Artemis" w:date="2021-04-28T18:46:00Z"/>
        </w:rPr>
        <w:pPrChange w:id="1178" w:author="Artemis" w:date="2021-05-09T23:05:00Z">
          <w:pPr/>
        </w:pPrChange>
      </w:pPr>
    </w:p>
    <w:p w14:paraId="4419641B" w14:textId="290A68EE" w:rsidR="00D3309D" w:rsidDel="00805C15" w:rsidRDefault="00D3309D">
      <w:pPr>
        <w:pStyle w:val="Ttulo1"/>
        <w:rPr>
          <w:del w:id="1179" w:author="Artemis" w:date="2021-04-28T18:46:00Z"/>
        </w:rPr>
        <w:pPrChange w:id="1180" w:author="Artemis" w:date="2021-05-09T23:05:00Z">
          <w:pPr/>
        </w:pPrChange>
      </w:pPr>
    </w:p>
    <w:p w14:paraId="1D22445D" w14:textId="0F6836B9" w:rsidR="00D3309D" w:rsidDel="00805C15" w:rsidRDefault="00D3309D">
      <w:pPr>
        <w:pStyle w:val="Ttulo1"/>
        <w:rPr>
          <w:del w:id="1181" w:author="Artemis" w:date="2021-04-28T18:46:00Z"/>
        </w:rPr>
        <w:pPrChange w:id="1182" w:author="Artemis" w:date="2021-05-09T23:05:00Z">
          <w:pPr/>
        </w:pPrChange>
      </w:pPr>
    </w:p>
    <w:p w14:paraId="46A5747C" w14:textId="2C081CE4" w:rsidR="00D3309D" w:rsidDel="00805C15" w:rsidRDefault="00D3309D">
      <w:pPr>
        <w:pStyle w:val="Ttulo1"/>
        <w:rPr>
          <w:del w:id="1183" w:author="Artemis" w:date="2021-04-28T18:46:00Z"/>
        </w:rPr>
        <w:pPrChange w:id="1184" w:author="Artemis" w:date="2021-05-09T23:05:00Z">
          <w:pPr/>
        </w:pPrChange>
      </w:pPr>
    </w:p>
    <w:p w14:paraId="3F408684" w14:textId="4E492DD2" w:rsidR="00D3309D" w:rsidDel="00805C15" w:rsidRDefault="00D3309D">
      <w:pPr>
        <w:pStyle w:val="Ttulo1"/>
        <w:rPr>
          <w:del w:id="1185" w:author="Artemis" w:date="2021-04-28T18:46:00Z"/>
        </w:rPr>
        <w:pPrChange w:id="1186" w:author="Artemis" w:date="2021-05-09T23:05:00Z">
          <w:pPr/>
        </w:pPrChange>
      </w:pPr>
    </w:p>
    <w:p w14:paraId="29753AD0" w14:textId="686FA6B5" w:rsidR="00D3309D" w:rsidDel="00805C15" w:rsidRDefault="00D3309D">
      <w:pPr>
        <w:pStyle w:val="Ttulo1"/>
        <w:rPr>
          <w:del w:id="1187" w:author="Artemis" w:date="2021-04-28T18:46:00Z"/>
        </w:rPr>
        <w:pPrChange w:id="1188" w:author="Artemis" w:date="2021-05-09T23:05:00Z">
          <w:pPr/>
        </w:pPrChange>
      </w:pPr>
    </w:p>
    <w:p w14:paraId="54728493" w14:textId="029EAD83" w:rsidR="00D3309D" w:rsidDel="00805C15" w:rsidRDefault="00D3309D">
      <w:pPr>
        <w:pStyle w:val="Ttulo1"/>
        <w:rPr>
          <w:del w:id="1189" w:author="Artemis" w:date="2021-04-28T18:46:00Z"/>
        </w:rPr>
        <w:pPrChange w:id="1190" w:author="Artemis" w:date="2021-05-09T23:05:00Z">
          <w:pPr/>
        </w:pPrChange>
      </w:pPr>
    </w:p>
    <w:p w14:paraId="1F8EAAF0" w14:textId="58660B28" w:rsidR="00D3309D" w:rsidDel="00805C15" w:rsidRDefault="00D3309D">
      <w:pPr>
        <w:pStyle w:val="Ttulo1"/>
        <w:rPr>
          <w:del w:id="1191" w:author="Artemis" w:date="2021-04-28T18:46:00Z"/>
        </w:rPr>
        <w:pPrChange w:id="1192" w:author="Artemis" w:date="2021-05-09T23:05:00Z">
          <w:pPr/>
        </w:pPrChange>
      </w:pPr>
    </w:p>
    <w:p w14:paraId="2BAF6EB5" w14:textId="6314224A" w:rsidR="0016521E" w:rsidRPr="0064713F" w:rsidDel="00805C15" w:rsidRDefault="0016521E">
      <w:pPr>
        <w:pStyle w:val="Ttulo1"/>
        <w:rPr>
          <w:del w:id="1193" w:author="Artemis" w:date="2021-04-28T18:46:00Z"/>
        </w:rPr>
        <w:pPrChange w:id="1194" w:author="Artemis" w:date="2021-05-09T23:05:00Z">
          <w:pPr/>
        </w:pPrChange>
      </w:pPr>
    </w:p>
    <w:p w14:paraId="71D63BB7" w14:textId="7FAFA34D" w:rsidR="002D716A" w:rsidDel="00805C15" w:rsidRDefault="002D716A">
      <w:pPr>
        <w:pStyle w:val="Ttulo1"/>
        <w:rPr>
          <w:del w:id="1195" w:author="Artemis" w:date="2021-04-28T18:46:00Z"/>
        </w:rPr>
        <w:sectPr w:rsidR="002D716A" w:rsidDel="00805C15" w:rsidSect="00AB1821">
          <w:type w:val="nextPage"/>
          <w:pgSz w:w="12240" w:h="15840" w:code="120"/>
          <w:pgMar w:top="1418" w:right="1418" w:bottom="1418" w:left="1701" w:header="709" w:footer="709" w:gutter="0"/>
          <w:cols w:space="708"/>
          <w:titlePg/>
          <w:docGrid w:linePitch="360"/>
          <w:sectPrChange w:id="1196" w:author="Artemis" w:date="2021-05-09T21:56:00Z">
            <w:sectPr w:rsidR="002D716A" w:rsidDel="00805C15" w:rsidSect="00AB1821">
              <w:type w:val="oddPage"/>
              <w:pgMar w:top="1418" w:right="1418" w:bottom="1418" w:left="1701" w:header="709" w:footer="709" w:gutter="0"/>
            </w:sectPr>
          </w:sectPrChange>
        </w:sectPr>
      </w:pPr>
      <w:bookmarkStart w:id="1197" w:name="_Toc414348825"/>
    </w:p>
    <w:p w14:paraId="1879404E" w14:textId="5CE2BF81" w:rsidR="008D54C4" w:rsidRPr="00307A96" w:rsidRDefault="008D54C4">
      <w:pPr>
        <w:pStyle w:val="Ttulo1"/>
      </w:pPr>
      <w:bookmarkStart w:id="1198" w:name="_Toc436748594"/>
      <w:bookmarkStart w:id="1199" w:name="_Toc84013403"/>
      <w:r w:rsidRPr="00307A96">
        <w:t xml:space="preserve">CAPÍTULO II: MARCO </w:t>
      </w:r>
      <w:r w:rsidR="00FD64FD">
        <w:t xml:space="preserve">TEÓRICO Y </w:t>
      </w:r>
      <w:r w:rsidRPr="00307A96">
        <w:t>REFERENCIAL</w:t>
      </w:r>
      <w:bookmarkEnd w:id="1197"/>
      <w:bookmarkEnd w:id="1198"/>
      <w:bookmarkEnd w:id="1199"/>
    </w:p>
    <w:p w14:paraId="300D56DE" w14:textId="1C1B9FA5" w:rsidR="00355423" w:rsidDel="006C1393" w:rsidRDefault="00355423" w:rsidP="00F36DDA">
      <w:pPr>
        <w:rPr>
          <w:del w:id="1200" w:author="Artemis" w:date="2021-04-28T19:11:00Z"/>
        </w:rPr>
      </w:pPr>
    </w:p>
    <w:p w14:paraId="0ACA4D48" w14:textId="15D3B43E" w:rsidR="00355423" w:rsidRDefault="00355423" w:rsidP="00F36DDA"/>
    <w:p w14:paraId="385DF700" w14:textId="4B60035A" w:rsidR="00355423" w:rsidRPr="00F36DDA" w:rsidDel="007A4B19" w:rsidRDefault="00355423" w:rsidP="00F36DDA">
      <w:pPr>
        <w:rPr>
          <w:del w:id="1201" w:author="Artemis" w:date="2021-04-28T18:50:00Z"/>
        </w:rPr>
      </w:pPr>
      <w:del w:id="1202" w:author="Artemis" w:date="2021-04-28T18:50:00Z">
        <w:r w:rsidRPr="00F36DDA" w:rsidDel="007A4B19">
          <w:delText xml:space="preserve">Existen varias normas para la citación bibliográfica. Algunas áreas del conocimiento prefieren normas específicas para citar las referencias bibliográficas en el texto y escribir la lista de bibliografía al final de los documentos. Esta plantilla </w:delText>
        </w:r>
        <w:r w:rsidDel="007A4B19">
          <w:delText xml:space="preserve">considera </w:delText>
        </w:r>
        <w:r w:rsidRPr="00F36DDA" w:rsidDel="007A4B19">
          <w:delText xml:space="preserve">la norma bibliográfica </w:delText>
        </w:r>
        <w:r w:rsidDel="007A4B19">
          <w:delText>establecida por estándar de estilos APA</w:delText>
        </w:r>
        <w:r w:rsidRPr="00F36DDA" w:rsidDel="007A4B19">
          <w:delText xml:space="preserve">. </w:delText>
        </w:r>
        <w:r w:rsidDel="007A4B19">
          <w:delText xml:space="preserve">Es importante que la norma </w:delText>
        </w:r>
        <w:r w:rsidRPr="00F36DDA" w:rsidDel="007A4B19">
          <w:delText>se utilice con rigurosidad, sin olvidar referenciar “todos” los elementos tomados de otras fuentes (referencias bibliográficas, patentes consultadas, software empleado en el manuscrito, en el tratamiento a los datos y resultados del trabajo, consultas a personas (expertos o público general), entre otros).</w:delText>
        </w:r>
      </w:del>
    </w:p>
    <w:p w14:paraId="0F858F5F" w14:textId="75B66AEA" w:rsidR="007355F7" w:rsidRDefault="007355F7"/>
    <w:p w14:paraId="1F509FB2" w14:textId="1FD94F1E" w:rsidR="007A4B19" w:rsidRDefault="007A4B19" w:rsidP="007A4B19">
      <w:pPr>
        <w:rPr>
          <w:ins w:id="1203" w:author="Artemis" w:date="2021-04-28T18:53:00Z"/>
        </w:rPr>
      </w:pPr>
      <w:ins w:id="1204" w:author="Artemis" w:date="2021-04-28T18:53:00Z">
        <w:r>
          <w:t>La posibilidad de concentrar toda esa información indispensable para el funcionamiento de la organización</w:t>
        </w:r>
      </w:ins>
      <w:r w:rsidR="00D90585">
        <w:t>,</w:t>
      </w:r>
      <w:ins w:id="1205" w:author="Artemis" w:date="2021-04-28T18:53:00Z">
        <w:r>
          <w:t xml:space="preserve"> e</w:t>
        </w:r>
      </w:ins>
      <w:r w:rsidR="00D90585">
        <w:t xml:space="preserve">s sobre </w:t>
      </w:r>
      <w:ins w:id="1206" w:author="Artemis" w:date="2021-04-28T18:53:00Z">
        <w:r>
          <w:t xml:space="preserve">una plataforma </w:t>
        </w:r>
      </w:ins>
      <w:r w:rsidR="00D90585">
        <w:t xml:space="preserve">que sea </w:t>
      </w:r>
      <w:ins w:id="1207" w:author="Artemis" w:date="2021-04-28T18:53:00Z">
        <w:r>
          <w:t>accesible</w:t>
        </w:r>
      </w:ins>
      <w:r w:rsidR="00D90585">
        <w:t>, sobre un medio tecnológico, para así hacerle</w:t>
      </w:r>
      <w:ins w:id="1208" w:author="Artemis" w:date="2021-04-28T18:53:00Z">
        <w:r>
          <w:t xml:space="preserve"> frente a </w:t>
        </w:r>
      </w:ins>
      <w:r w:rsidR="00D90585">
        <w:t>esta problemática,</w:t>
      </w:r>
      <w:ins w:id="1209" w:author="Artemis" w:date="2021-04-28T18:53:00Z">
        <w:r>
          <w:t xml:space="preserve"> </w:t>
        </w:r>
      </w:ins>
      <w:r w:rsidR="00D90585">
        <w:t>p</w:t>
      </w:r>
      <w:ins w:id="1210" w:author="Artemis" w:date="2021-04-28T18:53:00Z">
        <w:r>
          <w:t xml:space="preserve">recisamente, esta es la principal función de una intranet corporativa. </w:t>
        </w:r>
      </w:ins>
    </w:p>
    <w:p w14:paraId="730B4382" w14:textId="77777777" w:rsidR="007A4B19" w:rsidRDefault="007A4B19" w:rsidP="007A4B19">
      <w:pPr>
        <w:rPr>
          <w:ins w:id="1211" w:author="Artemis" w:date="2021-04-28T18:53:00Z"/>
        </w:rPr>
      </w:pPr>
    </w:p>
    <w:p w14:paraId="1229B5E2" w14:textId="77777777" w:rsidR="007A4B19" w:rsidRDefault="007A4B19" w:rsidP="007A4B19">
      <w:pPr>
        <w:rPr>
          <w:ins w:id="1212" w:author="Artemis" w:date="2021-04-28T18:53:00Z"/>
        </w:rPr>
      </w:pPr>
      <w:ins w:id="1213" w:author="Artemis" w:date="2021-04-28T18:53:00Z">
        <w:r>
          <w:t xml:space="preserve">Todas las empresas, sin importar su tamaño, necesitan un punto de encuentro dónde poder gestionar calendarios, conectar a las personas, facilitar documentación, en definitiva: compartir información. Una intranet corporativa ayuda a las empresas y organizaciones a mejorar muchos de sus procesos internos a un coste menor y con mayor eficiencia que los métodos descentralizados usados tradicionalmente.    </w:t>
        </w:r>
      </w:ins>
    </w:p>
    <w:p w14:paraId="6533690E" w14:textId="77777777" w:rsidR="007A4B19" w:rsidRDefault="007A4B19" w:rsidP="007A4B19">
      <w:pPr>
        <w:rPr>
          <w:ins w:id="1214" w:author="Artemis" w:date="2021-04-28T18:53:00Z"/>
        </w:rPr>
      </w:pPr>
    </w:p>
    <w:p w14:paraId="005222A5" w14:textId="0B5817A1" w:rsidR="007A4B19" w:rsidRDefault="007A4B19" w:rsidP="007A4B19">
      <w:pPr>
        <w:rPr>
          <w:ins w:id="1215" w:author="Artemis" w:date="2021-04-28T18:53:00Z"/>
        </w:rPr>
      </w:pPr>
      <w:ins w:id="1216" w:author="Artemis" w:date="2021-04-28T18:53:00Z">
        <w:r>
          <w:t>Lograr una organización interna lo más eficiente posible es una de las tareas más complicadas en las empresas y organizaciones, ya que a veces es la propia empresa por su estructura interna, la que entorpece la generación de nuevas ideas, limita la comunicación entre departamentos o ralentiza algunos procesos sin querer. Una buena manera de mejorar todos estos procesos es el uso de herramientas</w:t>
        </w:r>
      </w:ins>
      <w:r w:rsidR="00D90585">
        <w:t xml:space="preserve"> internas como accesos a datos personal y en este caso a la nómina electrónica, </w:t>
      </w:r>
      <w:ins w:id="1217" w:author="Artemis" w:date="2021-04-28T18:53:00Z">
        <w:r>
          <w:t xml:space="preserve">que nos ayude a mejorar </w:t>
        </w:r>
      </w:ins>
      <w:r w:rsidR="00D90585">
        <w:t>y a reducir tiempos sobre peticiones laborarles.</w:t>
      </w:r>
    </w:p>
    <w:p w14:paraId="6A07BE46" w14:textId="77777777" w:rsidR="007A4B19" w:rsidRDefault="007A4B19" w:rsidP="007A4B19">
      <w:pPr>
        <w:rPr>
          <w:ins w:id="1218" w:author="Artemis" w:date="2021-04-28T18:53:00Z"/>
        </w:rPr>
      </w:pPr>
    </w:p>
    <w:p w14:paraId="461B7552" w14:textId="1CB53977" w:rsidR="007A4B19" w:rsidRDefault="007A4B19" w:rsidP="0080586C">
      <w:pPr>
        <w:rPr>
          <w:ins w:id="1219" w:author="Artemis" w:date="2021-04-28T18:53:00Z"/>
        </w:rPr>
      </w:pPr>
      <w:ins w:id="1220" w:author="Artemis" w:date="2021-04-28T18:53:00Z">
        <w:r>
          <w:t xml:space="preserve">Según </w:t>
        </w:r>
      </w:ins>
      <w:customXmlInsRangeStart w:id="1221" w:author="Artemis" w:date="2021-05-09T19:40:00Z"/>
      <w:sdt>
        <w:sdtPr>
          <w:id w:val="-1053264"/>
          <w:citation/>
        </w:sdtPr>
        <w:sdtEndPr/>
        <w:sdtContent>
          <w:customXmlInsRangeEnd w:id="1221"/>
          <w:ins w:id="1222" w:author="Artemis" w:date="2021-05-09T19:40:00Z">
            <w:r w:rsidR="0080586C">
              <w:fldChar w:fldCharType="begin"/>
            </w:r>
            <w:r w:rsidR="0080586C">
              <w:instrText xml:space="preserve"> CITATION Bon20 \l 9226 </w:instrText>
            </w:r>
          </w:ins>
          <w:r w:rsidR="0080586C">
            <w:fldChar w:fldCharType="separate"/>
          </w:r>
          <w:r w:rsidR="00935466">
            <w:rPr>
              <w:noProof/>
            </w:rPr>
            <w:t>(Bonilla Perdomo, 2020)</w:t>
          </w:r>
          <w:ins w:id="1223" w:author="Artemis" w:date="2021-05-09T19:40:00Z">
            <w:r w:rsidR="0080586C">
              <w:fldChar w:fldCharType="end"/>
            </w:r>
          </w:ins>
          <w:customXmlInsRangeStart w:id="1224" w:author="Artemis" w:date="2021-05-09T19:40:00Z"/>
        </w:sdtContent>
      </w:sdt>
      <w:customXmlInsRangeEnd w:id="1224"/>
      <w:ins w:id="1225" w:author="Artemis" w:date="2021-05-09T19:40:00Z">
        <w:r w:rsidR="0080586C">
          <w:t xml:space="preserve"> </w:t>
        </w:r>
      </w:ins>
      <w:ins w:id="1226" w:author="Artemis" w:date="2021-05-09T19:36:00Z">
        <w:r w:rsidR="0080586C">
          <w:t>e</w:t>
        </w:r>
      </w:ins>
      <w:ins w:id="1227" w:author="Artemis" w:date="2021-05-09T19:35:00Z">
        <w:r w:rsidR="0080586C">
          <w:t xml:space="preserve">l mundo empresarial, sensible a esta mutación, progresivamente ha ido incorporando las distintas TI, fundamentalmente atraído por la agilidad que aquéllas proporcionan en el acceso, circulación y tratamiento de la información. La complejidad vigente en el entorno empresarial y en el desarrollo de las actividades </w:t>
        </w:r>
      </w:ins>
      <w:ins w:id="1228" w:author="Artemis" w:date="2021-05-09T19:36:00Z">
        <w:r w:rsidR="0080586C">
          <w:t>organizativas,</w:t>
        </w:r>
      </w:ins>
      <w:ins w:id="1229" w:author="Artemis" w:date="2021-05-09T19:35:00Z">
        <w:r w:rsidR="0080586C">
          <w:t xml:space="preserve"> así como la relevancia de la información como recurso empresarial</w:t>
        </w:r>
      </w:ins>
      <w:ins w:id="1230" w:author="Artemis" w:date="2021-05-09T19:36:00Z">
        <w:r w:rsidR="0080586C">
          <w:t>. (pag.5).</w:t>
        </w:r>
      </w:ins>
    </w:p>
    <w:p w14:paraId="2FE3EB92" w14:textId="77777777" w:rsidR="007A4B19" w:rsidRDefault="007A4B19" w:rsidP="007A4B19">
      <w:pPr>
        <w:rPr>
          <w:ins w:id="1231" w:author="Artemis" w:date="2021-04-28T18:53:00Z"/>
        </w:rPr>
      </w:pPr>
    </w:p>
    <w:p w14:paraId="647C3BF8" w14:textId="4A94AC59" w:rsidR="00C97852" w:rsidRDefault="007A4B19" w:rsidP="00C97852">
      <w:ins w:id="1232" w:author="Artemis" w:date="2021-04-28T18:53:00Z">
        <w:r>
          <w:t xml:space="preserve">Los antecedentes teóricos se refieren a la recopilación y presentación de los enfoques o resultados de teorías e investigaciones que han abordado directa o indirectamente el problema que preocupa investigar, lo cual posibilita tener una o varias ideas de las definiciones y </w:t>
        </w:r>
        <w:r>
          <w:lastRenderedPageBreak/>
          <w:t>percepciones que tienen otros estudiosos del mismo problema. Es un repaso y reconstrucción del trabajo ya realizado por otros y representa una de las formas más sencillas (y, por lo demás, obligatoria) de economiz</w:t>
        </w:r>
        <w:r w:rsidR="000B5891">
          <w:t xml:space="preserve">ar esfuerzos en investigación. </w:t>
        </w:r>
      </w:ins>
    </w:p>
    <w:p w14:paraId="44A4AD38" w14:textId="7C9623D8" w:rsidR="006373F9" w:rsidRDefault="006373F9" w:rsidP="00C97852"/>
    <w:p w14:paraId="30EFB0DC" w14:textId="4ABCA531" w:rsidR="001937CD" w:rsidRDefault="006373F9" w:rsidP="001937CD">
      <w:r>
        <w:t xml:space="preserve">Las empresas </w:t>
      </w:r>
      <w:r>
        <w:t>se han volado a un</w:t>
      </w:r>
      <w:r>
        <w:t xml:space="preserve"> mundo</w:t>
      </w:r>
      <w:r>
        <w:t xml:space="preserve"> de</w:t>
      </w:r>
      <w:r>
        <w:t xml:space="preserve"> cambi</w:t>
      </w:r>
      <w:r>
        <w:t>os</w:t>
      </w:r>
      <w:r>
        <w:t xml:space="preserve">, todo se ha volcado </w:t>
      </w:r>
      <w:r>
        <w:t>a la digitalización</w:t>
      </w:r>
      <w:r>
        <w:t xml:space="preserve"> y </w:t>
      </w:r>
      <w:r>
        <w:t>sus</w:t>
      </w:r>
      <w:r>
        <w:t xml:space="preserve"> herramientas para gestionar. </w:t>
      </w:r>
      <w:r>
        <w:t>Se debe</w:t>
      </w:r>
      <w:r>
        <w:t xml:space="preserve"> tener control de las operaciones de manera remota sin </w:t>
      </w:r>
      <w:r>
        <w:t>tener que estar</w:t>
      </w:r>
      <w:r>
        <w:t xml:space="preserve"> físicamente y eso se logra con herramientas de tecnología para que</w:t>
      </w:r>
      <w:r>
        <w:t xml:space="preserve"> con ellos se logre</w:t>
      </w:r>
      <w:r>
        <w:t xml:space="preserve"> ten</w:t>
      </w:r>
      <w:r>
        <w:t>er la</w:t>
      </w:r>
      <w:r>
        <w:t xml:space="preserve"> información en tiempo real, </w:t>
      </w:r>
      <w:r>
        <w:t xml:space="preserve">como </w:t>
      </w:r>
      <w:r>
        <w:t>mecanismos de control y sistemas de facturación digital.</w:t>
      </w:r>
    </w:p>
    <w:p w14:paraId="57266047" w14:textId="76487AED" w:rsidR="001937CD" w:rsidRDefault="001937CD" w:rsidP="001937CD"/>
    <w:p w14:paraId="36D4855D" w14:textId="77777777" w:rsidR="00272829" w:rsidRDefault="00272829" w:rsidP="00272829">
      <w:pPr>
        <w:keepNext/>
        <w:jc w:val="center"/>
      </w:pPr>
      <w:r>
        <w:rPr>
          <w:noProof/>
        </w:rPr>
        <w:drawing>
          <wp:inline distT="0" distB="0" distL="0" distR="0" wp14:anchorId="26AE18F7" wp14:editId="0B537DF6">
            <wp:extent cx="4509518" cy="5082540"/>
            <wp:effectExtent l="0" t="0" r="5715"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1418" cy="5095952"/>
                    </a:xfrm>
                    <a:prstGeom prst="rect">
                      <a:avLst/>
                    </a:prstGeom>
                  </pic:spPr>
                </pic:pic>
              </a:graphicData>
            </a:graphic>
          </wp:inline>
        </w:drawing>
      </w:r>
    </w:p>
    <w:p w14:paraId="55A0CEF5" w14:textId="2DED4BDB" w:rsidR="001937CD" w:rsidRPr="00272829" w:rsidRDefault="00272829" w:rsidP="00272829">
      <w:pPr>
        <w:pStyle w:val="Descripcin"/>
        <w:jc w:val="center"/>
        <w:rPr>
          <w:lang w:val="es-CO"/>
        </w:rPr>
      </w:pPr>
      <w:bookmarkStart w:id="1233" w:name="_Toc84013540"/>
      <w:r w:rsidRPr="00272829">
        <w:rPr>
          <w:lang w:val="es-CO"/>
        </w:rPr>
        <w:t xml:space="preserve">Tabla </w:t>
      </w:r>
      <w:r w:rsidRPr="00272829">
        <w:rPr>
          <w:lang w:val="es-CO"/>
        </w:rPr>
        <w:fldChar w:fldCharType="begin"/>
      </w:r>
      <w:r w:rsidRPr="00272829">
        <w:rPr>
          <w:lang w:val="es-CO"/>
        </w:rPr>
        <w:instrText xml:space="preserve"> SEQ Tabla \* ARABIC </w:instrText>
      </w:r>
      <w:r w:rsidRPr="00272829">
        <w:rPr>
          <w:lang w:val="es-CO"/>
        </w:rPr>
        <w:fldChar w:fldCharType="separate"/>
      </w:r>
      <w:r w:rsidR="00862817">
        <w:rPr>
          <w:noProof/>
          <w:lang w:val="es-CO"/>
        </w:rPr>
        <w:t>1</w:t>
      </w:r>
      <w:r w:rsidRPr="00272829">
        <w:rPr>
          <w:lang w:val="es-CO"/>
        </w:rPr>
        <w:fldChar w:fldCharType="end"/>
      </w:r>
      <w:r w:rsidRPr="00272829">
        <w:rPr>
          <w:lang w:val="es-CO"/>
        </w:rPr>
        <w:t>. Cuadro comparativo</w:t>
      </w:r>
      <w:bookmarkEnd w:id="1233"/>
    </w:p>
    <w:p w14:paraId="6F761787" w14:textId="51BA3FDD" w:rsidR="007A4B19" w:rsidDel="00AB1821" w:rsidRDefault="00355423" w:rsidP="000C4BF1">
      <w:pPr>
        <w:rPr>
          <w:del w:id="1234" w:author="Artemis" w:date="2021-05-09T22:07:00Z"/>
        </w:rPr>
      </w:pPr>
      <w:del w:id="1235" w:author="Artemis" w:date="2021-04-28T18:53:00Z">
        <w:r w:rsidDel="007A4B19">
          <w:lastRenderedPageBreak/>
          <w:delText>Por favor, revise muy bien las instrucciones</w:delText>
        </w:r>
        <w:r w:rsidR="00316040" w:rsidDel="007A4B19">
          <w:delText xml:space="preserve"> que se describen en el estándar APA</w:delText>
        </w:r>
        <w:r w:rsidDel="007A4B19">
          <w:delText xml:space="preserve"> para realizar citaciones bibliográficas. La UMBVirtual ha elaborado un breve documento que reúne algunos de los lineamientos generales</w:delText>
        </w:r>
        <w:r w:rsidR="00316040" w:rsidDel="007A4B19">
          <w:delText xml:space="preserve"> definidos en el estándar APA</w:delText>
        </w:r>
        <w:r w:rsidDel="007A4B19">
          <w:delText xml:space="preserve">, incluyendo la </w:delText>
        </w:r>
        <w:r w:rsidR="00316040" w:rsidDel="007A4B19">
          <w:delText xml:space="preserve">forma de realizar la </w:delText>
        </w:r>
        <w:r w:rsidDel="007A4B19">
          <w:delText>citación.  Este documento se encuentra dentro de los materiales que se comparten en cada aula.  Si tiene dudas sobre su ubicación, por favor contacte a cualquier docente para que le colabore.</w:delText>
        </w:r>
      </w:del>
      <w:bookmarkStart w:id="1236" w:name="_Toc84012522"/>
      <w:bookmarkStart w:id="1237" w:name="_Toc84012607"/>
      <w:bookmarkStart w:id="1238" w:name="_Toc84012692"/>
      <w:bookmarkStart w:id="1239" w:name="_Toc84012777"/>
      <w:bookmarkStart w:id="1240" w:name="_Toc84013234"/>
      <w:bookmarkStart w:id="1241" w:name="_Toc84013319"/>
      <w:bookmarkStart w:id="1242" w:name="_Toc84013404"/>
      <w:bookmarkEnd w:id="1236"/>
      <w:bookmarkEnd w:id="1237"/>
      <w:bookmarkEnd w:id="1238"/>
      <w:bookmarkEnd w:id="1239"/>
      <w:bookmarkEnd w:id="1240"/>
      <w:bookmarkEnd w:id="1241"/>
      <w:bookmarkEnd w:id="1242"/>
    </w:p>
    <w:p w14:paraId="5FD770D9" w14:textId="77777777" w:rsidR="00F64949" w:rsidRPr="00E83D4E" w:rsidDel="00AB1821" w:rsidRDefault="00F64949">
      <w:pPr>
        <w:tabs>
          <w:tab w:val="left" w:pos="851"/>
        </w:tabs>
        <w:spacing w:line="240" w:lineRule="auto"/>
        <w:outlineLvl w:val="1"/>
        <w:rPr>
          <w:del w:id="1243" w:author="Artemis" w:date="2021-05-09T22:07:00Z"/>
        </w:rPr>
        <w:pPrChange w:id="1244" w:author="Artemis" w:date="2021-05-09T22:56:00Z">
          <w:pPr>
            <w:pStyle w:val="Prrafodelista"/>
            <w:numPr>
              <w:numId w:val="3"/>
            </w:numPr>
            <w:tabs>
              <w:tab w:val="left" w:pos="851"/>
            </w:tabs>
            <w:spacing w:after="0" w:line="240" w:lineRule="auto"/>
            <w:ind w:left="357" w:hanging="357"/>
            <w:contextualSpacing w:val="0"/>
            <w:outlineLvl w:val="1"/>
          </w:pPr>
        </w:pPrChange>
      </w:pPr>
      <w:bookmarkStart w:id="1245" w:name="_Toc436748287"/>
      <w:bookmarkStart w:id="1246" w:name="_Toc70691567"/>
      <w:bookmarkStart w:id="1247" w:name="_Toc70691990"/>
      <w:bookmarkStart w:id="1248" w:name="_Toc70692370"/>
      <w:bookmarkStart w:id="1249" w:name="_Toc70692865"/>
      <w:bookmarkStart w:id="1250" w:name="_Toc70697248"/>
      <w:bookmarkStart w:id="1251" w:name="_Toc70697497"/>
      <w:bookmarkStart w:id="1252" w:name="_Toc71487753"/>
      <w:bookmarkStart w:id="1253" w:name="_Toc71488174"/>
      <w:bookmarkStart w:id="1254" w:name="_Toc71488211"/>
      <w:bookmarkStart w:id="1255" w:name="_Toc84012523"/>
      <w:bookmarkStart w:id="1256" w:name="_Toc84012608"/>
      <w:bookmarkStart w:id="1257" w:name="_Toc84012693"/>
      <w:bookmarkStart w:id="1258" w:name="_Toc84012778"/>
      <w:bookmarkStart w:id="1259" w:name="_Toc84013235"/>
      <w:bookmarkStart w:id="1260" w:name="_Toc84013320"/>
      <w:bookmarkStart w:id="1261" w:name="_Toc84013405"/>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p>
    <w:p w14:paraId="4834B2C6" w14:textId="77777777" w:rsidR="000B5891" w:rsidRPr="000B5891" w:rsidRDefault="000B5891" w:rsidP="000B5891">
      <w:pPr>
        <w:pStyle w:val="Prrafodelista"/>
        <w:numPr>
          <w:ilvl w:val="0"/>
          <w:numId w:val="1"/>
        </w:numPr>
        <w:tabs>
          <w:tab w:val="left" w:pos="851"/>
        </w:tabs>
        <w:spacing w:before="200" w:after="360" w:line="360" w:lineRule="auto"/>
        <w:contextualSpacing w:val="0"/>
        <w:outlineLvl w:val="1"/>
        <w:rPr>
          <w:ins w:id="1262" w:author="Artemis" w:date="2021-05-09T22:59:00Z"/>
          <w:rFonts w:eastAsia="Times New Roman"/>
          <w:bCs/>
          <w:vanish/>
          <w:szCs w:val="26"/>
          <w:lang w:val="es-CO"/>
        </w:rPr>
      </w:pPr>
      <w:bookmarkStart w:id="1263" w:name="_Toc436748288"/>
      <w:bookmarkStart w:id="1264" w:name="_Toc70691568"/>
      <w:bookmarkStart w:id="1265" w:name="_Toc70691991"/>
      <w:bookmarkStart w:id="1266" w:name="_Toc70692371"/>
      <w:bookmarkStart w:id="1267" w:name="_Toc70692866"/>
      <w:bookmarkStart w:id="1268" w:name="_Toc70697249"/>
      <w:bookmarkStart w:id="1269" w:name="_Toc70697498"/>
      <w:bookmarkStart w:id="1270" w:name="_Toc71487754"/>
      <w:bookmarkStart w:id="1271" w:name="_Toc71488175"/>
      <w:bookmarkStart w:id="1272" w:name="_Toc71488212"/>
      <w:bookmarkStart w:id="1273" w:name="_Toc71493904"/>
      <w:bookmarkStart w:id="1274" w:name="_Toc71493979"/>
      <w:bookmarkStart w:id="1275" w:name="_Toc71494047"/>
      <w:bookmarkStart w:id="1276" w:name="_Toc71494406"/>
      <w:bookmarkStart w:id="1277" w:name="_Toc71494485"/>
      <w:bookmarkStart w:id="1278" w:name="_Toc72179080"/>
      <w:bookmarkStart w:id="1279" w:name="_Toc72179145"/>
      <w:bookmarkStart w:id="1280" w:name="_Toc72489647"/>
      <w:bookmarkStart w:id="1281" w:name="_Toc72492472"/>
      <w:bookmarkStart w:id="1282" w:name="_Toc72494427"/>
      <w:bookmarkStart w:id="1283" w:name="_Toc72494780"/>
      <w:bookmarkStart w:id="1284" w:name="_Toc72495628"/>
      <w:bookmarkStart w:id="1285" w:name="_Toc78728804"/>
      <w:bookmarkStart w:id="1286" w:name="_Toc436748595"/>
      <w:bookmarkStart w:id="1287" w:name="_Toc84012524"/>
      <w:bookmarkStart w:id="1288" w:name="_Toc84012609"/>
      <w:bookmarkStart w:id="1289" w:name="_Toc84012694"/>
      <w:bookmarkStart w:id="1290" w:name="_Toc84012779"/>
      <w:bookmarkStart w:id="1291" w:name="_Toc84013236"/>
      <w:bookmarkStart w:id="1292" w:name="_Toc84013321"/>
      <w:bookmarkStart w:id="1293" w:name="_Toc84013406"/>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7"/>
      <w:bookmarkEnd w:id="1288"/>
      <w:bookmarkEnd w:id="1289"/>
      <w:bookmarkEnd w:id="1290"/>
      <w:bookmarkEnd w:id="1291"/>
      <w:bookmarkEnd w:id="1292"/>
      <w:bookmarkEnd w:id="1293"/>
    </w:p>
    <w:p w14:paraId="675A9F48" w14:textId="6EEF7DAE" w:rsidR="00C97852" w:rsidRPr="00DA3D47" w:rsidRDefault="00C97852">
      <w:pPr>
        <w:pStyle w:val="Ttulo2"/>
        <w:rPr>
          <w:lang w:val="es-CO"/>
        </w:rPr>
        <w:pPrChange w:id="1294" w:author="Artemis" w:date="2021-05-09T22:59:00Z">
          <w:pPr>
            <w:pStyle w:val="Ttulo2"/>
            <w:numPr>
              <w:numId w:val="3"/>
            </w:numPr>
          </w:pPr>
        </w:pPrChange>
      </w:pPr>
      <w:bookmarkStart w:id="1295" w:name="_Toc84013407"/>
      <w:bookmarkEnd w:id="1286"/>
      <w:r>
        <w:t>Bases</w:t>
      </w:r>
      <w:r w:rsidRPr="00DA3D47">
        <w:rPr>
          <w:lang w:val="es-CO"/>
        </w:rPr>
        <w:t xml:space="preserve"> Teóricas</w:t>
      </w:r>
      <w:bookmarkEnd w:id="1295"/>
      <w:r w:rsidRPr="00C97852">
        <w:t xml:space="preserve"> </w:t>
      </w:r>
    </w:p>
    <w:p w14:paraId="701397CD" w14:textId="49667C96" w:rsidR="00572D6A" w:rsidRDefault="00572D6A" w:rsidP="0081122A">
      <w:pPr>
        <w:pStyle w:val="Ttulo3"/>
        <w:ind w:left="993"/>
      </w:pPr>
      <w:bookmarkStart w:id="1296" w:name="_Toc84013408"/>
      <w:r>
        <w:t>N</w:t>
      </w:r>
      <w:r w:rsidRPr="00E62435">
        <w:t>ómina electrónica</w:t>
      </w:r>
      <w:bookmarkEnd w:id="1296"/>
    </w:p>
    <w:p w14:paraId="614B4C3D" w14:textId="1F463984" w:rsidR="00832992" w:rsidRDefault="00832992" w:rsidP="00832992">
      <w:pPr>
        <w:rPr>
          <w:i/>
        </w:rPr>
      </w:pPr>
      <w:r w:rsidRPr="00E62435">
        <w:rPr>
          <w:i/>
        </w:rPr>
        <w:t xml:space="preserve">La factura electrónica presenta a su vez, ventajas y desventajas </w:t>
      </w:r>
      <w:r w:rsidR="00E62435" w:rsidRPr="00E62435">
        <w:rPr>
          <w:i/>
        </w:rPr>
        <w:t xml:space="preserve">aclara </w:t>
      </w:r>
      <w:sdt>
        <w:sdtPr>
          <w:rPr>
            <w:i/>
          </w:rPr>
          <w:id w:val="512652660"/>
          <w:citation/>
        </w:sdtPr>
        <w:sdtEndPr/>
        <w:sdtContent>
          <w:r w:rsidR="00E62435" w:rsidRPr="00E62435">
            <w:rPr>
              <w:i/>
            </w:rPr>
            <w:fldChar w:fldCharType="begin"/>
          </w:r>
          <w:r w:rsidR="00E62435" w:rsidRPr="00E62435">
            <w:rPr>
              <w:i/>
            </w:rPr>
            <w:instrText xml:space="preserve"> CITATION Oli19 \l 9226 </w:instrText>
          </w:r>
          <w:r w:rsidR="00E62435" w:rsidRPr="00E62435">
            <w:rPr>
              <w:i/>
            </w:rPr>
            <w:fldChar w:fldCharType="separate"/>
          </w:r>
          <w:r w:rsidR="00935466">
            <w:rPr>
              <w:noProof/>
            </w:rPr>
            <w:t>(Oliveros Castellanos, 2019)</w:t>
          </w:r>
          <w:r w:rsidR="00E62435" w:rsidRPr="00E62435">
            <w:rPr>
              <w:i/>
            </w:rPr>
            <w:fldChar w:fldCharType="end"/>
          </w:r>
        </w:sdtContent>
      </w:sdt>
      <w:r w:rsidR="00E62435" w:rsidRPr="00E62435">
        <w:rPr>
          <w:i/>
        </w:rPr>
        <w:t xml:space="preserve"> que </w:t>
      </w:r>
      <w:r w:rsidRPr="00E62435">
        <w:rPr>
          <w:i/>
        </w:rPr>
        <w:t>para todos los actores frente a la factura física. A favor se identifica el mayor control tributario, la organización eficiente de la información para las organizaciones y la reducción de tiempos para las transacciones. Por otra parte, las desventajas abordan los fallos en el sistema que evitan su función, los cambios organizacionales que generan, especialmente en la pequeña empresa, y los costos iniciales para su adaptación</w:t>
      </w:r>
      <w:r w:rsidR="00E62435" w:rsidRPr="00E62435">
        <w:rPr>
          <w:i/>
        </w:rPr>
        <w:t>. (pág. 27).</w:t>
      </w:r>
    </w:p>
    <w:p w14:paraId="4D43D5E3" w14:textId="77777777" w:rsidR="00E62435" w:rsidRPr="00E62435" w:rsidRDefault="00E62435" w:rsidP="00832992">
      <w:pPr>
        <w:rPr>
          <w:i/>
        </w:rPr>
      </w:pPr>
    </w:p>
    <w:p w14:paraId="79E8529B" w14:textId="21F1C4B4" w:rsidR="005C7B9C" w:rsidRDefault="00572D6A" w:rsidP="005C7B9C">
      <w:pPr>
        <w:pStyle w:val="Ttulo3"/>
        <w:ind w:left="993"/>
      </w:pPr>
      <w:bookmarkStart w:id="1297" w:name="_Toc84013409"/>
      <w:r>
        <w:t>P</w:t>
      </w:r>
      <w:r w:rsidRPr="00E62435">
        <w:t>ágina</w:t>
      </w:r>
      <w:r>
        <w:t>s</w:t>
      </w:r>
      <w:r w:rsidRPr="00E62435">
        <w:t xml:space="preserve"> Web</w:t>
      </w:r>
      <w:bookmarkEnd w:id="1297"/>
    </w:p>
    <w:p w14:paraId="5313E2F7" w14:textId="15D1D59C" w:rsidR="005C7B9C" w:rsidRDefault="00A5642E" w:rsidP="005C7B9C">
      <w:pPr>
        <w:rPr>
          <w:i/>
        </w:rPr>
      </w:pPr>
      <w:r w:rsidRPr="008234A7">
        <w:rPr>
          <w:i/>
        </w:rPr>
        <w:t xml:space="preserve">Como lo menciona </w:t>
      </w:r>
      <w:sdt>
        <w:sdtPr>
          <w:rPr>
            <w:i/>
          </w:rPr>
          <w:id w:val="269593454"/>
          <w:citation/>
        </w:sdtPr>
        <w:sdtEndPr/>
        <w:sdtContent>
          <w:r w:rsidRPr="008234A7">
            <w:rPr>
              <w:i/>
            </w:rPr>
            <w:fldChar w:fldCharType="begin"/>
          </w:r>
          <w:r w:rsidRPr="008234A7">
            <w:rPr>
              <w:i/>
            </w:rPr>
            <w:instrText xml:space="preserve"> CITATION Isi11 \l 9226 </w:instrText>
          </w:r>
          <w:r w:rsidRPr="008234A7">
            <w:rPr>
              <w:i/>
            </w:rPr>
            <w:fldChar w:fldCharType="separate"/>
          </w:r>
          <w:r w:rsidR="00935466">
            <w:rPr>
              <w:noProof/>
            </w:rPr>
            <w:t>(Isin Vilema, 2011)</w:t>
          </w:r>
          <w:r w:rsidRPr="008234A7">
            <w:rPr>
              <w:i/>
            </w:rPr>
            <w:fldChar w:fldCharType="end"/>
          </w:r>
        </w:sdtContent>
      </w:sdt>
      <w:r w:rsidRPr="008234A7">
        <w:rPr>
          <w:i/>
        </w:rPr>
        <w:t xml:space="preserve"> es una identidad que existe dentro de internet, contiene un número limitado de documentos utilizando una gran diversidad de medios, desde documentos basados únicamente en texto hasta documentos con efectos multimedia, </w:t>
      </w:r>
      <w:r w:rsidR="00991638" w:rsidRPr="008234A7">
        <w:rPr>
          <w:i/>
        </w:rPr>
        <w:t>la principal característica de los documentos se encuentra</w:t>
      </w:r>
      <w:r w:rsidRPr="008234A7">
        <w:rPr>
          <w:i/>
        </w:rPr>
        <w:t xml:space="preserve"> unidos a otros documentos mediante una tecnología denominada Hipertexto.</w:t>
      </w:r>
      <w:r w:rsidR="00387426">
        <w:rPr>
          <w:i/>
        </w:rPr>
        <w:t xml:space="preserve"> </w:t>
      </w:r>
      <w:r w:rsidR="00387426" w:rsidRPr="00E62435">
        <w:rPr>
          <w:i/>
        </w:rPr>
        <w:t xml:space="preserve">(pág. </w:t>
      </w:r>
      <w:r w:rsidR="00387426">
        <w:rPr>
          <w:i/>
        </w:rPr>
        <w:t>4</w:t>
      </w:r>
      <w:r w:rsidR="00387426" w:rsidRPr="00E62435">
        <w:rPr>
          <w:i/>
        </w:rPr>
        <w:t>).</w:t>
      </w:r>
    </w:p>
    <w:p w14:paraId="56F68838" w14:textId="77777777" w:rsidR="008234A7" w:rsidRPr="008234A7" w:rsidRDefault="008234A7" w:rsidP="005C7B9C">
      <w:pPr>
        <w:rPr>
          <w:i/>
        </w:rPr>
      </w:pPr>
    </w:p>
    <w:p w14:paraId="5E2E2C3F" w14:textId="4EF929F1" w:rsidR="00572D6A" w:rsidRDefault="00572D6A" w:rsidP="00E62435">
      <w:pPr>
        <w:pStyle w:val="Ttulo3"/>
        <w:ind w:left="993"/>
      </w:pPr>
      <w:bookmarkStart w:id="1298" w:name="_Toc84013410"/>
      <w:r w:rsidRPr="00E62435">
        <w:t>Intranet</w:t>
      </w:r>
      <w:bookmarkEnd w:id="1298"/>
    </w:p>
    <w:p w14:paraId="1FE38CEE" w14:textId="7A1E4A67" w:rsidR="00A5642E" w:rsidRPr="008234A7" w:rsidRDefault="00A5642E" w:rsidP="00A5642E">
      <w:pPr>
        <w:rPr>
          <w:i/>
        </w:rPr>
      </w:pPr>
      <w:r w:rsidRPr="008234A7">
        <w:rPr>
          <w:i/>
        </w:rPr>
        <w:t xml:space="preserve">Con el uso del software de la Intranet se estará aplicando un sistema de información, </w:t>
      </w:r>
      <w:r w:rsidR="008234A7">
        <w:rPr>
          <w:i/>
        </w:rPr>
        <w:t xml:space="preserve">como lo replantean </w:t>
      </w:r>
      <w:sdt>
        <w:sdtPr>
          <w:rPr>
            <w:i/>
          </w:rPr>
          <w:id w:val="348919108"/>
          <w:citation/>
        </w:sdtPr>
        <w:sdtEndPr/>
        <w:sdtContent>
          <w:r w:rsidR="008234A7">
            <w:rPr>
              <w:i/>
            </w:rPr>
            <w:fldChar w:fldCharType="begin"/>
          </w:r>
          <w:r w:rsidR="008234A7">
            <w:rPr>
              <w:i/>
            </w:rPr>
            <w:instrText xml:space="preserve"> CITATION Toa06 \l 9226 </w:instrText>
          </w:r>
          <w:r w:rsidR="008234A7">
            <w:rPr>
              <w:i/>
            </w:rPr>
            <w:fldChar w:fldCharType="separate"/>
          </w:r>
          <w:r w:rsidR="00935466">
            <w:rPr>
              <w:noProof/>
            </w:rPr>
            <w:t>(Toapanta Cando &amp; Toapanta Toapanta, 2006)</w:t>
          </w:r>
          <w:r w:rsidR="008234A7">
            <w:rPr>
              <w:i/>
            </w:rPr>
            <w:fldChar w:fldCharType="end"/>
          </w:r>
        </w:sdtContent>
      </w:sdt>
      <w:r w:rsidR="008234A7">
        <w:rPr>
          <w:i/>
        </w:rPr>
        <w:t xml:space="preserve"> </w:t>
      </w:r>
      <w:r w:rsidRPr="008234A7">
        <w:rPr>
          <w:i/>
        </w:rPr>
        <w:t>con una visión de nuevas estrategias de trabajo, implementando cambios en las complejas dimensiones tecnológicas, humanas y organizacionales, la cual se formulará de manera sencilla, coherente y aplicable para que pueda ser fácilmente revisado, actualizado y mejorado acorde a los avances de la informática y a las necesidades de los usuarios.</w:t>
      </w:r>
      <w:r w:rsidR="00387426">
        <w:rPr>
          <w:i/>
        </w:rPr>
        <w:t xml:space="preserve"> </w:t>
      </w:r>
      <w:r w:rsidR="00387426" w:rsidRPr="00E62435">
        <w:rPr>
          <w:i/>
        </w:rPr>
        <w:t xml:space="preserve">(pág. </w:t>
      </w:r>
      <w:r w:rsidR="00387426">
        <w:rPr>
          <w:i/>
        </w:rPr>
        <w:t>41</w:t>
      </w:r>
      <w:r w:rsidR="00387426" w:rsidRPr="00E62435">
        <w:rPr>
          <w:i/>
        </w:rPr>
        <w:t>).</w:t>
      </w:r>
    </w:p>
    <w:p w14:paraId="1150D667" w14:textId="6922E198" w:rsidR="00572D6A" w:rsidRDefault="00572D6A" w:rsidP="00E62435">
      <w:pPr>
        <w:pStyle w:val="Ttulo3"/>
        <w:ind w:left="993"/>
      </w:pPr>
      <w:bookmarkStart w:id="1299" w:name="_Toc84013411"/>
      <w:r>
        <w:t>WordPress</w:t>
      </w:r>
      <w:bookmarkEnd w:id="1299"/>
    </w:p>
    <w:p w14:paraId="7A356B64" w14:textId="56E027FE" w:rsidR="008234A7" w:rsidRPr="00387426" w:rsidRDefault="008234A7" w:rsidP="008234A7">
      <w:pPr>
        <w:rPr>
          <w:i/>
        </w:rPr>
      </w:pPr>
      <w:r w:rsidRPr="00387426">
        <w:rPr>
          <w:i/>
        </w:rPr>
        <w:t xml:space="preserve">Con la automatización, </w:t>
      </w:r>
      <w:sdt>
        <w:sdtPr>
          <w:rPr>
            <w:i/>
          </w:rPr>
          <w:id w:val="305589674"/>
          <w:citation/>
        </w:sdtPr>
        <w:sdtEndPr/>
        <w:sdtContent>
          <w:r w:rsidRPr="00387426">
            <w:rPr>
              <w:i/>
            </w:rPr>
            <w:fldChar w:fldCharType="begin"/>
          </w:r>
          <w:r w:rsidRPr="00387426">
            <w:rPr>
              <w:i/>
            </w:rPr>
            <w:instrText xml:space="preserve"> CITATION Ole17 \l 9226 </w:instrText>
          </w:r>
          <w:r w:rsidRPr="00387426">
            <w:rPr>
              <w:i/>
            </w:rPr>
            <w:fldChar w:fldCharType="separate"/>
          </w:r>
          <w:r w:rsidR="00935466">
            <w:rPr>
              <w:noProof/>
            </w:rPr>
            <w:t>(Olegario Castellanos, 2017)</w:t>
          </w:r>
          <w:r w:rsidRPr="00387426">
            <w:rPr>
              <w:i/>
            </w:rPr>
            <w:fldChar w:fldCharType="end"/>
          </w:r>
        </w:sdtContent>
      </w:sdt>
      <w:r w:rsidR="00387426" w:rsidRPr="00387426">
        <w:rPr>
          <w:i/>
        </w:rPr>
        <w:t xml:space="preserve"> </w:t>
      </w:r>
      <w:r w:rsidRPr="00387426">
        <w:rPr>
          <w:i/>
        </w:rPr>
        <w:t xml:space="preserve">opina que puede ser la implementación de formularios que usan sistemas de </w:t>
      </w:r>
      <w:r w:rsidR="00387426" w:rsidRPr="00387426">
        <w:rPr>
          <w:i/>
        </w:rPr>
        <w:t>auto respuesta</w:t>
      </w:r>
      <w:r w:rsidRPr="00387426">
        <w:rPr>
          <w:i/>
        </w:rPr>
        <w:t xml:space="preserve">, mejoramos la rapidez y permite ahorrar </w:t>
      </w:r>
      <w:r w:rsidRPr="00387426">
        <w:rPr>
          <w:i/>
        </w:rPr>
        <w:lastRenderedPageBreak/>
        <w:t>en tiempo y personal. Actualmente, los clientes, empleados y proveedores esperan poder encontrar y comunicarse con un negocio por Internet. Esto sería el equivalente a figurar en las Páginas Amarillas: si no tienes un perfil, los clientes potenciales no son capaces de encontrar el negocio y confiar en él. Además, las entidades que no tienen presencia en Internet pueden percibirse como empresas incapaces de adaptarse a las nuevas tecnologías.</w:t>
      </w:r>
      <w:r w:rsidR="00387426">
        <w:rPr>
          <w:i/>
        </w:rPr>
        <w:t xml:space="preserve"> </w:t>
      </w:r>
      <w:r w:rsidR="00387426" w:rsidRPr="00E62435">
        <w:rPr>
          <w:i/>
        </w:rPr>
        <w:t xml:space="preserve">(pág. </w:t>
      </w:r>
      <w:r w:rsidR="00387426">
        <w:rPr>
          <w:i/>
        </w:rPr>
        <w:t>22</w:t>
      </w:r>
      <w:r w:rsidR="00387426" w:rsidRPr="00E62435">
        <w:rPr>
          <w:i/>
        </w:rPr>
        <w:t>).</w:t>
      </w:r>
    </w:p>
    <w:p w14:paraId="64ABD997" w14:textId="77777777" w:rsidR="008234A7" w:rsidRPr="008234A7" w:rsidRDefault="008234A7" w:rsidP="008234A7">
      <w:pPr>
        <w:rPr>
          <w:lang w:val="es-ES"/>
        </w:rPr>
      </w:pPr>
    </w:p>
    <w:p w14:paraId="623032BB" w14:textId="76D4A498" w:rsidR="00572D6A" w:rsidRDefault="00572D6A" w:rsidP="00E62435">
      <w:pPr>
        <w:pStyle w:val="Ttulo3"/>
        <w:ind w:left="993"/>
      </w:pPr>
      <w:bookmarkStart w:id="1300" w:name="_Toc84013412"/>
      <w:r>
        <w:t>HTML</w:t>
      </w:r>
      <w:bookmarkEnd w:id="1300"/>
    </w:p>
    <w:p w14:paraId="56BB622A" w14:textId="0473AB45" w:rsidR="00387426" w:rsidRDefault="00387426" w:rsidP="00387426">
      <w:pPr>
        <w:rPr>
          <w:i/>
        </w:rPr>
      </w:pPr>
      <w:r>
        <w:rPr>
          <w:i/>
        </w:rPr>
        <w:t xml:space="preserve">Manejar un Web con HTML es una de las </w:t>
      </w:r>
      <w:r w:rsidRPr="00387426">
        <w:rPr>
          <w:i/>
        </w:rPr>
        <w:t>herramientas que están creciendo a gran escala y desarrollándose en todos los ámbitos logrando la conexión entre las personas produciendo el intercambio de información.</w:t>
      </w:r>
      <w:r>
        <w:rPr>
          <w:i/>
        </w:rPr>
        <w:t xml:space="preserve"> </w:t>
      </w:r>
      <w:sdt>
        <w:sdtPr>
          <w:rPr>
            <w:i/>
          </w:rPr>
          <w:id w:val="-801687672"/>
          <w:citation/>
        </w:sdtPr>
        <w:sdtEndPr/>
        <w:sdtContent>
          <w:r>
            <w:rPr>
              <w:i/>
            </w:rPr>
            <w:fldChar w:fldCharType="begin"/>
          </w:r>
          <w:r>
            <w:rPr>
              <w:i/>
            </w:rPr>
            <w:instrText xml:space="preserve"> CITATION Vil17 \l 9226 </w:instrText>
          </w:r>
          <w:r>
            <w:rPr>
              <w:i/>
            </w:rPr>
            <w:fldChar w:fldCharType="separate"/>
          </w:r>
          <w:r w:rsidR="00935466">
            <w:rPr>
              <w:noProof/>
            </w:rPr>
            <w:t>(Villamar Coloma , 2017)</w:t>
          </w:r>
          <w:r>
            <w:rPr>
              <w:i/>
            </w:rPr>
            <w:fldChar w:fldCharType="end"/>
          </w:r>
        </w:sdtContent>
      </w:sdt>
      <w:r w:rsidRPr="00387426">
        <w:rPr>
          <w:i/>
        </w:rPr>
        <w:t xml:space="preserve"> </w:t>
      </w:r>
      <w:r>
        <w:rPr>
          <w:i/>
        </w:rPr>
        <w:t>especifica que e</w:t>
      </w:r>
      <w:r w:rsidRPr="00387426">
        <w:rPr>
          <w:i/>
        </w:rPr>
        <w:t>sta tecnología a diferencia del software desarrollados para escritorio las aplicaciones móviles ofrecen una gran variedad de servicios como: turismo, salud, marketing, compra en línea, redes sociales. Permitiendo a los usuarios el acceso de almacenar datos de manera segura para facilitar la información que estará disponible en todo momento y así ahorrar tiempo para acceder de una manera rápida a sus preferencias móviles y realizar consultas de busca rápida de temas o situaciones que pueden encontrar una solución oportuna.</w:t>
      </w:r>
      <w:r>
        <w:rPr>
          <w:i/>
        </w:rPr>
        <w:t xml:space="preserve"> </w:t>
      </w:r>
      <w:r w:rsidRPr="00E62435">
        <w:rPr>
          <w:i/>
        </w:rPr>
        <w:t>(pág. 7).</w:t>
      </w:r>
    </w:p>
    <w:p w14:paraId="2550D95C" w14:textId="77777777" w:rsidR="00BA2B84" w:rsidRDefault="00BA2B84" w:rsidP="00387426">
      <w:pPr>
        <w:rPr>
          <w:i/>
        </w:rPr>
      </w:pPr>
    </w:p>
    <w:p w14:paraId="33633BD1" w14:textId="77777777" w:rsidR="00387426" w:rsidRPr="00387426" w:rsidRDefault="00387426" w:rsidP="00387426">
      <w:pPr>
        <w:rPr>
          <w:i/>
        </w:rPr>
      </w:pPr>
    </w:p>
    <w:p w14:paraId="6FEDEBD1" w14:textId="265D60E3" w:rsidR="00C97852" w:rsidRDefault="00C97852" w:rsidP="00C97852">
      <w:pPr>
        <w:pStyle w:val="Ttulo2"/>
      </w:pPr>
      <w:bookmarkStart w:id="1301" w:name="_Toc84013413"/>
      <w:r w:rsidRPr="000B5891">
        <w:t>E</w:t>
      </w:r>
      <w:del w:id="1302" w:author="Artemis" w:date="2021-04-28T18:54:00Z">
        <w:r w:rsidRPr="000B5891" w:rsidDel="007A4B19">
          <w:delText>jemplo de presentación y citación de figuras</w:delText>
        </w:r>
      </w:del>
      <w:ins w:id="1303" w:author="Artemis" w:date="2021-05-09T20:55:00Z">
        <w:r w:rsidRPr="000B5891">
          <w:rPr>
            <w:rPrChange w:id="1304" w:author="Artemis" w:date="2021-05-09T22:55:00Z">
              <w:rPr>
                <w:lang w:val="es-CO"/>
              </w:rPr>
            </w:rPrChange>
          </w:rPr>
          <w:t>stado</w:t>
        </w:r>
      </w:ins>
      <w:ins w:id="1305" w:author="Artemis" w:date="2021-04-28T18:54:00Z">
        <w:r w:rsidRPr="000B5891">
          <w:rPr>
            <w:rPrChange w:id="1306" w:author="Artemis" w:date="2021-05-09T22:55:00Z">
              <w:rPr>
                <w:lang w:val="es-CO"/>
              </w:rPr>
            </w:rPrChange>
          </w:rPr>
          <w:t xml:space="preserve"> del Arte</w:t>
        </w:r>
      </w:ins>
      <w:bookmarkEnd w:id="1301"/>
    </w:p>
    <w:p w14:paraId="0398B7AA" w14:textId="5F10E5F3" w:rsidR="0017566F" w:rsidRDefault="0017566F">
      <w:pPr>
        <w:rPr>
          <w:ins w:id="1307" w:author="Artemis" w:date="2021-05-09T20:18:00Z"/>
        </w:rPr>
        <w:pPrChange w:id="1308" w:author="Artemis" w:date="2021-05-09T20:36:00Z">
          <w:pPr>
            <w:pStyle w:val="Ttulo2"/>
            <w:numPr>
              <w:numId w:val="3"/>
            </w:numPr>
          </w:pPr>
        </w:pPrChange>
      </w:pPr>
      <w:ins w:id="1309" w:author="Artemis" w:date="2021-05-09T20:18:00Z">
        <w:r>
          <w:t xml:space="preserve">Fomentar la colaboración con el fin de mejorar el aprendizaje, menciona </w:t>
        </w:r>
      </w:ins>
      <w:customXmlInsRangeStart w:id="1310" w:author="Artemis" w:date="2021-05-09T20:20:00Z"/>
      <w:sdt>
        <w:sdtPr>
          <w:id w:val="-228158075"/>
          <w:citation/>
        </w:sdtPr>
        <w:sdtEndPr/>
        <w:sdtContent>
          <w:customXmlInsRangeEnd w:id="1310"/>
          <w:ins w:id="1311" w:author="Artemis" w:date="2021-05-09T20:20:00Z">
            <w:r>
              <w:fldChar w:fldCharType="begin"/>
            </w:r>
            <w:r>
              <w:instrText xml:space="preserve"> CITATION Dav15 \l 9226 </w:instrText>
            </w:r>
          </w:ins>
          <w:r>
            <w:fldChar w:fldCharType="separate"/>
          </w:r>
          <w:r w:rsidR="00935466">
            <w:rPr>
              <w:noProof/>
            </w:rPr>
            <w:t>(David Aguilera, 2015)</w:t>
          </w:r>
          <w:ins w:id="1312" w:author="Artemis" w:date="2021-05-09T20:20:00Z">
            <w:r>
              <w:fldChar w:fldCharType="end"/>
            </w:r>
          </w:ins>
          <w:customXmlInsRangeStart w:id="1313" w:author="Artemis" w:date="2021-05-09T20:20:00Z"/>
        </w:sdtContent>
      </w:sdt>
      <w:customXmlInsRangeEnd w:id="1313"/>
      <w:ins w:id="1314" w:author="Artemis" w:date="2021-05-09T20:20:00Z">
        <w:r>
          <w:t xml:space="preserve"> que </w:t>
        </w:r>
      </w:ins>
      <w:ins w:id="1315" w:author="Artemis" w:date="2021-05-09T20:18:00Z">
        <w:r>
          <w:t>el sistema estará basado en un modelo de aprendizaje colaborativo para poder transmitir el conocimiento disponible de una manera más fluida.</w:t>
        </w:r>
      </w:ins>
      <w:ins w:id="1316" w:author="Artemis" w:date="2021-05-09T20:19:00Z">
        <w:r>
          <w:t xml:space="preserve"> </w:t>
        </w:r>
      </w:ins>
      <w:ins w:id="1317" w:author="Artemis" w:date="2021-05-09T20:18:00Z">
        <w:r>
          <w:t>Incentivo de uso: para lograr una mejora en la utilización de la plataforma, se</w:t>
        </w:r>
      </w:ins>
      <w:ins w:id="1318" w:author="Artemis" w:date="2021-05-09T20:19:00Z">
        <w:r>
          <w:t xml:space="preserve"> </w:t>
        </w:r>
      </w:ins>
      <w:ins w:id="1319" w:author="Artemis" w:date="2021-05-09T20:18:00Z">
        <w:r>
          <w:t>considerarán características típicas de las redes sociales.</w:t>
        </w:r>
      </w:ins>
      <w:ins w:id="1320" w:author="Artemis" w:date="2021-05-09T20:19:00Z">
        <w:r>
          <w:t xml:space="preserve"> </w:t>
        </w:r>
      </w:ins>
      <w:ins w:id="1321" w:author="Artemis" w:date="2021-05-09T20:18:00Z">
        <w:r>
          <w:t>Usabilidad y alta disponibilidad: la solución deberá cumplir con todos los</w:t>
        </w:r>
      </w:ins>
      <w:ins w:id="1322" w:author="Artemis" w:date="2021-05-09T20:19:00Z">
        <w:r>
          <w:t xml:space="preserve"> </w:t>
        </w:r>
      </w:ins>
      <w:ins w:id="1323" w:author="Artemis" w:date="2021-05-09T20:18:00Z">
        <w:r>
          <w:t>estándares de usabilidad con el fin de mejorar la experiencia de usuario final y</w:t>
        </w:r>
      </w:ins>
      <w:ins w:id="1324" w:author="Artemis" w:date="2021-05-09T20:19:00Z">
        <w:r>
          <w:t xml:space="preserve"> </w:t>
        </w:r>
      </w:ins>
      <w:ins w:id="1325" w:author="Artemis" w:date="2021-05-09T20:18:00Z">
        <w:r>
          <w:t>deberá mejorar la disponibilidad actual de los sistemas.</w:t>
        </w:r>
      </w:ins>
      <w:ins w:id="1326" w:author="Artemis" w:date="2021-05-09T20:19:00Z">
        <w:r>
          <w:t xml:space="preserve"> </w:t>
        </w:r>
      </w:ins>
      <w:ins w:id="1327" w:author="Artemis" w:date="2021-05-09T20:18:00Z">
        <w:r>
          <w:t>Integración con otros sistemas: con el fin de tener acceso a más sistemas, se</w:t>
        </w:r>
      </w:ins>
      <w:ins w:id="1328" w:author="Artemis" w:date="2021-05-09T20:19:00Z">
        <w:r>
          <w:t xml:space="preserve"> </w:t>
        </w:r>
      </w:ins>
      <w:ins w:id="1329" w:author="Artemis" w:date="2021-05-09T20:18:00Z">
        <w:r>
          <w:t>dispondrá de un mecanismo que posibilite la integración con otros sistemas o</w:t>
        </w:r>
      </w:ins>
      <w:ins w:id="1330" w:author="Artemis" w:date="2021-05-09T20:19:00Z">
        <w:r>
          <w:t xml:space="preserve"> </w:t>
        </w:r>
      </w:ins>
      <w:ins w:id="1331" w:author="Artemis" w:date="2021-05-09T20:18:00Z">
        <w:r>
          <w:t>aplicaciones disponibles.</w:t>
        </w:r>
      </w:ins>
      <w:ins w:id="1332" w:author="Artemis" w:date="2021-05-09T20:19:00Z">
        <w:r>
          <w:t xml:space="preserve"> </w:t>
        </w:r>
      </w:ins>
      <w:ins w:id="1333" w:author="Artemis" w:date="2021-05-09T20:18:00Z">
        <w:r>
          <w:t xml:space="preserve">Fomento al desarrollo de nuevas ideas: la solución debe ser un </w:t>
        </w:r>
        <w:r>
          <w:lastRenderedPageBreak/>
          <w:t>camino para que</w:t>
        </w:r>
      </w:ins>
      <w:ins w:id="1334" w:author="Artemis" w:date="2021-05-09T20:20:00Z">
        <w:r>
          <w:t xml:space="preserve"> </w:t>
        </w:r>
      </w:ins>
      <w:ins w:id="1335" w:author="Artemis" w:date="2021-05-09T20:18:00Z">
        <w:r>
          <w:t>otras áreas se involucren y puedan generar nuevas ideas a través de esta misma</w:t>
        </w:r>
      </w:ins>
      <w:ins w:id="1336" w:author="Artemis" w:date="2021-05-09T20:19:00Z">
        <w:r>
          <w:t xml:space="preserve"> </w:t>
        </w:r>
      </w:ins>
      <w:ins w:id="1337" w:author="Artemis" w:date="2021-05-09T20:18:00Z">
        <w:r>
          <w:t>plataforma o propuesta de nuevas aplicaciones de la plataforma.</w:t>
        </w:r>
      </w:ins>
      <w:ins w:id="1338" w:author="Artemis" w:date="2021-05-09T20:21:00Z">
        <w:r w:rsidR="00544698" w:rsidRPr="00544698">
          <w:t xml:space="preserve"> </w:t>
        </w:r>
        <w:r w:rsidR="00544698">
          <w:t>(pag.5).</w:t>
        </w:r>
      </w:ins>
    </w:p>
    <w:p w14:paraId="59A40DD2" w14:textId="77777777" w:rsidR="00904131" w:rsidRPr="007A4B19" w:rsidRDefault="00904131">
      <w:pPr>
        <w:rPr>
          <w:ins w:id="1339" w:author="Artemis" w:date="2021-04-28T18:55:00Z"/>
        </w:rPr>
        <w:pPrChange w:id="1340" w:author="Artemis" w:date="2021-04-28T18:59:00Z">
          <w:pPr>
            <w:pStyle w:val="Ttulo2"/>
            <w:numPr>
              <w:numId w:val="3"/>
            </w:numPr>
          </w:pPr>
        </w:pPrChange>
      </w:pPr>
    </w:p>
    <w:p w14:paraId="73A4F89A" w14:textId="77503FC4" w:rsidR="007A4B19" w:rsidRDefault="007A4B19">
      <w:pPr>
        <w:rPr>
          <w:ins w:id="1341" w:author="Artemis" w:date="2021-05-09T20:22:00Z"/>
        </w:rPr>
        <w:pPrChange w:id="1342" w:author="Artemis" w:date="2021-05-09T20:24:00Z">
          <w:pPr>
            <w:pStyle w:val="Ttulo2"/>
            <w:numPr>
              <w:numId w:val="3"/>
            </w:numPr>
          </w:pPr>
        </w:pPrChange>
      </w:pPr>
      <w:ins w:id="1343" w:author="Artemis" w:date="2021-04-28T18:55:00Z">
        <w:r w:rsidRPr="007A4B19">
          <w:t>Muchas organizaciones necesitan hacer cambios en sus intranets</w:t>
        </w:r>
      </w:ins>
      <w:ins w:id="1344" w:author="Artemis" w:date="2021-05-09T20:25:00Z">
        <w:r w:rsidR="00544698">
          <w:t xml:space="preserve">, </w:t>
        </w:r>
      </w:ins>
      <w:customXmlInsRangeStart w:id="1345" w:author="Artemis" w:date="2021-05-09T20:26:00Z"/>
      <w:sdt>
        <w:sdtPr>
          <w:id w:val="1260643390"/>
          <w:citation/>
        </w:sdtPr>
        <w:sdtEndPr/>
        <w:sdtContent>
          <w:customXmlInsRangeEnd w:id="1345"/>
          <w:ins w:id="1346" w:author="Artemis" w:date="2021-05-09T20:26:00Z">
            <w:r w:rsidR="00544698">
              <w:fldChar w:fldCharType="begin"/>
            </w:r>
            <w:r w:rsidR="00544698">
              <w:instrText xml:space="preserve"> CITATION Sán17 \l 9226 </w:instrText>
            </w:r>
          </w:ins>
          <w:r w:rsidR="00544698">
            <w:fldChar w:fldCharType="separate"/>
          </w:r>
          <w:r w:rsidR="00935466">
            <w:rPr>
              <w:noProof/>
            </w:rPr>
            <w:t>(Sánchez, 2017)</w:t>
          </w:r>
          <w:ins w:id="1347" w:author="Artemis" w:date="2021-05-09T20:26:00Z">
            <w:r w:rsidR="00544698">
              <w:fldChar w:fldCharType="end"/>
            </w:r>
          </w:ins>
          <w:customXmlInsRangeStart w:id="1348" w:author="Artemis" w:date="2021-05-09T20:26:00Z"/>
        </w:sdtContent>
      </w:sdt>
      <w:customXmlInsRangeEnd w:id="1348"/>
      <w:ins w:id="1349" w:author="Artemis" w:date="2021-04-28T18:55:00Z">
        <w:r w:rsidRPr="007A4B19">
          <w:t xml:space="preserve"> </w:t>
        </w:r>
      </w:ins>
      <w:ins w:id="1350" w:author="Artemis" w:date="2021-05-09T20:24:00Z">
        <w:r w:rsidR="00544698">
          <w:t>recalca que la</w:t>
        </w:r>
      </w:ins>
      <w:ins w:id="1351" w:author="Artemis" w:date="2021-04-28T18:55:00Z">
        <w:r w:rsidRPr="007A4B19">
          <w:t xml:space="preserve"> forma rápida sin contar con la ayuda del departamento de IT. Se establece que un manager de un departamento puede tener la necesidad de hacer llegar una noticia o comunicación a su equipo, o que el director de Recursos Humanos de una organización necesite comunicar información sobre beneficios sociales a toda la organización.</w:t>
        </w:r>
      </w:ins>
    </w:p>
    <w:p w14:paraId="2EDEEE0F" w14:textId="77777777" w:rsidR="00544698" w:rsidRPr="007A4B19" w:rsidRDefault="00544698">
      <w:pPr>
        <w:ind w:left="284" w:firstLine="0"/>
        <w:rPr>
          <w:ins w:id="1352" w:author="Artemis" w:date="2021-04-28T18:55:00Z"/>
        </w:rPr>
        <w:pPrChange w:id="1353" w:author="Artemis" w:date="2021-04-28T19:01:00Z">
          <w:pPr>
            <w:pStyle w:val="Ttulo2"/>
            <w:numPr>
              <w:numId w:val="3"/>
            </w:numPr>
          </w:pPr>
        </w:pPrChange>
      </w:pPr>
    </w:p>
    <w:p w14:paraId="11ECB6C0" w14:textId="4B6E8A39" w:rsidR="00904131" w:rsidRDefault="007A4B19">
      <w:pPr>
        <w:rPr>
          <w:ins w:id="1354" w:author="Artemis" w:date="2021-04-28T19:00:00Z"/>
        </w:rPr>
        <w:pPrChange w:id="1355" w:author="Artemis" w:date="2021-05-09T20:34:00Z">
          <w:pPr>
            <w:pStyle w:val="Ttulo2"/>
          </w:pPr>
        </w:pPrChange>
      </w:pPr>
      <w:ins w:id="1356" w:author="Artemis" w:date="2021-04-28T18:55:00Z">
        <w:r w:rsidRPr="007A4B19">
          <w:t xml:space="preserve">Entendiéndose que todo proyecto para mejorar un aspecto de la compañía, </w:t>
        </w:r>
      </w:ins>
      <w:ins w:id="1357" w:author="Artemis" w:date="2021-05-09T20:30:00Z">
        <w:r w:rsidR="000707AB">
          <w:t xml:space="preserve">comentan </w:t>
        </w:r>
      </w:ins>
      <w:customXmlInsRangeStart w:id="1358" w:author="Artemis" w:date="2021-05-09T20:34:00Z"/>
      <w:sdt>
        <w:sdtPr>
          <w:id w:val="925466624"/>
          <w:citation/>
        </w:sdtPr>
        <w:sdtEndPr/>
        <w:sdtContent>
          <w:customXmlInsRangeEnd w:id="1358"/>
          <w:ins w:id="1359" w:author="Artemis" w:date="2021-05-09T20:34:00Z">
            <w:r w:rsidR="000707AB">
              <w:fldChar w:fldCharType="begin"/>
            </w:r>
            <w:r w:rsidR="000707AB">
              <w:instrText xml:space="preserve"> CITATION Rib17 \l 9226 </w:instrText>
            </w:r>
          </w:ins>
          <w:r w:rsidR="000707AB">
            <w:fldChar w:fldCharType="separate"/>
          </w:r>
          <w:r w:rsidR="00935466">
            <w:rPr>
              <w:noProof/>
            </w:rPr>
            <w:t>(Ribeiro Balcázar, Villanueva Saberbein, &amp; Guerrero Maguiña, 2017)</w:t>
          </w:r>
          <w:ins w:id="1360" w:author="Artemis" w:date="2021-05-09T20:34:00Z">
            <w:r w:rsidR="000707AB">
              <w:fldChar w:fldCharType="end"/>
            </w:r>
          </w:ins>
          <w:customXmlInsRangeStart w:id="1361" w:author="Artemis" w:date="2021-05-09T20:34:00Z"/>
        </w:sdtContent>
      </w:sdt>
      <w:customXmlInsRangeEnd w:id="1361"/>
      <w:ins w:id="1362" w:author="Artemis" w:date="2021-05-09T20:34:00Z">
        <w:r w:rsidR="000707AB">
          <w:t xml:space="preserve"> que </w:t>
        </w:r>
      </w:ins>
      <w:ins w:id="1363" w:author="Artemis" w:date="2021-04-28T18:55:00Z">
        <w:r w:rsidRPr="007A4B19">
          <w:t>en este caso la comunicación interna, debe tener un impacto en el desempeño de la organización y en la rentabilidad de la misma. Actualmente la</w:t>
        </w:r>
      </w:ins>
      <w:ins w:id="1364" w:author="Artemis" w:date="2021-05-09T20:35:00Z">
        <w:r w:rsidR="000707AB">
          <w:t>s</w:t>
        </w:r>
      </w:ins>
      <w:ins w:id="1365" w:author="Artemis" w:date="2021-04-28T18:55:00Z">
        <w:r w:rsidRPr="007A4B19">
          <w:t xml:space="preserve"> empresa</w:t>
        </w:r>
      </w:ins>
      <w:ins w:id="1366" w:author="Artemis" w:date="2021-05-09T20:35:00Z">
        <w:r w:rsidR="000707AB">
          <w:t>s</w:t>
        </w:r>
      </w:ins>
      <w:ins w:id="1367" w:author="Artemis" w:date="2021-04-28T18:55:00Z">
        <w:r w:rsidRPr="007A4B19">
          <w:t xml:space="preserve"> brinda</w:t>
        </w:r>
      </w:ins>
      <w:ins w:id="1368" w:author="Artemis" w:date="2021-05-09T20:35:00Z">
        <w:r w:rsidR="000707AB">
          <w:t>n</w:t>
        </w:r>
      </w:ins>
      <w:ins w:id="1369" w:author="Artemis" w:date="2021-04-28T18:55:00Z">
        <w:r w:rsidRPr="007A4B19">
          <w:t xml:space="preserve"> canales donde el colaborador puede obtener la información necesaria, la misma no es del todo amigable y no fomenta que los colaboradores se auto gestionen buscando por </w:t>
        </w:r>
      </w:ins>
      <w:r w:rsidR="00991638" w:rsidRPr="007A4B19">
        <w:t>sí</w:t>
      </w:r>
      <w:ins w:id="1370" w:author="Artemis" w:date="2021-04-28T18:55:00Z">
        <w:r w:rsidRPr="007A4B19">
          <w:t xml:space="preserve"> mismos la información que necesitan.</w:t>
        </w:r>
      </w:ins>
      <w:ins w:id="1371" w:author="Artemis" w:date="2021-05-09T20:36:00Z">
        <w:r w:rsidR="000707AB">
          <w:t xml:space="preserve"> (pag.7).</w:t>
        </w:r>
      </w:ins>
    </w:p>
    <w:p w14:paraId="31443B36" w14:textId="77777777" w:rsidR="00904131" w:rsidRPr="00904131" w:rsidRDefault="00904131">
      <w:pPr>
        <w:rPr>
          <w:ins w:id="1372" w:author="Artemis" w:date="2021-04-28T18:57:00Z"/>
        </w:rPr>
        <w:pPrChange w:id="1373" w:author="Artemis" w:date="2021-04-28T18:59:00Z">
          <w:pPr>
            <w:pStyle w:val="Ttulo2"/>
          </w:pPr>
        </w:pPrChange>
      </w:pPr>
    </w:p>
    <w:p w14:paraId="1EF5811C" w14:textId="22552C48" w:rsidR="00904131" w:rsidRDefault="00904131">
      <w:pPr>
        <w:rPr>
          <w:ins w:id="1374" w:author="Artemis" w:date="2021-04-28T18:58:00Z"/>
        </w:rPr>
        <w:pPrChange w:id="1375" w:author="Artemis" w:date="2021-04-28T18:57:00Z">
          <w:pPr>
            <w:pStyle w:val="Ttulo2"/>
          </w:pPr>
        </w:pPrChange>
      </w:pPr>
      <w:ins w:id="1376" w:author="Artemis" w:date="2021-04-28T18:57:00Z">
        <w:r w:rsidRPr="00904131">
          <w:rPr>
            <w:rPrChange w:id="1377" w:author="Artemis" w:date="2021-04-28T18:59:00Z">
              <w:rPr>
                <w:rFonts w:ascii="Arial" w:hAnsi="Arial" w:cs="Arial"/>
                <w:sz w:val="20"/>
                <w:szCs w:val="20"/>
              </w:rPr>
            </w:rPrChange>
          </w:rPr>
          <w:t xml:space="preserve">En una organización, </w:t>
        </w:r>
      </w:ins>
      <w:customXmlInsRangeStart w:id="1378" w:author="Artemis" w:date="2021-05-09T20:42:00Z"/>
      <w:sdt>
        <w:sdtPr>
          <w:id w:val="803581817"/>
          <w:citation/>
        </w:sdtPr>
        <w:sdtEndPr/>
        <w:sdtContent>
          <w:customXmlInsRangeEnd w:id="1378"/>
          <w:ins w:id="1379" w:author="Artemis" w:date="2021-05-09T20:42:00Z">
            <w:r w:rsidR="000707AB">
              <w:fldChar w:fldCharType="begin"/>
            </w:r>
            <w:r w:rsidR="000707AB">
              <w:instrText xml:space="preserve"> CITATION Tar17 \l 9226 </w:instrText>
            </w:r>
          </w:ins>
          <w:r w:rsidR="000707AB">
            <w:fldChar w:fldCharType="separate"/>
          </w:r>
          <w:r w:rsidR="00935466">
            <w:rPr>
              <w:noProof/>
            </w:rPr>
            <w:t>(Tarqui Tipo &amp; Cuadros Morales, 2017)</w:t>
          </w:r>
          <w:ins w:id="1380" w:author="Artemis" w:date="2021-05-09T20:42:00Z">
            <w:r w:rsidR="000707AB">
              <w:fldChar w:fldCharType="end"/>
            </w:r>
          </w:ins>
          <w:customXmlInsRangeStart w:id="1381" w:author="Artemis" w:date="2021-05-09T20:42:00Z"/>
        </w:sdtContent>
      </w:sdt>
      <w:customXmlInsRangeEnd w:id="1381"/>
      <w:ins w:id="1382" w:author="Artemis" w:date="2021-05-09T20:42:00Z">
        <w:r w:rsidR="000707AB">
          <w:t xml:space="preserve"> </w:t>
        </w:r>
      </w:ins>
      <w:ins w:id="1383" w:author="Artemis" w:date="2021-05-09T20:40:00Z">
        <w:r w:rsidR="000707AB">
          <w:t xml:space="preserve">aclaran que </w:t>
        </w:r>
      </w:ins>
      <w:ins w:id="1384" w:author="Artemis" w:date="2021-04-28T18:57:00Z">
        <w:r w:rsidRPr="00904131">
          <w:rPr>
            <w:rPrChange w:id="1385" w:author="Artemis" w:date="2021-04-28T18:59:00Z">
              <w:rPr>
                <w:rFonts w:ascii="Arial" w:hAnsi="Arial" w:cs="Arial"/>
                <w:sz w:val="20"/>
                <w:szCs w:val="20"/>
              </w:rPr>
            </w:rPrChange>
          </w:rPr>
          <w:t>la comunicación, se describe como una comunicación organizacional. Tales comunicaciones de organización generalmente ocurren entre la organización y sus diferentes partes interesadas, tanto internas como externas. En las instituciones de educación superior, las comunicaciones se producen entre las instituciones académicas y los estudiantes, los estudiantes y el contenido, entre los miembros del personal y entre la institución y otras partes interesadas externas con intereses directos o indirectos en el funcionamiento de las organizaciones.</w:t>
        </w:r>
      </w:ins>
    </w:p>
    <w:p w14:paraId="56A8CF6B" w14:textId="77777777" w:rsidR="00B33026" w:rsidRDefault="00B33026">
      <w:pPr>
        <w:rPr>
          <w:ins w:id="1386" w:author="Artemis" w:date="2021-05-09T20:43:00Z"/>
        </w:rPr>
        <w:pPrChange w:id="1387" w:author="Artemis" w:date="2021-05-09T20:43:00Z">
          <w:pPr>
            <w:spacing w:after="34"/>
            <w:ind w:firstLine="0"/>
          </w:pPr>
        </w:pPrChange>
      </w:pPr>
    </w:p>
    <w:p w14:paraId="085991F8" w14:textId="60C12CE4" w:rsidR="00904131" w:rsidRPr="00904131" w:rsidRDefault="00904131">
      <w:pPr>
        <w:rPr>
          <w:ins w:id="1388" w:author="Artemis" w:date="2021-04-28T18:58:00Z"/>
          <w:rPrChange w:id="1389" w:author="Artemis" w:date="2021-04-28T18:59:00Z">
            <w:rPr>
              <w:ins w:id="1390" w:author="Artemis" w:date="2021-04-28T18:58:00Z"/>
              <w:rFonts w:ascii="Arial" w:hAnsi="Arial" w:cs="Arial"/>
              <w:sz w:val="20"/>
              <w:szCs w:val="20"/>
              <w:lang w:val="es-ES"/>
            </w:rPr>
          </w:rPrChange>
        </w:rPr>
        <w:pPrChange w:id="1391" w:author="Artemis" w:date="2021-05-09T20:43:00Z">
          <w:pPr>
            <w:spacing w:after="34"/>
            <w:ind w:firstLine="0"/>
          </w:pPr>
        </w:pPrChange>
      </w:pPr>
      <w:ins w:id="1392" w:author="Artemis" w:date="2021-04-28T18:58:00Z">
        <w:r w:rsidRPr="00904131">
          <w:rPr>
            <w:rPrChange w:id="1393" w:author="Artemis" w:date="2021-04-28T18:59:00Z">
              <w:rPr>
                <w:rFonts w:ascii="Arial" w:hAnsi="Arial" w:cs="Arial"/>
                <w:sz w:val="20"/>
                <w:szCs w:val="20"/>
                <w:lang w:val="es-ES"/>
              </w:rPr>
            </w:rPrChange>
          </w:rPr>
          <w:t xml:space="preserve">Hay diversos esquemas que donde la implementación de VPN, los cuales varían según tamaño de la red corporativa y seguridad que requiera para sus servidores. </w:t>
        </w:r>
      </w:ins>
      <w:customXmlInsRangeStart w:id="1394" w:author="Artemis" w:date="2021-05-09T20:49:00Z"/>
      <w:sdt>
        <w:sdtPr>
          <w:id w:val="772215790"/>
          <w:citation/>
        </w:sdtPr>
        <w:sdtEndPr/>
        <w:sdtContent>
          <w:customXmlInsRangeEnd w:id="1394"/>
          <w:ins w:id="1395" w:author="Artemis" w:date="2021-05-09T20:49:00Z">
            <w:r w:rsidR="00B33026">
              <w:fldChar w:fldCharType="begin"/>
            </w:r>
            <w:r w:rsidR="00B33026">
              <w:instrText xml:space="preserve"> CITATION Seg16 \l 9226 </w:instrText>
            </w:r>
          </w:ins>
          <w:r w:rsidR="00B33026">
            <w:fldChar w:fldCharType="separate"/>
          </w:r>
          <w:r w:rsidR="00935466">
            <w:rPr>
              <w:noProof/>
            </w:rPr>
            <w:t>(Segundo , 2016)</w:t>
          </w:r>
          <w:ins w:id="1396" w:author="Artemis" w:date="2021-05-09T20:49:00Z">
            <w:r w:rsidR="00B33026">
              <w:fldChar w:fldCharType="end"/>
            </w:r>
          </w:ins>
          <w:customXmlInsRangeStart w:id="1397" w:author="Artemis" w:date="2021-05-09T20:49:00Z"/>
        </w:sdtContent>
      </w:sdt>
      <w:customXmlInsRangeEnd w:id="1397"/>
      <w:ins w:id="1398" w:author="Artemis" w:date="2021-05-09T20:49:00Z">
        <w:r w:rsidR="00B33026">
          <w:t xml:space="preserve">, </w:t>
        </w:r>
      </w:ins>
      <w:ins w:id="1399" w:author="Artemis" w:date="2021-05-09T20:46:00Z">
        <w:r w:rsidR="00B33026">
          <w:t>argumenta que e</w:t>
        </w:r>
      </w:ins>
      <w:ins w:id="1400" w:author="Artemis" w:date="2021-04-28T18:58:00Z">
        <w:r w:rsidRPr="00904131">
          <w:rPr>
            <w:rPrChange w:id="1401" w:author="Artemis" w:date="2021-04-28T18:59:00Z">
              <w:rPr>
                <w:rFonts w:ascii="Arial" w:hAnsi="Arial" w:cs="Arial"/>
                <w:sz w:val="20"/>
                <w:szCs w:val="20"/>
                <w:lang w:val="es-ES"/>
              </w:rPr>
            </w:rPrChange>
          </w:rPr>
          <w:t xml:space="preserve">stos pueden estar basados en software o hardware, siendo estos últimos los más efectivos al momento de efectuar procesos de autentificación y encriptación, debido a que no adhieren sobrepeso a los servidores dedicados a los enrutamientos dentro de la propia red local, agilizando el trabajo dentro de esta. Además, que manejar parámetros bastante potentes de seguridad que sería poco probable implementar como software. </w:t>
        </w:r>
      </w:ins>
      <w:ins w:id="1402" w:author="Artemis" w:date="2021-05-09T20:45:00Z">
        <w:r w:rsidR="00B33026">
          <w:t>(pag.24).</w:t>
        </w:r>
      </w:ins>
      <w:ins w:id="1403" w:author="Artemis" w:date="2021-04-28T18:58:00Z">
        <w:r w:rsidRPr="00904131">
          <w:rPr>
            <w:rPrChange w:id="1404" w:author="Artemis" w:date="2021-04-28T18:59:00Z">
              <w:rPr>
                <w:rFonts w:ascii="Arial" w:hAnsi="Arial" w:cs="Arial"/>
                <w:sz w:val="20"/>
                <w:szCs w:val="20"/>
                <w:lang w:val="es-ES"/>
              </w:rPr>
            </w:rPrChange>
          </w:rPr>
          <w:t xml:space="preserve"> </w:t>
        </w:r>
      </w:ins>
    </w:p>
    <w:p w14:paraId="18388BCE" w14:textId="77777777" w:rsidR="00B33026" w:rsidRDefault="00B33026">
      <w:pPr>
        <w:rPr>
          <w:ins w:id="1405" w:author="Artemis" w:date="2021-05-09T20:51:00Z"/>
        </w:rPr>
        <w:pPrChange w:id="1406" w:author="Artemis" w:date="2021-05-09T20:49:00Z">
          <w:pPr>
            <w:spacing w:after="34"/>
            <w:ind w:firstLine="0"/>
          </w:pPr>
        </w:pPrChange>
      </w:pPr>
    </w:p>
    <w:p w14:paraId="0254D2C7" w14:textId="606EECDA" w:rsidR="00904131" w:rsidRPr="00904131" w:rsidRDefault="00904131">
      <w:pPr>
        <w:rPr>
          <w:ins w:id="1407" w:author="Artemis" w:date="2021-04-28T18:57:00Z"/>
        </w:rPr>
        <w:pPrChange w:id="1408" w:author="Artemis" w:date="2021-04-28T18:57:00Z">
          <w:pPr>
            <w:pStyle w:val="Ttulo2"/>
          </w:pPr>
        </w:pPrChange>
      </w:pPr>
      <w:ins w:id="1409" w:author="Artemis" w:date="2021-04-28T18:58:00Z">
        <w:r w:rsidRPr="00904131">
          <w:rPr>
            <w:rPrChange w:id="1410" w:author="Artemis" w:date="2021-04-28T18:59:00Z">
              <w:rPr>
                <w:rFonts w:ascii="Arial" w:hAnsi="Arial" w:cs="Arial"/>
                <w:sz w:val="20"/>
                <w:szCs w:val="20"/>
                <w:lang w:val="es-ES"/>
              </w:rPr>
            </w:rPrChange>
          </w:rPr>
          <w:t xml:space="preserve">Una parte muy importante del estudio y evaluación de una intranet </w:t>
        </w:r>
      </w:ins>
      <w:ins w:id="1411" w:author="Artemis" w:date="2021-05-09T20:49:00Z">
        <w:r w:rsidR="00B33026">
          <w:t xml:space="preserve">aclara </w:t>
        </w:r>
      </w:ins>
      <w:customXmlInsRangeStart w:id="1412" w:author="Artemis" w:date="2021-05-09T20:54:00Z"/>
      <w:sdt>
        <w:sdtPr>
          <w:id w:val="1087509872"/>
          <w:citation/>
        </w:sdtPr>
        <w:sdtEndPr/>
        <w:sdtContent>
          <w:customXmlInsRangeEnd w:id="1412"/>
          <w:ins w:id="1413" w:author="Artemis" w:date="2021-05-09T20:54:00Z">
            <w:r w:rsidR="00B33026">
              <w:fldChar w:fldCharType="begin"/>
            </w:r>
            <w:r w:rsidR="00B33026">
              <w:instrText xml:space="preserve"> CITATION Pro18 \l 9226 </w:instrText>
            </w:r>
          </w:ins>
          <w:r w:rsidR="00B33026">
            <w:fldChar w:fldCharType="separate"/>
          </w:r>
          <w:r w:rsidR="00935466">
            <w:rPr>
              <w:noProof/>
            </w:rPr>
            <w:t>(Proaño Falcones, 2018)</w:t>
          </w:r>
          <w:ins w:id="1414" w:author="Artemis" w:date="2021-05-09T20:54:00Z">
            <w:r w:rsidR="00B33026">
              <w:fldChar w:fldCharType="end"/>
            </w:r>
          </w:ins>
          <w:customXmlInsRangeStart w:id="1415" w:author="Artemis" w:date="2021-05-09T20:54:00Z"/>
        </w:sdtContent>
      </w:sdt>
      <w:customXmlInsRangeEnd w:id="1415"/>
      <w:ins w:id="1416" w:author="Artemis" w:date="2021-05-09T20:54:00Z">
        <w:r w:rsidR="00610043">
          <w:t>,</w:t>
        </w:r>
      </w:ins>
      <w:ins w:id="1417" w:author="Artemis" w:date="2021-05-09T20:49:00Z">
        <w:r w:rsidR="00B33026">
          <w:t xml:space="preserve"> se </w:t>
        </w:r>
      </w:ins>
      <w:ins w:id="1418" w:author="Artemis" w:date="2021-04-28T18:58:00Z">
        <w:r w:rsidRPr="00904131">
          <w:rPr>
            <w:rPrChange w:id="1419" w:author="Artemis" w:date="2021-04-28T18:59:00Z">
              <w:rPr>
                <w:rFonts w:ascii="Arial" w:hAnsi="Arial" w:cs="Arial"/>
                <w:sz w:val="20"/>
                <w:szCs w:val="20"/>
                <w:lang w:val="es-ES"/>
              </w:rPr>
            </w:rPrChange>
          </w:rPr>
          <w:t>debe centrarse en el modelo organizativo, sobre el que se sustenta y en los procesos de trabajo derivados, por lo cual básicamente se abordó un análisis desde el punto de los servicios y funcionalidades de negocio, enfocándose en la estructura de la plataforma para la gestión corporativa, es decir, en la cual radica el funcionamiento principal de los procesos de negocio de la institución donde los tienen en participación activa.</w:t>
        </w:r>
      </w:ins>
      <w:ins w:id="1420" w:author="Artemis" w:date="2021-05-09T20:55:00Z">
        <w:r w:rsidR="00610043">
          <w:t xml:space="preserve"> (pag.63).</w:t>
        </w:r>
      </w:ins>
    </w:p>
    <w:p w14:paraId="2D4E9EC7" w14:textId="20CD31F0" w:rsidR="002C29FE" w:rsidRPr="00F36DDA" w:rsidDel="007A4B19" w:rsidRDefault="00316040">
      <w:pPr>
        <w:pStyle w:val="Ttulo2"/>
        <w:numPr>
          <w:ilvl w:val="0"/>
          <w:numId w:val="0"/>
        </w:numPr>
        <w:ind w:left="567"/>
        <w:rPr>
          <w:del w:id="1421" w:author="Artemis" w:date="2021-04-28T18:55:00Z"/>
          <w:rStyle w:val="Textoennegrita"/>
          <w:rFonts w:ascii="Times New Roman" w:eastAsia="Calibri" w:hAnsi="Times New Roman"/>
          <w:bCs/>
          <w:szCs w:val="24"/>
          <w:lang w:val="es-CO"/>
        </w:rPr>
        <w:pPrChange w:id="1422" w:author="Artemis" w:date="2021-04-28T18:57:00Z">
          <w:pPr>
            <w:pStyle w:val="Ttulo2"/>
            <w:numPr>
              <w:numId w:val="3"/>
            </w:numPr>
          </w:pPr>
        </w:pPrChange>
      </w:pPr>
      <w:del w:id="1423" w:author="Artemis" w:date="2021-04-28T18:55:00Z">
        <w:r w:rsidDel="007A4B19">
          <w:delText>También, debe atender la manera de citar figuras y tablas</w:delText>
        </w:r>
        <w:r w:rsidR="002C29FE" w:rsidDel="007A4B19">
          <w:delText xml:space="preserve"> dentro del cuerpo del documento. </w:delText>
        </w:r>
        <w:r w:rsidR="002C29FE" w:rsidRPr="00F36DDA" w:rsidDel="007A4B19">
          <w:rPr>
            <w:rStyle w:val="Textoennegrita"/>
            <w:rFonts w:ascii="Times New Roman" w:hAnsi="Times New Roman"/>
          </w:rPr>
          <w:delText xml:space="preserve">Las </w:delText>
        </w:r>
        <w:r w:rsidR="002C29FE" w:rsidDel="007A4B19">
          <w:rPr>
            <w:rStyle w:val="Textoennegrita"/>
            <w:rFonts w:ascii="Times New Roman" w:hAnsi="Times New Roman"/>
          </w:rPr>
          <w:delText>figuras</w:delText>
        </w:r>
        <w:r w:rsidR="002C29FE" w:rsidRPr="00F36DDA" w:rsidDel="007A4B19">
          <w:rPr>
            <w:rStyle w:val="Textoennegrita"/>
            <w:rFonts w:ascii="Times New Roman" w:hAnsi="Times New Roman"/>
          </w:rPr>
          <w:delText xml:space="preserve"> forman parte del contenido de los capítulos. Se deben colocar en la misma página en que se mencionan o en la siguiente (deben siempre mencionarse en el texto). No se debe emplear la abreviatura "No." ni el signo "#" para su numeración. </w:delText>
        </w:r>
      </w:del>
    </w:p>
    <w:p w14:paraId="3C2DFAC1" w14:textId="337F9C65" w:rsidR="002C29FE" w:rsidRPr="00F36DDA" w:rsidDel="006C1393" w:rsidRDefault="002C29FE">
      <w:pPr>
        <w:pStyle w:val="Ttulo2"/>
        <w:numPr>
          <w:ilvl w:val="0"/>
          <w:numId w:val="0"/>
        </w:numPr>
        <w:ind w:left="567"/>
        <w:rPr>
          <w:del w:id="1424" w:author="Artemis" w:date="2021-04-28T19:08:00Z"/>
          <w:rStyle w:val="Textoennegrita"/>
          <w:rFonts w:ascii="Times New Roman" w:eastAsia="Calibri" w:hAnsi="Times New Roman"/>
          <w:bCs/>
          <w:szCs w:val="24"/>
          <w:lang w:val="es-CO"/>
        </w:rPr>
        <w:pPrChange w:id="1425" w:author="Artemis" w:date="2021-04-28T18:57:00Z">
          <w:pPr>
            <w:pStyle w:val="Ttulo2"/>
          </w:pPr>
        </w:pPrChange>
      </w:pPr>
    </w:p>
    <w:p w14:paraId="03A5C3C4" w14:textId="77777777" w:rsidR="006C1393" w:rsidRDefault="006C1393" w:rsidP="00F36DDA">
      <w:pPr>
        <w:rPr>
          <w:ins w:id="1426" w:author="Artemis" w:date="2021-04-28T19:08:00Z"/>
          <w:rStyle w:val="Textoennegrita"/>
          <w:rFonts w:ascii="Times New Roman" w:hAnsi="Times New Roman"/>
        </w:rPr>
      </w:pPr>
    </w:p>
    <w:p w14:paraId="07965AB3" w14:textId="227DFA4F" w:rsidR="006C1393" w:rsidRPr="006C1393" w:rsidRDefault="006C1393">
      <w:pPr>
        <w:pStyle w:val="Ttulo2"/>
        <w:rPr>
          <w:ins w:id="1427" w:author="Artemis" w:date="2021-04-28T19:08:00Z"/>
          <w:rPrChange w:id="1428" w:author="Artemis" w:date="2021-04-28T19:08:00Z">
            <w:rPr>
              <w:ins w:id="1429" w:author="Artemis" w:date="2021-04-28T19:08:00Z"/>
              <w:rFonts w:ascii="Arial" w:hAnsi="Arial" w:cs="Arial"/>
              <w:sz w:val="20"/>
              <w:szCs w:val="20"/>
            </w:rPr>
          </w:rPrChange>
        </w:rPr>
        <w:pPrChange w:id="1430" w:author="Artemis" w:date="2021-05-09T22:59:00Z">
          <w:pPr>
            <w:spacing w:after="34"/>
            <w:ind w:firstLine="0"/>
          </w:pPr>
        </w:pPrChange>
      </w:pPr>
      <w:bookmarkStart w:id="1431" w:name="_Toc84013414"/>
      <w:ins w:id="1432" w:author="Artemis" w:date="2021-04-28T19:08:00Z">
        <w:r w:rsidRPr="00B13DC3">
          <w:t>Marco legal</w:t>
        </w:r>
        <w:bookmarkEnd w:id="1431"/>
        <w:r w:rsidRPr="006C1393">
          <w:rPr>
            <w:rPrChange w:id="1433" w:author="Artemis" w:date="2021-04-28T19:08:00Z">
              <w:rPr>
                <w:rFonts w:ascii="Arial" w:hAnsi="Arial" w:cs="Arial"/>
                <w:sz w:val="20"/>
                <w:szCs w:val="20"/>
              </w:rPr>
            </w:rPrChange>
          </w:rPr>
          <w:t xml:space="preserve"> </w:t>
        </w:r>
      </w:ins>
    </w:p>
    <w:p w14:paraId="61503BD0" w14:textId="192EDC23" w:rsidR="006C1393" w:rsidDel="006C1393" w:rsidRDefault="006C1393">
      <w:pPr>
        <w:spacing w:after="32"/>
        <w:ind w:firstLine="0"/>
        <w:rPr>
          <w:del w:id="1434" w:author="Artemis" w:date="2021-04-28T19:13:00Z"/>
          <w:rFonts w:ascii="Arial" w:hAnsi="Arial" w:cs="Arial"/>
          <w:sz w:val="20"/>
          <w:szCs w:val="20"/>
        </w:rPr>
        <w:pPrChange w:id="1435" w:author="Artemis" w:date="2021-04-28T19:13:00Z">
          <w:pPr>
            <w:pStyle w:val="Bibliografa"/>
            <w:ind w:left="720" w:hanging="720"/>
            <w:jc w:val="both"/>
          </w:pPr>
        </w:pPrChange>
      </w:pPr>
      <w:ins w:id="1436" w:author="Artemis" w:date="2021-04-28T19:08:00Z">
        <w:r w:rsidRPr="00EA0822">
          <w:rPr>
            <w:rFonts w:ascii="Arial" w:hAnsi="Arial" w:cs="Arial"/>
            <w:sz w:val="20"/>
            <w:szCs w:val="20"/>
          </w:rPr>
          <w:t xml:space="preserve"> </w:t>
        </w:r>
      </w:ins>
    </w:p>
    <w:p w14:paraId="5CDD2E9E" w14:textId="79120B64" w:rsidR="00254A11" w:rsidRDefault="006C1393">
      <w:pPr>
        <w:rPr>
          <w:ins w:id="1437" w:author="Artemis" w:date="2021-05-09T21:25:00Z"/>
        </w:rPr>
        <w:pPrChange w:id="1438" w:author="Artemis" w:date="2021-04-28T19:15:00Z">
          <w:pPr>
            <w:spacing w:line="276" w:lineRule="auto"/>
            <w:ind w:right="12" w:firstLine="0"/>
          </w:pPr>
        </w:pPrChange>
      </w:pPr>
      <w:ins w:id="1439" w:author="Artemis" w:date="2021-04-28T19:08:00Z">
        <w:r w:rsidRPr="006C1393">
          <w:rPr>
            <w:rPrChange w:id="1440" w:author="Artemis" w:date="2021-04-28T19:14:00Z">
              <w:rPr>
                <w:rFonts w:ascii="Arial" w:hAnsi="Arial" w:cs="Arial"/>
                <w:sz w:val="20"/>
                <w:szCs w:val="20"/>
              </w:rPr>
            </w:rPrChange>
          </w:rPr>
          <w:t>A la hora de crear una página web, debes tener en cuenta la normativa vigente, sobre todo en los casos de páginas web corporativas o de páginas web que ofrecen sus productos y servicios online.</w:t>
        </w:r>
      </w:ins>
    </w:p>
    <w:p w14:paraId="599DBBE6" w14:textId="77777777" w:rsidR="00371603" w:rsidRPr="006C1393" w:rsidRDefault="00371603">
      <w:pPr>
        <w:rPr>
          <w:ins w:id="1441" w:author="Artemis" w:date="2021-04-28T19:08:00Z"/>
          <w:rPrChange w:id="1442" w:author="Artemis" w:date="2021-04-28T19:15:00Z">
            <w:rPr>
              <w:ins w:id="1443" w:author="Artemis" w:date="2021-04-28T19:08:00Z"/>
              <w:rFonts w:ascii="Arial" w:hAnsi="Arial" w:cs="Arial"/>
              <w:b/>
              <w:sz w:val="20"/>
              <w:szCs w:val="20"/>
            </w:rPr>
          </w:rPrChange>
        </w:rPr>
        <w:pPrChange w:id="1444" w:author="Artemis" w:date="2021-04-28T19:15:00Z">
          <w:pPr>
            <w:spacing w:line="276" w:lineRule="auto"/>
            <w:ind w:right="12" w:firstLine="0"/>
          </w:pPr>
        </w:pPrChange>
      </w:pPr>
    </w:p>
    <w:p w14:paraId="41EE743F" w14:textId="6D203233" w:rsidR="006C1393" w:rsidRPr="00B13DC3" w:rsidRDefault="003302DF">
      <w:pPr>
        <w:pStyle w:val="Ttulo3"/>
        <w:rPr>
          <w:ins w:id="1445" w:author="Artemis" w:date="2021-04-28T19:08:00Z"/>
        </w:rPr>
        <w:pPrChange w:id="1446" w:author="Artemis" w:date="2021-05-09T23:00:00Z">
          <w:pPr>
            <w:pStyle w:val="Prrafodelista"/>
            <w:numPr>
              <w:numId w:val="11"/>
            </w:numPr>
            <w:spacing w:after="0"/>
            <w:ind w:right="12" w:hanging="360"/>
          </w:pPr>
        </w:pPrChange>
      </w:pPr>
      <w:bookmarkStart w:id="1447" w:name="_Toc84013415"/>
      <w:ins w:id="1448" w:author="Artemis" w:date="2021-04-30T16:39:00Z">
        <w:r>
          <w:t>N</w:t>
        </w:r>
      </w:ins>
      <w:ins w:id="1449" w:author="Artemis" w:date="2021-04-28T19:08:00Z">
        <w:r w:rsidR="006C1393" w:rsidRPr="000B5891">
          <w:rPr>
            <w:rPrChange w:id="1450" w:author="Artemis" w:date="2021-05-09T23:00:00Z">
              <w:rPr>
                <w:rFonts w:ascii="Arial" w:hAnsi="Arial" w:cs="Arial"/>
                <w:sz w:val="20"/>
                <w:szCs w:val="20"/>
              </w:rPr>
            </w:rPrChange>
          </w:rPr>
          <w:t>ormas:</w:t>
        </w:r>
        <w:bookmarkEnd w:id="1447"/>
      </w:ins>
    </w:p>
    <w:p w14:paraId="66A6C53E" w14:textId="14C90831" w:rsidR="00272829" w:rsidRDefault="00272829" w:rsidP="00272829">
      <w:pPr>
        <w:pStyle w:val="Prrafodelista"/>
        <w:numPr>
          <w:ilvl w:val="0"/>
          <w:numId w:val="33"/>
        </w:numPr>
        <w:rPr>
          <w:i/>
        </w:rPr>
      </w:pPr>
      <w:r w:rsidRPr="00272829">
        <w:rPr>
          <w:i/>
        </w:rPr>
        <w:t>La Ley Estatutaria 1581 del 2012 y su impacto en contexto laboral. La importancia de esta ley consiste en establecer las reglas del tratamiento de todo tipo de dato personal (salvo algunas excepciones), tanto en el sector público como en el privado.</w:t>
      </w:r>
      <w:r>
        <w:rPr>
          <w:i/>
        </w:rPr>
        <w:t xml:space="preserve"> Ver anexo.</w:t>
      </w:r>
    </w:p>
    <w:p w14:paraId="79434980" w14:textId="77777777" w:rsidR="00272829" w:rsidRDefault="00272829" w:rsidP="00272829">
      <w:pPr>
        <w:pStyle w:val="Prrafodelista"/>
        <w:ind w:left="644" w:firstLine="0"/>
        <w:rPr>
          <w:i/>
        </w:rPr>
      </w:pPr>
    </w:p>
    <w:p w14:paraId="63D14D22" w14:textId="1140310F" w:rsidR="00AF2114" w:rsidRDefault="006C1393">
      <w:pPr>
        <w:pStyle w:val="Prrafodelista"/>
        <w:numPr>
          <w:ilvl w:val="0"/>
          <w:numId w:val="33"/>
        </w:numPr>
        <w:rPr>
          <w:i/>
        </w:rPr>
        <w:pPrChange w:id="1451" w:author="Artemis" w:date="2021-04-30T16:21:00Z">
          <w:pPr>
            <w:pStyle w:val="Prrafodelista"/>
            <w:numPr>
              <w:numId w:val="11"/>
            </w:numPr>
            <w:spacing w:after="0"/>
            <w:ind w:right="12" w:hanging="360"/>
          </w:pPr>
        </w:pPrChange>
      </w:pPr>
      <w:ins w:id="1452" w:author="Artemis" w:date="2021-04-28T19:08:00Z">
        <w:r w:rsidRPr="00AF2114">
          <w:rPr>
            <w:i/>
            <w:rPrChange w:id="1453" w:author="Artemis" w:date="2021-04-30T16:21:00Z">
              <w:rPr>
                <w:rFonts w:ascii="Arial" w:hAnsi="Arial" w:cs="Arial"/>
                <w:sz w:val="20"/>
                <w:szCs w:val="20"/>
              </w:rPr>
            </w:rPrChange>
          </w:rPr>
          <w:t>Ley 34/2002, de 11 de julio, de servicios de la sociedad de la información y de comercio electrónico (LSSICE).</w:t>
        </w:r>
      </w:ins>
    </w:p>
    <w:p w14:paraId="2962CC91" w14:textId="03155101" w:rsidR="007A6FCB" w:rsidRPr="00AF2114" w:rsidRDefault="00AF2114" w:rsidP="00AF2114">
      <w:pPr>
        <w:pStyle w:val="Prrafodelista"/>
        <w:ind w:left="644" w:firstLine="0"/>
        <w:rPr>
          <w:ins w:id="1454" w:author="Artemis" w:date="2021-04-28T19:16:00Z"/>
          <w:i/>
          <w:rPrChange w:id="1455" w:author="Artemis" w:date="2021-04-30T16:21:00Z">
            <w:rPr>
              <w:ins w:id="1456" w:author="Artemis" w:date="2021-04-28T19:16:00Z"/>
            </w:rPr>
          </w:rPrChange>
        </w:rPr>
      </w:pPr>
      <w:r>
        <w:rPr>
          <w:i/>
        </w:rPr>
        <w:t xml:space="preserve"> </w:t>
      </w:r>
    </w:p>
    <w:p w14:paraId="0E43DEA0" w14:textId="169557FE" w:rsidR="006C1393" w:rsidRPr="007A6FCB" w:rsidRDefault="006C1393">
      <w:pPr>
        <w:pStyle w:val="Prrafodelista"/>
        <w:numPr>
          <w:ilvl w:val="0"/>
          <w:numId w:val="33"/>
        </w:numPr>
        <w:rPr>
          <w:ins w:id="1457" w:author="Artemis" w:date="2021-04-28T19:16:00Z"/>
          <w:i/>
          <w:rPrChange w:id="1458" w:author="Artemis" w:date="2021-04-30T16:21:00Z">
            <w:rPr>
              <w:ins w:id="1459" w:author="Artemis" w:date="2021-04-28T19:16:00Z"/>
            </w:rPr>
          </w:rPrChange>
        </w:rPr>
        <w:pPrChange w:id="1460" w:author="Artemis" w:date="2021-04-30T16:21:00Z">
          <w:pPr>
            <w:pStyle w:val="Prrafodelista"/>
            <w:numPr>
              <w:numId w:val="11"/>
            </w:numPr>
            <w:spacing w:after="0"/>
            <w:ind w:right="12" w:hanging="360"/>
          </w:pPr>
        </w:pPrChange>
      </w:pPr>
      <w:ins w:id="1461" w:author="Artemis" w:date="2021-04-28T19:08:00Z">
        <w:r w:rsidRPr="007A6FCB">
          <w:rPr>
            <w:i/>
            <w:rPrChange w:id="1462" w:author="Artemis" w:date="2021-04-30T16:21:00Z">
              <w:rPr>
                <w:rFonts w:ascii="Arial" w:hAnsi="Arial" w:cs="Arial"/>
                <w:sz w:val="20"/>
                <w:szCs w:val="20"/>
              </w:rPr>
            </w:rPrChange>
          </w:rPr>
          <w:t>Ley Orgánica 15/1999, de 13 de diciembre, de protección de datos de carácter personal (LOPD) y su Reglamento de desarrollo.</w:t>
        </w:r>
      </w:ins>
    </w:p>
    <w:p w14:paraId="4F6ECE26" w14:textId="77777777" w:rsidR="007A6FCB" w:rsidRPr="007A6FCB" w:rsidRDefault="007A6FCB">
      <w:pPr>
        <w:pStyle w:val="Prrafodelista"/>
        <w:rPr>
          <w:ins w:id="1463" w:author="Artemis" w:date="2021-04-30T16:21:00Z"/>
          <w:i/>
          <w:rPrChange w:id="1464" w:author="Artemis" w:date="2021-04-30T16:21:00Z">
            <w:rPr>
              <w:ins w:id="1465" w:author="Artemis" w:date="2021-04-30T16:21:00Z"/>
            </w:rPr>
          </w:rPrChange>
        </w:rPr>
        <w:pPrChange w:id="1466" w:author="Artemis" w:date="2021-04-30T16:21:00Z">
          <w:pPr>
            <w:pStyle w:val="Prrafodelista"/>
            <w:numPr>
              <w:numId w:val="33"/>
            </w:numPr>
            <w:ind w:left="644" w:hanging="360"/>
          </w:pPr>
        </w:pPrChange>
      </w:pPr>
    </w:p>
    <w:p w14:paraId="47C502A3" w14:textId="3C3B88ED" w:rsidR="006C1393" w:rsidRPr="007A6FCB" w:rsidRDefault="006C1393">
      <w:pPr>
        <w:pStyle w:val="Prrafodelista"/>
        <w:numPr>
          <w:ilvl w:val="0"/>
          <w:numId w:val="33"/>
        </w:numPr>
        <w:rPr>
          <w:ins w:id="1467" w:author="Artemis" w:date="2021-04-28T19:16:00Z"/>
          <w:i/>
          <w:rPrChange w:id="1468" w:author="Artemis" w:date="2021-04-30T16:21:00Z">
            <w:rPr>
              <w:ins w:id="1469" w:author="Artemis" w:date="2021-04-28T19:16:00Z"/>
            </w:rPr>
          </w:rPrChange>
        </w:rPr>
        <w:pPrChange w:id="1470" w:author="Artemis" w:date="2021-04-30T16:21:00Z">
          <w:pPr>
            <w:pStyle w:val="Prrafodelista"/>
            <w:numPr>
              <w:numId w:val="11"/>
            </w:numPr>
            <w:spacing w:after="0"/>
            <w:ind w:right="12" w:hanging="360"/>
          </w:pPr>
        </w:pPrChange>
      </w:pPr>
      <w:ins w:id="1471" w:author="Artemis" w:date="2021-04-28T19:08:00Z">
        <w:r w:rsidRPr="007A6FCB">
          <w:rPr>
            <w:i/>
            <w:rPrChange w:id="1472" w:author="Artemis" w:date="2021-04-30T16:21:00Z">
              <w:rPr>
                <w:rFonts w:ascii="Arial" w:hAnsi="Arial" w:cs="Arial"/>
                <w:sz w:val="20"/>
                <w:szCs w:val="20"/>
              </w:rPr>
            </w:rPrChange>
          </w:rPr>
          <w:t>Real Decreto Legislativo 1/2007, de 16 de noviembre, por el que se aprueba el texto refundido de la Ley General de Defensa de los Consumidores y Usuarios y otras leyes complementarias.</w:t>
        </w:r>
      </w:ins>
    </w:p>
    <w:p w14:paraId="0D5FA7FF" w14:textId="77777777" w:rsidR="007A6FCB" w:rsidRPr="007A6FCB" w:rsidRDefault="007A6FCB">
      <w:pPr>
        <w:pStyle w:val="Prrafodelista"/>
        <w:rPr>
          <w:ins w:id="1473" w:author="Artemis" w:date="2021-04-30T16:21:00Z"/>
          <w:i/>
          <w:rPrChange w:id="1474" w:author="Artemis" w:date="2021-04-30T16:21:00Z">
            <w:rPr>
              <w:ins w:id="1475" w:author="Artemis" w:date="2021-04-30T16:21:00Z"/>
            </w:rPr>
          </w:rPrChange>
        </w:rPr>
        <w:pPrChange w:id="1476" w:author="Artemis" w:date="2021-04-30T16:21:00Z">
          <w:pPr>
            <w:pStyle w:val="Prrafodelista"/>
            <w:numPr>
              <w:numId w:val="33"/>
            </w:numPr>
            <w:ind w:left="644" w:hanging="360"/>
          </w:pPr>
        </w:pPrChange>
      </w:pPr>
    </w:p>
    <w:p w14:paraId="46A7639E" w14:textId="6EDA95B6" w:rsidR="006C1393" w:rsidRPr="007A6FCB" w:rsidRDefault="006C1393">
      <w:pPr>
        <w:pStyle w:val="Prrafodelista"/>
        <w:numPr>
          <w:ilvl w:val="0"/>
          <w:numId w:val="33"/>
        </w:numPr>
        <w:rPr>
          <w:ins w:id="1477" w:author="Artemis" w:date="2021-04-28T19:16:00Z"/>
          <w:i/>
          <w:rPrChange w:id="1478" w:author="Artemis" w:date="2021-04-30T16:21:00Z">
            <w:rPr>
              <w:ins w:id="1479" w:author="Artemis" w:date="2021-04-28T19:16:00Z"/>
            </w:rPr>
          </w:rPrChange>
        </w:rPr>
        <w:pPrChange w:id="1480" w:author="Artemis" w:date="2021-04-30T16:21:00Z">
          <w:pPr>
            <w:pStyle w:val="Prrafodelista"/>
            <w:numPr>
              <w:numId w:val="11"/>
            </w:numPr>
            <w:spacing w:after="0"/>
            <w:ind w:right="12" w:hanging="360"/>
          </w:pPr>
        </w:pPrChange>
      </w:pPr>
      <w:ins w:id="1481" w:author="Artemis" w:date="2021-04-28T19:08:00Z">
        <w:r w:rsidRPr="007A6FCB">
          <w:rPr>
            <w:i/>
            <w:rPrChange w:id="1482" w:author="Artemis" w:date="2021-04-30T16:21:00Z">
              <w:rPr>
                <w:rFonts w:ascii="Arial" w:hAnsi="Arial" w:cs="Arial"/>
                <w:sz w:val="20"/>
                <w:szCs w:val="20"/>
              </w:rPr>
            </w:rPrChange>
          </w:rPr>
          <w:t>Ley 7/1996, de 15 de enero, de Ordenación del comercio minorista.</w:t>
        </w:r>
      </w:ins>
    </w:p>
    <w:p w14:paraId="489F1293" w14:textId="77777777" w:rsidR="007A6FCB" w:rsidRPr="007A6FCB" w:rsidRDefault="007A6FCB">
      <w:pPr>
        <w:pStyle w:val="Prrafodelista"/>
        <w:rPr>
          <w:ins w:id="1483" w:author="Artemis" w:date="2021-04-30T16:21:00Z"/>
          <w:i/>
          <w:rPrChange w:id="1484" w:author="Artemis" w:date="2021-04-30T16:21:00Z">
            <w:rPr>
              <w:ins w:id="1485" w:author="Artemis" w:date="2021-04-30T16:21:00Z"/>
            </w:rPr>
          </w:rPrChange>
        </w:rPr>
        <w:pPrChange w:id="1486" w:author="Artemis" w:date="2021-04-30T16:21:00Z">
          <w:pPr>
            <w:pStyle w:val="Prrafodelista"/>
            <w:numPr>
              <w:numId w:val="33"/>
            </w:numPr>
            <w:ind w:left="644" w:hanging="360"/>
          </w:pPr>
        </w:pPrChange>
      </w:pPr>
    </w:p>
    <w:p w14:paraId="075C18FF" w14:textId="40950AFE" w:rsidR="006C1393" w:rsidRPr="007A6FCB" w:rsidRDefault="006C1393">
      <w:pPr>
        <w:pStyle w:val="Prrafodelista"/>
        <w:numPr>
          <w:ilvl w:val="0"/>
          <w:numId w:val="33"/>
        </w:numPr>
        <w:rPr>
          <w:ins w:id="1487" w:author="Artemis" w:date="2021-04-28T19:16:00Z"/>
          <w:i/>
          <w:rPrChange w:id="1488" w:author="Artemis" w:date="2021-04-30T16:21:00Z">
            <w:rPr>
              <w:ins w:id="1489" w:author="Artemis" w:date="2021-04-28T19:16:00Z"/>
            </w:rPr>
          </w:rPrChange>
        </w:rPr>
        <w:pPrChange w:id="1490" w:author="Artemis" w:date="2021-04-30T16:21:00Z">
          <w:pPr>
            <w:spacing w:line="276" w:lineRule="auto"/>
            <w:ind w:right="12" w:firstLine="0"/>
          </w:pPr>
        </w:pPrChange>
      </w:pPr>
      <w:ins w:id="1491" w:author="Artemis" w:date="2021-04-28T19:08:00Z">
        <w:r w:rsidRPr="007A6FCB">
          <w:rPr>
            <w:i/>
            <w:rPrChange w:id="1492" w:author="Artemis" w:date="2021-04-30T16:21:00Z">
              <w:rPr>
                <w:rFonts w:ascii="Arial" w:hAnsi="Arial" w:cs="Arial"/>
                <w:sz w:val="20"/>
                <w:szCs w:val="20"/>
              </w:rPr>
            </w:rPrChange>
          </w:rPr>
          <w:t>Real Decreto Legislativo 1/1996, de 12 de abril, por el que se aprueba el Texto</w:t>
        </w:r>
      </w:ins>
    </w:p>
    <w:p w14:paraId="6720002D" w14:textId="77777777" w:rsidR="007A6FCB" w:rsidRPr="007A6FCB" w:rsidRDefault="007A6FCB">
      <w:pPr>
        <w:pStyle w:val="Prrafodelista"/>
        <w:rPr>
          <w:ins w:id="1493" w:author="Artemis" w:date="2021-04-30T16:21:00Z"/>
          <w:i/>
          <w:rPrChange w:id="1494" w:author="Artemis" w:date="2021-04-30T16:21:00Z">
            <w:rPr>
              <w:ins w:id="1495" w:author="Artemis" w:date="2021-04-30T16:21:00Z"/>
            </w:rPr>
          </w:rPrChange>
        </w:rPr>
        <w:pPrChange w:id="1496" w:author="Artemis" w:date="2021-04-30T16:21:00Z">
          <w:pPr>
            <w:pStyle w:val="Prrafodelista"/>
            <w:numPr>
              <w:numId w:val="33"/>
            </w:numPr>
            <w:ind w:left="644" w:hanging="360"/>
          </w:pPr>
        </w:pPrChange>
      </w:pPr>
    </w:p>
    <w:p w14:paraId="61039425" w14:textId="042E2852" w:rsidR="006C1393" w:rsidRPr="007A6FCB" w:rsidRDefault="006C1393">
      <w:pPr>
        <w:pStyle w:val="Prrafodelista"/>
        <w:numPr>
          <w:ilvl w:val="0"/>
          <w:numId w:val="33"/>
        </w:numPr>
        <w:rPr>
          <w:ins w:id="1497" w:author="Artemis" w:date="2021-04-28T19:16:00Z"/>
          <w:i/>
          <w:rPrChange w:id="1498" w:author="Artemis" w:date="2021-04-30T16:21:00Z">
            <w:rPr>
              <w:ins w:id="1499" w:author="Artemis" w:date="2021-04-28T19:16:00Z"/>
            </w:rPr>
          </w:rPrChange>
        </w:rPr>
        <w:pPrChange w:id="1500" w:author="Artemis" w:date="2021-04-30T16:21:00Z">
          <w:pPr>
            <w:pStyle w:val="Prrafodelista"/>
            <w:numPr>
              <w:numId w:val="10"/>
            </w:numPr>
            <w:spacing w:after="0"/>
            <w:ind w:right="12" w:hanging="360"/>
          </w:pPr>
        </w:pPrChange>
      </w:pPr>
      <w:ins w:id="1501" w:author="Artemis" w:date="2021-04-28T19:08:00Z">
        <w:r w:rsidRPr="007A6FCB">
          <w:rPr>
            <w:i/>
            <w:rPrChange w:id="1502" w:author="Artemis" w:date="2021-04-30T16:21:00Z">
              <w:rPr>
                <w:rFonts w:ascii="Arial" w:hAnsi="Arial" w:cs="Arial"/>
                <w:sz w:val="20"/>
                <w:szCs w:val="20"/>
              </w:rPr>
            </w:rPrChange>
          </w:rPr>
          <w:lastRenderedPageBreak/>
          <w:t>Refundido de la Ley de Propiedad Intelectual.</w:t>
        </w:r>
      </w:ins>
    </w:p>
    <w:p w14:paraId="507067AF" w14:textId="77777777" w:rsidR="007A6FCB" w:rsidRPr="007A6FCB" w:rsidRDefault="007A6FCB">
      <w:pPr>
        <w:pStyle w:val="Prrafodelista"/>
        <w:rPr>
          <w:ins w:id="1503" w:author="Artemis" w:date="2021-04-30T16:21:00Z"/>
          <w:i/>
          <w:rPrChange w:id="1504" w:author="Artemis" w:date="2021-04-30T16:21:00Z">
            <w:rPr>
              <w:ins w:id="1505" w:author="Artemis" w:date="2021-04-30T16:21:00Z"/>
            </w:rPr>
          </w:rPrChange>
        </w:rPr>
        <w:pPrChange w:id="1506" w:author="Artemis" w:date="2021-04-30T16:21:00Z">
          <w:pPr>
            <w:pStyle w:val="Prrafodelista"/>
            <w:numPr>
              <w:numId w:val="33"/>
            </w:numPr>
            <w:ind w:left="644" w:hanging="360"/>
          </w:pPr>
        </w:pPrChange>
      </w:pPr>
    </w:p>
    <w:p w14:paraId="6D2DFF71" w14:textId="3D87DBBB" w:rsidR="006C1393" w:rsidRPr="007A6FCB" w:rsidRDefault="006C1393">
      <w:pPr>
        <w:pStyle w:val="Prrafodelista"/>
        <w:numPr>
          <w:ilvl w:val="0"/>
          <w:numId w:val="33"/>
        </w:numPr>
        <w:rPr>
          <w:ins w:id="1507" w:author="Artemis" w:date="2021-04-28T19:08:00Z"/>
          <w:i/>
          <w:rPrChange w:id="1508" w:author="Artemis" w:date="2021-04-30T16:21:00Z">
            <w:rPr>
              <w:ins w:id="1509" w:author="Artemis" w:date="2021-04-28T19:08:00Z"/>
              <w:rFonts w:ascii="Arial" w:hAnsi="Arial" w:cs="Arial"/>
              <w:sz w:val="20"/>
              <w:szCs w:val="20"/>
            </w:rPr>
          </w:rPrChange>
        </w:rPr>
        <w:pPrChange w:id="1510" w:author="Artemis" w:date="2021-04-30T16:21:00Z">
          <w:pPr>
            <w:pStyle w:val="Prrafodelista"/>
            <w:numPr>
              <w:numId w:val="10"/>
            </w:numPr>
            <w:spacing w:after="0"/>
            <w:ind w:right="12" w:hanging="360"/>
          </w:pPr>
        </w:pPrChange>
      </w:pPr>
      <w:ins w:id="1511" w:author="Artemis" w:date="2021-04-28T19:08:00Z">
        <w:r w:rsidRPr="007A6FCB">
          <w:rPr>
            <w:i/>
            <w:rPrChange w:id="1512" w:author="Artemis" w:date="2021-04-30T16:21:00Z">
              <w:rPr>
                <w:rFonts w:ascii="Arial" w:hAnsi="Arial" w:cs="Arial"/>
                <w:sz w:val="20"/>
                <w:szCs w:val="20"/>
              </w:rPr>
            </w:rPrChange>
          </w:rPr>
          <w:t>Ley 17/2001, de 7 de diciembre, de Marcas</w:t>
        </w:r>
      </w:ins>
    </w:p>
    <w:p w14:paraId="725D34FE" w14:textId="3438C9BC" w:rsidR="00AB1821" w:rsidRDefault="00AB1821" w:rsidP="006C1393">
      <w:pPr>
        <w:pStyle w:val="Prrafodelista"/>
        <w:spacing w:after="0"/>
        <w:ind w:right="12" w:firstLine="0"/>
        <w:rPr>
          <w:b/>
        </w:rPr>
      </w:pPr>
    </w:p>
    <w:p w14:paraId="019FFEA1" w14:textId="77777777" w:rsidR="00F92A83" w:rsidRDefault="00F92A83" w:rsidP="006C1393">
      <w:pPr>
        <w:pStyle w:val="Prrafodelista"/>
        <w:spacing w:after="0"/>
        <w:ind w:right="12" w:firstLine="0"/>
        <w:rPr>
          <w:b/>
        </w:rPr>
      </w:pPr>
    </w:p>
    <w:p w14:paraId="297265EF" w14:textId="47C0AFCD" w:rsidR="00C3099E" w:rsidRDefault="00C3099E" w:rsidP="006C1393">
      <w:pPr>
        <w:pStyle w:val="Prrafodelista"/>
        <w:spacing w:after="0"/>
        <w:ind w:right="12" w:firstLine="0"/>
        <w:rPr>
          <w:b/>
        </w:rPr>
      </w:pPr>
    </w:p>
    <w:p w14:paraId="3B2E08D7" w14:textId="148FDACA" w:rsidR="00C3099E" w:rsidRPr="00C3099E" w:rsidRDefault="00C3099E" w:rsidP="00C3099E">
      <w:pPr>
        <w:rPr>
          <w:i/>
        </w:rPr>
      </w:pPr>
      <w:r w:rsidRPr="00C3099E">
        <w:rPr>
          <w:i/>
        </w:rPr>
        <w:t>El Aviso legal y condiciones de uso de la web Toda empresa o profesional deberá identificarse correctamente en su web. En particular, debe incluir su nombre o denominación social, domicilio, NIF y datos registrales en su caso. Si además es un profesional colegiado o sujeto a algún código deontológico, igualmente debe indicarlo y facilitar el acceso a este código u otros documentos.</w:t>
      </w:r>
    </w:p>
    <w:p w14:paraId="6DC923BD" w14:textId="77777777" w:rsidR="00C3099E" w:rsidRPr="00C3099E" w:rsidRDefault="00C3099E" w:rsidP="00C3099E">
      <w:pPr>
        <w:rPr>
          <w:i/>
        </w:rPr>
      </w:pPr>
    </w:p>
    <w:p w14:paraId="0A839798" w14:textId="4B51F0CE" w:rsidR="00F92A83" w:rsidRDefault="00C3099E" w:rsidP="00C3099E">
      <w:pPr>
        <w:rPr>
          <w:i/>
        </w:rPr>
      </w:pPr>
      <w:r w:rsidRPr="00C3099E">
        <w:rPr>
          <w:i/>
        </w:rPr>
        <w:t>En este Aviso legal además conviene indicar quién es el titular de la web, forma de</w:t>
      </w:r>
      <w:r>
        <w:rPr>
          <w:i/>
        </w:rPr>
        <w:t xml:space="preserve"> </w:t>
      </w:r>
      <w:r w:rsidRPr="00C3099E">
        <w:rPr>
          <w:i/>
        </w:rPr>
        <w:t>contactar y las condiciones de uso de la web. Estas condiciones son contratos de</w:t>
      </w:r>
      <w:r>
        <w:rPr>
          <w:i/>
        </w:rPr>
        <w:t xml:space="preserve"> </w:t>
      </w:r>
      <w:r w:rsidRPr="00C3099E">
        <w:rPr>
          <w:i/>
        </w:rPr>
        <w:t>adhesión, y como tal, se encuentran regulados por la Ley 7/1998, de Condiciones</w:t>
      </w:r>
      <w:r>
        <w:rPr>
          <w:i/>
        </w:rPr>
        <w:t xml:space="preserve"> </w:t>
      </w:r>
      <w:r w:rsidRPr="00C3099E">
        <w:rPr>
          <w:i/>
        </w:rPr>
        <w:t>generales de la contratación, que siempre conviene revisar mientras se redactan</w:t>
      </w:r>
      <w:r>
        <w:rPr>
          <w:i/>
        </w:rPr>
        <w:t>.</w:t>
      </w:r>
    </w:p>
    <w:p w14:paraId="218FE754" w14:textId="77777777" w:rsidR="00572D6A" w:rsidRDefault="00572D6A" w:rsidP="00C3099E">
      <w:pPr>
        <w:rPr>
          <w:i/>
        </w:rPr>
      </w:pPr>
    </w:p>
    <w:p w14:paraId="25BFC74C" w14:textId="02043B3F" w:rsidR="00C3099E" w:rsidRDefault="00C3099E" w:rsidP="00C3099E">
      <w:pPr>
        <w:rPr>
          <w:i/>
        </w:rPr>
      </w:pPr>
    </w:p>
    <w:p w14:paraId="31E859FD" w14:textId="77777777" w:rsidR="00C3099E" w:rsidRPr="00C3099E" w:rsidRDefault="00C3099E" w:rsidP="00C3099E">
      <w:pPr>
        <w:pStyle w:val="Ttulo3"/>
      </w:pPr>
      <w:bookmarkStart w:id="1513" w:name="_Toc84013416"/>
      <w:r w:rsidRPr="00C3099E">
        <w:t>Cláusulas Web Básicas</w:t>
      </w:r>
      <w:bookmarkEnd w:id="1513"/>
    </w:p>
    <w:p w14:paraId="39D0FAB4" w14:textId="77777777" w:rsidR="00C3099E" w:rsidRPr="00C3099E" w:rsidRDefault="00C3099E" w:rsidP="00C3099E">
      <w:pPr>
        <w:rPr>
          <w:i/>
        </w:rPr>
      </w:pPr>
      <w:r w:rsidRPr="00C3099E">
        <w:rPr>
          <w:i/>
        </w:rPr>
        <w:t>• 1.- Identificación del titular de la web.</w:t>
      </w:r>
    </w:p>
    <w:p w14:paraId="212EA349" w14:textId="77777777" w:rsidR="00C3099E" w:rsidRPr="00C3099E" w:rsidRDefault="00C3099E" w:rsidP="00C3099E">
      <w:pPr>
        <w:rPr>
          <w:i/>
        </w:rPr>
      </w:pPr>
      <w:r w:rsidRPr="00C3099E">
        <w:rPr>
          <w:i/>
        </w:rPr>
        <w:t>• 2.- Descripción de los servicios y definiciones de conceptos.</w:t>
      </w:r>
    </w:p>
    <w:p w14:paraId="153ADD79" w14:textId="77777777" w:rsidR="00C3099E" w:rsidRPr="00C3099E" w:rsidRDefault="00C3099E" w:rsidP="00C3099E">
      <w:pPr>
        <w:rPr>
          <w:i/>
        </w:rPr>
      </w:pPr>
      <w:r w:rsidRPr="00C3099E">
        <w:rPr>
          <w:i/>
        </w:rPr>
        <w:t>• 3.- Reserva del derecho a modificar el contenido de la web y sus servicios.</w:t>
      </w:r>
    </w:p>
    <w:p w14:paraId="0B0D687C" w14:textId="60D4DE61" w:rsidR="00C3099E" w:rsidRPr="00C3099E" w:rsidRDefault="00C3099E" w:rsidP="00AF2114">
      <w:pPr>
        <w:rPr>
          <w:i/>
        </w:rPr>
      </w:pPr>
      <w:r w:rsidRPr="00C3099E">
        <w:rPr>
          <w:i/>
        </w:rPr>
        <w:t>• 4.- Obligaciones del usuario de la web.</w:t>
      </w:r>
    </w:p>
    <w:p w14:paraId="1C6E1146" w14:textId="43C7FFB5" w:rsidR="00C3099E" w:rsidRPr="00C3099E" w:rsidRDefault="00C3099E" w:rsidP="00C3099E">
      <w:pPr>
        <w:rPr>
          <w:i/>
        </w:rPr>
      </w:pPr>
      <w:r w:rsidRPr="00C3099E">
        <w:rPr>
          <w:i/>
        </w:rPr>
        <w:t xml:space="preserve">• </w:t>
      </w:r>
      <w:r w:rsidR="00AF2114">
        <w:rPr>
          <w:i/>
        </w:rPr>
        <w:t>5</w:t>
      </w:r>
      <w:r w:rsidRPr="00C3099E">
        <w:rPr>
          <w:i/>
        </w:rPr>
        <w:t>.- Responsabilidades por links, por mal uso o caída de la red.</w:t>
      </w:r>
    </w:p>
    <w:p w14:paraId="4599750F" w14:textId="38FEECCA" w:rsidR="00C3099E" w:rsidRPr="00C3099E" w:rsidRDefault="00C3099E" w:rsidP="00C3099E">
      <w:pPr>
        <w:rPr>
          <w:i/>
        </w:rPr>
      </w:pPr>
      <w:r w:rsidRPr="00C3099E">
        <w:rPr>
          <w:i/>
        </w:rPr>
        <w:t xml:space="preserve">• </w:t>
      </w:r>
      <w:r w:rsidR="00AF2114">
        <w:rPr>
          <w:i/>
        </w:rPr>
        <w:t xml:space="preserve">6.- </w:t>
      </w:r>
      <w:r w:rsidRPr="00C3099E">
        <w:rPr>
          <w:i/>
        </w:rPr>
        <w:t>Disponibilidad de la información en la web.</w:t>
      </w:r>
    </w:p>
    <w:p w14:paraId="2B2C96FE" w14:textId="77777777" w:rsidR="00C3099E" w:rsidRPr="00C3099E" w:rsidRDefault="00C3099E" w:rsidP="00C3099E">
      <w:pPr>
        <w:rPr>
          <w:i/>
        </w:rPr>
      </w:pPr>
      <w:r w:rsidRPr="00C3099E">
        <w:rPr>
          <w:i/>
        </w:rPr>
        <w:t>• 7.- Propiedad intelectual e industrial (marcas).</w:t>
      </w:r>
    </w:p>
    <w:p w14:paraId="68A9603E" w14:textId="77777777" w:rsidR="00C3099E" w:rsidRPr="00C3099E" w:rsidRDefault="00C3099E" w:rsidP="00C3099E">
      <w:pPr>
        <w:rPr>
          <w:i/>
        </w:rPr>
      </w:pPr>
      <w:r w:rsidRPr="00C3099E">
        <w:rPr>
          <w:i/>
        </w:rPr>
        <w:t>• 8.- Publicidad y banners de terceros.</w:t>
      </w:r>
    </w:p>
    <w:p w14:paraId="3D8BC74B" w14:textId="28DB7777" w:rsidR="00C3099E" w:rsidRDefault="00C3099E" w:rsidP="00C3099E">
      <w:pPr>
        <w:rPr>
          <w:i/>
        </w:rPr>
      </w:pPr>
      <w:r w:rsidRPr="00C3099E">
        <w:rPr>
          <w:i/>
        </w:rPr>
        <w:t>• 9.- Legislación aplicable</w:t>
      </w:r>
      <w:r w:rsidR="00FD15CE">
        <w:rPr>
          <w:i/>
        </w:rPr>
        <w:t>.</w:t>
      </w:r>
    </w:p>
    <w:p w14:paraId="0682CF66" w14:textId="6266777D" w:rsidR="00FD15CE" w:rsidRDefault="00FD15CE" w:rsidP="00C3099E">
      <w:pPr>
        <w:rPr>
          <w:i/>
        </w:rPr>
      </w:pPr>
    </w:p>
    <w:p w14:paraId="1002E9CE" w14:textId="420317E1" w:rsidR="00BA2B84" w:rsidRDefault="00BA2B84" w:rsidP="00C3099E">
      <w:pPr>
        <w:rPr>
          <w:i/>
        </w:rPr>
      </w:pPr>
    </w:p>
    <w:p w14:paraId="0BB7EB4F" w14:textId="77777777" w:rsidR="00BA2B84" w:rsidRDefault="00BA2B84" w:rsidP="00C3099E">
      <w:pPr>
        <w:rPr>
          <w:i/>
        </w:rPr>
      </w:pPr>
    </w:p>
    <w:p w14:paraId="5D91488A" w14:textId="13C7698B" w:rsidR="003049CA" w:rsidRPr="003049CA" w:rsidRDefault="003049CA" w:rsidP="00C97852">
      <w:pPr>
        <w:pStyle w:val="Ttulo3"/>
        <w:rPr>
          <w:lang w:val="es-CO"/>
        </w:rPr>
      </w:pPr>
      <w:bookmarkStart w:id="1514" w:name="_Toc84013417"/>
      <w:r w:rsidRPr="003049CA">
        <w:lastRenderedPageBreak/>
        <w:t>Contrato legal de prestador de servicios GoDaddy</w:t>
      </w:r>
      <w:bookmarkEnd w:id="1514"/>
    </w:p>
    <w:p w14:paraId="4D45F049" w14:textId="4FF73009" w:rsidR="00FD15CE" w:rsidRDefault="003049CA" w:rsidP="003049CA">
      <w:pPr>
        <w:rPr>
          <w:i/>
        </w:rPr>
      </w:pPr>
      <w:r w:rsidRPr="003049CA">
        <w:rPr>
          <w:i/>
        </w:rPr>
        <w:t>Ver anexo.</w:t>
      </w:r>
    </w:p>
    <w:p w14:paraId="740297F8" w14:textId="1D262FE7" w:rsidR="00FD15CE" w:rsidRDefault="00FD15CE" w:rsidP="003049CA">
      <w:pPr>
        <w:rPr>
          <w:i/>
        </w:rPr>
      </w:pPr>
    </w:p>
    <w:p w14:paraId="29497994" w14:textId="24913776" w:rsidR="00FD15CE" w:rsidRPr="00FD15CE" w:rsidRDefault="00FD15CE" w:rsidP="00C97852">
      <w:pPr>
        <w:pStyle w:val="Ttulo3"/>
      </w:pPr>
      <w:bookmarkStart w:id="1515" w:name="_Toc84013418"/>
      <w:r>
        <w:t>P</w:t>
      </w:r>
      <w:r w:rsidRPr="00FD15CE">
        <w:t xml:space="preserve">ropiedad </w:t>
      </w:r>
      <w:r w:rsidR="00AF2114">
        <w:t>de</w:t>
      </w:r>
      <w:r w:rsidRPr="00FD15CE">
        <w:t xml:space="preserve"> contenidos </w:t>
      </w:r>
      <w:r>
        <w:t>d</w:t>
      </w:r>
      <w:r w:rsidRPr="00FD15CE">
        <w:t>iseño y logos</w:t>
      </w:r>
      <w:bookmarkEnd w:id="1515"/>
    </w:p>
    <w:p w14:paraId="5997D447" w14:textId="1B036EB1" w:rsidR="00FD15CE" w:rsidRDefault="00FD15CE" w:rsidP="00FD15CE">
      <w:pPr>
        <w:rPr>
          <w:b/>
          <w:i/>
        </w:rPr>
      </w:pPr>
      <w:r w:rsidRPr="00FD15CE">
        <w:rPr>
          <w:i/>
        </w:rPr>
        <w:t>La estructura del sitio web, su diseño y el código fuente de la misma,</w:t>
      </w:r>
      <w:r>
        <w:rPr>
          <w:i/>
        </w:rPr>
        <w:t xml:space="preserve"> </w:t>
      </w:r>
      <w:r w:rsidRPr="00FD15CE">
        <w:rPr>
          <w:i/>
        </w:rPr>
        <w:t>así como los logos y marcas que en ella se incluyen son titularidad</w:t>
      </w:r>
      <w:r>
        <w:rPr>
          <w:i/>
        </w:rPr>
        <w:t xml:space="preserve"> </w:t>
      </w:r>
      <w:r w:rsidRPr="00FD15CE">
        <w:rPr>
          <w:i/>
        </w:rPr>
        <w:t xml:space="preserve">de </w:t>
      </w:r>
      <w:r w:rsidRPr="00FD15CE">
        <w:rPr>
          <w:b/>
          <w:i/>
        </w:rPr>
        <w:t>Isit International Services</w:t>
      </w:r>
      <w:r w:rsidRPr="00FD15CE">
        <w:rPr>
          <w:i/>
        </w:rPr>
        <w:t xml:space="preserve"> y están protegidos por la normativa de propiedad</w:t>
      </w:r>
      <w:r>
        <w:rPr>
          <w:i/>
        </w:rPr>
        <w:t xml:space="preserve"> </w:t>
      </w:r>
      <w:r w:rsidRPr="00FD15CE">
        <w:rPr>
          <w:i/>
        </w:rPr>
        <w:t>intelectual e industrial. No se podrán realizar actos de reproducción,</w:t>
      </w:r>
      <w:r>
        <w:rPr>
          <w:i/>
        </w:rPr>
        <w:t xml:space="preserve"> </w:t>
      </w:r>
      <w:r w:rsidRPr="00FD15CE">
        <w:rPr>
          <w:i/>
        </w:rPr>
        <w:t>modificación, distribución, comunicación pública y, en general,</w:t>
      </w:r>
      <w:r>
        <w:rPr>
          <w:i/>
        </w:rPr>
        <w:t xml:space="preserve"> </w:t>
      </w:r>
      <w:r w:rsidRPr="00FD15CE">
        <w:rPr>
          <w:i/>
        </w:rPr>
        <w:t>cualquier otra forma de explotación, por cualquier procedimiento, de</w:t>
      </w:r>
      <w:r>
        <w:rPr>
          <w:i/>
        </w:rPr>
        <w:t xml:space="preserve"> </w:t>
      </w:r>
      <w:r w:rsidRPr="00FD15CE">
        <w:rPr>
          <w:i/>
        </w:rPr>
        <w:t xml:space="preserve">estos elementos sin el previo consentimiento por escrito de </w:t>
      </w:r>
      <w:r w:rsidRPr="00FD15CE">
        <w:rPr>
          <w:b/>
          <w:i/>
        </w:rPr>
        <w:t>Isit International Services</w:t>
      </w:r>
      <w:r>
        <w:rPr>
          <w:b/>
          <w:i/>
        </w:rPr>
        <w:t>.</w:t>
      </w:r>
    </w:p>
    <w:p w14:paraId="6DBA40DC" w14:textId="77777777" w:rsidR="00BA2B84" w:rsidRDefault="00BA2B84" w:rsidP="00FD15CE">
      <w:pPr>
        <w:rPr>
          <w:b/>
          <w:i/>
        </w:rPr>
      </w:pPr>
    </w:p>
    <w:p w14:paraId="4F589DDF" w14:textId="4FEA34CB" w:rsidR="00FD15CE" w:rsidRDefault="00FD15CE" w:rsidP="00FD15CE">
      <w:pPr>
        <w:rPr>
          <w:b/>
          <w:i/>
        </w:rPr>
      </w:pPr>
    </w:p>
    <w:p w14:paraId="5A40C6E5" w14:textId="4FEA34CB" w:rsidR="00FD15CE" w:rsidRPr="00FD15CE" w:rsidRDefault="00FD15CE" w:rsidP="00FD15CE">
      <w:pPr>
        <w:pStyle w:val="Ttulo3"/>
      </w:pPr>
      <w:bookmarkStart w:id="1516" w:name="_Toc84013419"/>
      <w:r w:rsidRPr="00FD15CE">
        <w:t>Contenidos</w:t>
      </w:r>
      <w:bookmarkEnd w:id="1516"/>
    </w:p>
    <w:p w14:paraId="200EA6E4" w14:textId="6B76CE80" w:rsidR="00FD15CE" w:rsidRDefault="00FD15CE" w:rsidP="00FD15CE">
      <w:pPr>
        <w:rPr>
          <w:i/>
        </w:rPr>
      </w:pPr>
      <w:r w:rsidRPr="00FD15CE">
        <w:rPr>
          <w:i/>
        </w:rPr>
        <w:t xml:space="preserve">Todos aquellos contenidos incluidos en el sitio web son titularidad de </w:t>
      </w:r>
      <w:r w:rsidRPr="00FD15CE">
        <w:rPr>
          <w:b/>
          <w:i/>
        </w:rPr>
        <w:t>Isit International Services</w:t>
      </w:r>
      <w:r w:rsidRPr="00FD15CE">
        <w:rPr>
          <w:i/>
        </w:rPr>
        <w:t xml:space="preserve"> y están</w:t>
      </w:r>
      <w:r>
        <w:rPr>
          <w:i/>
        </w:rPr>
        <w:t xml:space="preserve"> </w:t>
      </w:r>
      <w:r w:rsidRPr="00FD15CE">
        <w:rPr>
          <w:i/>
        </w:rPr>
        <w:t xml:space="preserve">sujetos a la licencia particular que </w:t>
      </w:r>
      <w:r w:rsidR="00991638" w:rsidRPr="00FD15CE">
        <w:rPr>
          <w:i/>
        </w:rPr>
        <w:t>los</w:t>
      </w:r>
      <w:r w:rsidRPr="00FD15CE">
        <w:rPr>
          <w:i/>
        </w:rPr>
        <w:t xml:space="preserve"> acompaña. Se autoriza la reproducción, distribución,</w:t>
      </w:r>
      <w:r>
        <w:rPr>
          <w:i/>
        </w:rPr>
        <w:t xml:space="preserve"> </w:t>
      </w:r>
      <w:r w:rsidRPr="00FD15CE">
        <w:rPr>
          <w:i/>
        </w:rPr>
        <w:t>comunicación pública y, en general, cualquier otra forma de explotación, por cualquier</w:t>
      </w:r>
      <w:r>
        <w:rPr>
          <w:i/>
        </w:rPr>
        <w:t xml:space="preserve"> </w:t>
      </w:r>
      <w:r w:rsidRPr="00FD15CE">
        <w:rPr>
          <w:i/>
        </w:rPr>
        <w:t>procedimiento, de estos elementos en los términos indicados en cada licencia particular.</w:t>
      </w:r>
      <w:r>
        <w:rPr>
          <w:i/>
        </w:rPr>
        <w:t xml:space="preserve"> </w:t>
      </w:r>
      <w:r w:rsidRPr="00FD15CE">
        <w:rPr>
          <w:i/>
        </w:rPr>
        <w:t>En el caso de que un contenido no esté acompañado de una licencia particular, queda</w:t>
      </w:r>
      <w:r>
        <w:rPr>
          <w:i/>
        </w:rPr>
        <w:t xml:space="preserve"> </w:t>
      </w:r>
      <w:r w:rsidRPr="00FD15CE">
        <w:rPr>
          <w:i/>
        </w:rPr>
        <w:t>autorizada la reproducción total o parcial, modificación, distribución y comunicación del</w:t>
      </w:r>
      <w:r>
        <w:rPr>
          <w:i/>
        </w:rPr>
        <w:t xml:space="preserve"> </w:t>
      </w:r>
      <w:r w:rsidRPr="00FD15CE">
        <w:rPr>
          <w:i/>
        </w:rPr>
        <w:t>mismo, para usos comerciales y no comerciales, con sujeción a las siguientes</w:t>
      </w:r>
      <w:r>
        <w:rPr>
          <w:i/>
        </w:rPr>
        <w:t xml:space="preserve"> </w:t>
      </w:r>
      <w:r w:rsidRPr="00FD15CE">
        <w:rPr>
          <w:i/>
        </w:rPr>
        <w:t>condiciones:</w:t>
      </w:r>
    </w:p>
    <w:p w14:paraId="5CB8DDD5" w14:textId="77777777" w:rsidR="00FD15CE" w:rsidRPr="00FD15CE" w:rsidRDefault="00FD15CE" w:rsidP="00FD15CE">
      <w:pPr>
        <w:rPr>
          <w:i/>
        </w:rPr>
      </w:pPr>
    </w:p>
    <w:p w14:paraId="6D2544F4" w14:textId="5D1C9859" w:rsidR="00FD15CE" w:rsidRPr="00FD15CE" w:rsidRDefault="00FD15CE" w:rsidP="00FD15CE">
      <w:pPr>
        <w:pStyle w:val="Prrafodelista"/>
        <w:numPr>
          <w:ilvl w:val="0"/>
          <w:numId w:val="33"/>
        </w:numPr>
        <w:rPr>
          <w:i/>
        </w:rPr>
      </w:pPr>
      <w:r w:rsidRPr="00FD15CE">
        <w:rPr>
          <w:i/>
        </w:rPr>
        <w:t>Queda prohibida en cualquier circunstancia la desnaturalización del contenido.</w:t>
      </w:r>
    </w:p>
    <w:p w14:paraId="49D33376" w14:textId="3D8C912E" w:rsidR="00FD15CE" w:rsidRPr="00FD15CE" w:rsidRDefault="00FD15CE" w:rsidP="00FD15CE">
      <w:pPr>
        <w:pStyle w:val="Prrafodelista"/>
        <w:numPr>
          <w:ilvl w:val="0"/>
          <w:numId w:val="33"/>
        </w:numPr>
        <w:rPr>
          <w:i/>
        </w:rPr>
      </w:pPr>
      <w:r w:rsidRPr="00FD15CE">
        <w:rPr>
          <w:i/>
        </w:rPr>
        <w:t>El usuario queda obligado en todo caso a citar la fuente de los contenidos.</w:t>
      </w:r>
    </w:p>
    <w:p w14:paraId="6BE3FBB4" w14:textId="44D71DB0" w:rsidR="00FD15CE" w:rsidRDefault="00FD15CE" w:rsidP="00C97852">
      <w:pPr>
        <w:pStyle w:val="Prrafodelista"/>
        <w:numPr>
          <w:ilvl w:val="0"/>
          <w:numId w:val="33"/>
        </w:numPr>
        <w:rPr>
          <w:i/>
        </w:rPr>
      </w:pPr>
      <w:r w:rsidRPr="00FD15CE">
        <w:rPr>
          <w:i/>
        </w:rPr>
        <w:t>El usuario queda obligado a mencionar la fecha de la última actualización de los</w:t>
      </w:r>
      <w:r>
        <w:rPr>
          <w:i/>
        </w:rPr>
        <w:t xml:space="preserve"> </w:t>
      </w:r>
      <w:r w:rsidRPr="00FD15CE">
        <w:rPr>
          <w:i/>
        </w:rPr>
        <w:t>contenidos.</w:t>
      </w:r>
    </w:p>
    <w:p w14:paraId="0B9ACF38" w14:textId="07CD1E43" w:rsidR="00BA2B84" w:rsidRDefault="00BA2B84" w:rsidP="00BA2B84">
      <w:pPr>
        <w:rPr>
          <w:i/>
        </w:rPr>
      </w:pPr>
    </w:p>
    <w:p w14:paraId="630E9461" w14:textId="77777777" w:rsidR="00BA2B84" w:rsidRPr="00BA2B84" w:rsidRDefault="00BA2B84" w:rsidP="00BA2B84">
      <w:pPr>
        <w:rPr>
          <w:i/>
        </w:rPr>
      </w:pPr>
    </w:p>
    <w:p w14:paraId="30A558CE" w14:textId="77777777" w:rsidR="00FD15CE" w:rsidRDefault="00FD15CE" w:rsidP="00FD15CE">
      <w:pPr>
        <w:rPr>
          <w:i/>
        </w:rPr>
      </w:pPr>
    </w:p>
    <w:p w14:paraId="3C010C8E" w14:textId="6BEB577E" w:rsidR="00FD15CE" w:rsidRPr="00FD15CE" w:rsidRDefault="00FD15CE" w:rsidP="00FD15CE">
      <w:pPr>
        <w:pStyle w:val="Ttulo3"/>
      </w:pPr>
      <w:bookmarkStart w:id="1517" w:name="_Toc84013420"/>
      <w:r w:rsidRPr="00FD15CE">
        <w:lastRenderedPageBreak/>
        <w:t>Protección de datos de carácter personal</w:t>
      </w:r>
      <w:bookmarkEnd w:id="1517"/>
    </w:p>
    <w:p w14:paraId="6A4C4B68" w14:textId="67AC5C67" w:rsidR="00FD15CE" w:rsidRDefault="00FD15CE" w:rsidP="00FD15CE">
      <w:pPr>
        <w:rPr>
          <w:i/>
        </w:rPr>
      </w:pPr>
      <w:r w:rsidRPr="00FD15CE">
        <w:rPr>
          <w:b/>
          <w:i/>
        </w:rPr>
        <w:t>Isit International Services</w:t>
      </w:r>
      <w:r w:rsidRPr="00FD15CE">
        <w:rPr>
          <w:i/>
        </w:rPr>
        <w:t xml:space="preserve"> es la entidad responsable del fichero de datos generado con los datos de carácter</w:t>
      </w:r>
      <w:r>
        <w:rPr>
          <w:i/>
        </w:rPr>
        <w:t xml:space="preserve"> </w:t>
      </w:r>
      <w:r w:rsidRPr="00FD15CE">
        <w:rPr>
          <w:i/>
        </w:rPr>
        <w:t>personal suministrados por los usuarios de su sitio web. De acuerdo con la Ley Orgánica</w:t>
      </w:r>
      <w:r>
        <w:rPr>
          <w:i/>
        </w:rPr>
        <w:t xml:space="preserve"> </w:t>
      </w:r>
      <w:r w:rsidRPr="00FD15CE">
        <w:rPr>
          <w:i/>
        </w:rPr>
        <w:t xml:space="preserve">15/1999 de 13 de diciembre de Protección de Datos de Carácter Personal, </w:t>
      </w:r>
      <w:r w:rsidRPr="00FD15CE">
        <w:rPr>
          <w:b/>
          <w:i/>
        </w:rPr>
        <w:t>Isit International Services</w:t>
      </w:r>
      <w:r>
        <w:rPr>
          <w:b/>
          <w:i/>
        </w:rPr>
        <w:t xml:space="preserve"> </w:t>
      </w:r>
      <w:r w:rsidRPr="00FD15CE">
        <w:rPr>
          <w:i/>
        </w:rPr>
        <w:t>se compromete al cumplimiento de su obligación de secreto con respecto a los</w:t>
      </w:r>
      <w:r>
        <w:rPr>
          <w:i/>
        </w:rPr>
        <w:t xml:space="preserve"> </w:t>
      </w:r>
      <w:r w:rsidRPr="00FD15CE">
        <w:rPr>
          <w:i/>
        </w:rPr>
        <w:t>datos de carácter personal y al deber de tratarlos con confidencialidad. A estos</w:t>
      </w:r>
      <w:r>
        <w:rPr>
          <w:i/>
        </w:rPr>
        <w:t xml:space="preserve"> </w:t>
      </w:r>
      <w:r w:rsidRPr="00FD15CE">
        <w:rPr>
          <w:i/>
        </w:rPr>
        <w:t>efectos, adoptará las medidas necesarias para evitar su alteración, pérdida,</w:t>
      </w:r>
      <w:r>
        <w:rPr>
          <w:i/>
        </w:rPr>
        <w:t xml:space="preserve"> </w:t>
      </w:r>
      <w:r w:rsidRPr="00FD15CE">
        <w:rPr>
          <w:i/>
        </w:rPr>
        <w:t>tratamiento o acceso no autorizado. La recogida y tratamiento automatizado de los</w:t>
      </w:r>
      <w:r>
        <w:rPr>
          <w:i/>
        </w:rPr>
        <w:t xml:space="preserve"> </w:t>
      </w:r>
      <w:r w:rsidRPr="00FD15CE">
        <w:rPr>
          <w:i/>
        </w:rPr>
        <w:t>datos personales tiene como finalidad la gestión, prestación, ampliación y mejora</w:t>
      </w:r>
      <w:r>
        <w:rPr>
          <w:i/>
        </w:rPr>
        <w:t xml:space="preserve"> </w:t>
      </w:r>
      <w:r w:rsidRPr="00FD15CE">
        <w:rPr>
          <w:i/>
        </w:rPr>
        <w:t>de los servicios al usuario, así como la gestión de la información suministrada en</w:t>
      </w:r>
      <w:r>
        <w:rPr>
          <w:i/>
        </w:rPr>
        <w:t xml:space="preserve"> </w:t>
      </w:r>
      <w:r w:rsidRPr="00FD15CE">
        <w:rPr>
          <w:i/>
        </w:rPr>
        <w:t>las solicitudes de inscripción y de acreditación de prensa realizadas por los</w:t>
      </w:r>
      <w:r>
        <w:rPr>
          <w:i/>
        </w:rPr>
        <w:t xml:space="preserve"> </w:t>
      </w:r>
      <w:r w:rsidRPr="00FD15CE">
        <w:rPr>
          <w:i/>
        </w:rPr>
        <w:t>usuarios. El usuario podrá ejercitar en todo momento los derechos de acceso,</w:t>
      </w:r>
      <w:r>
        <w:rPr>
          <w:i/>
        </w:rPr>
        <w:t xml:space="preserve"> </w:t>
      </w:r>
      <w:r w:rsidRPr="00FD15CE">
        <w:rPr>
          <w:i/>
        </w:rPr>
        <w:t xml:space="preserve">rectificación, cancelación u oposición, dirigiéndose por escrito, a </w:t>
      </w:r>
      <w:r w:rsidRPr="00FD15CE">
        <w:rPr>
          <w:b/>
          <w:i/>
        </w:rPr>
        <w:t>Isit International Services</w:t>
      </w:r>
      <w:r w:rsidRPr="00FD15CE">
        <w:rPr>
          <w:i/>
        </w:rPr>
        <w:t>, acompañando</w:t>
      </w:r>
      <w:r>
        <w:rPr>
          <w:i/>
        </w:rPr>
        <w:t xml:space="preserve"> </w:t>
      </w:r>
      <w:r w:rsidRPr="00FD15CE">
        <w:rPr>
          <w:i/>
        </w:rPr>
        <w:t>fotocopia de D.N.I. “COOKIES”</w:t>
      </w:r>
    </w:p>
    <w:p w14:paraId="5A61BB40" w14:textId="77777777" w:rsidR="00FD15CE" w:rsidRDefault="00FD15CE" w:rsidP="00FD15CE">
      <w:pPr>
        <w:rPr>
          <w:i/>
        </w:rPr>
      </w:pPr>
    </w:p>
    <w:p w14:paraId="0BF5D762" w14:textId="69143285" w:rsidR="00FD15CE" w:rsidRPr="00FD15CE" w:rsidRDefault="00FD15CE" w:rsidP="00FD15CE">
      <w:pPr>
        <w:pStyle w:val="Ttulo3"/>
      </w:pPr>
      <w:bookmarkStart w:id="1518" w:name="_Toc84013421"/>
      <w:r w:rsidRPr="00FD15CE">
        <w:t>Modificaciones</w:t>
      </w:r>
      <w:bookmarkEnd w:id="1518"/>
    </w:p>
    <w:p w14:paraId="70B1E9FF" w14:textId="5030D531" w:rsidR="00FD15CE" w:rsidRDefault="00FD15CE" w:rsidP="00FD15CE">
      <w:pPr>
        <w:rPr>
          <w:i/>
        </w:rPr>
      </w:pPr>
      <w:r w:rsidRPr="00FD15CE">
        <w:rPr>
          <w:i/>
        </w:rPr>
        <w:t xml:space="preserve">Con el fin de mejorar las prestaciones del sitio web, </w:t>
      </w:r>
      <w:r w:rsidRPr="00FD15CE">
        <w:rPr>
          <w:b/>
          <w:i/>
        </w:rPr>
        <w:t>Isit International Services</w:t>
      </w:r>
      <w:r w:rsidRPr="00FD15CE">
        <w:rPr>
          <w:i/>
        </w:rPr>
        <w:t xml:space="preserve"> se reserva el derecho, en</w:t>
      </w:r>
      <w:r>
        <w:rPr>
          <w:i/>
        </w:rPr>
        <w:t xml:space="preserve"> </w:t>
      </w:r>
      <w:r w:rsidRPr="00FD15CE">
        <w:rPr>
          <w:i/>
        </w:rPr>
        <w:t>cualquier momento y sin previa notificación al usuario, a modificar ampliar o suspender</w:t>
      </w:r>
      <w:r>
        <w:rPr>
          <w:i/>
        </w:rPr>
        <w:t xml:space="preserve"> </w:t>
      </w:r>
      <w:r w:rsidRPr="00FD15CE">
        <w:rPr>
          <w:i/>
        </w:rPr>
        <w:t>temporalmente la presentación, configuración, especificaciones técnicas y servicios del</w:t>
      </w:r>
      <w:r>
        <w:rPr>
          <w:i/>
        </w:rPr>
        <w:t xml:space="preserve"> </w:t>
      </w:r>
      <w:r w:rsidRPr="00FD15CE">
        <w:rPr>
          <w:i/>
        </w:rPr>
        <w:t>sitio web, de forma unilateral. Asimismo, se reserva el derecho de modificar en cualquier</w:t>
      </w:r>
      <w:r>
        <w:rPr>
          <w:i/>
        </w:rPr>
        <w:t xml:space="preserve"> </w:t>
      </w:r>
      <w:r w:rsidRPr="00FD15CE">
        <w:rPr>
          <w:i/>
        </w:rPr>
        <w:t>momento las presentes condiciones de uso, así como cualesquiera otras condiciones</w:t>
      </w:r>
      <w:r>
        <w:rPr>
          <w:i/>
        </w:rPr>
        <w:t xml:space="preserve"> </w:t>
      </w:r>
      <w:r w:rsidRPr="00FD15CE">
        <w:rPr>
          <w:i/>
        </w:rPr>
        <w:t>particulares.</w:t>
      </w:r>
    </w:p>
    <w:p w14:paraId="7C6FA69B" w14:textId="77777777" w:rsidR="00FD15CE" w:rsidRPr="00FD15CE" w:rsidRDefault="00FD15CE" w:rsidP="00FD15CE">
      <w:pPr>
        <w:rPr>
          <w:i/>
        </w:rPr>
      </w:pPr>
    </w:p>
    <w:p w14:paraId="59D7CCBD" w14:textId="338A84DA" w:rsidR="00FD15CE" w:rsidRPr="00FD15CE" w:rsidRDefault="00FD15CE" w:rsidP="00C97852">
      <w:pPr>
        <w:pStyle w:val="Ttulo3"/>
      </w:pPr>
      <w:bookmarkStart w:id="1519" w:name="_Toc84013422"/>
      <w:r w:rsidRPr="00FD15CE">
        <w:t>Hiperenlaces</w:t>
      </w:r>
      <w:bookmarkEnd w:id="1519"/>
    </w:p>
    <w:p w14:paraId="765D002C" w14:textId="5BEEE44E" w:rsidR="008075E3" w:rsidRDefault="00FD15CE" w:rsidP="00FD15CE">
      <w:pPr>
        <w:rPr>
          <w:i/>
        </w:rPr>
      </w:pPr>
      <w:r w:rsidRPr="00FD15CE">
        <w:rPr>
          <w:i/>
        </w:rPr>
        <w:t xml:space="preserve">Los hiperenlaces contenidos en el sitio web </w:t>
      </w:r>
      <w:r w:rsidRPr="00FD15CE">
        <w:rPr>
          <w:b/>
          <w:i/>
        </w:rPr>
        <w:t>Isit International Services</w:t>
      </w:r>
      <w:r w:rsidRPr="00FD15CE">
        <w:rPr>
          <w:i/>
        </w:rPr>
        <w:t xml:space="preserve"> pueden dirigir a páginas web de</w:t>
      </w:r>
      <w:r>
        <w:rPr>
          <w:i/>
        </w:rPr>
        <w:t xml:space="preserve"> </w:t>
      </w:r>
      <w:r w:rsidRPr="00FD15CE">
        <w:rPr>
          <w:i/>
        </w:rPr>
        <w:t xml:space="preserve">terceros. </w:t>
      </w:r>
      <w:r w:rsidRPr="00FD15CE">
        <w:rPr>
          <w:b/>
          <w:i/>
        </w:rPr>
        <w:t>Isit International Services</w:t>
      </w:r>
      <w:r w:rsidRPr="00FD15CE">
        <w:rPr>
          <w:i/>
        </w:rPr>
        <w:t xml:space="preserve"> no asume ninguna responsabilidad por el contenido, informaciones o</w:t>
      </w:r>
      <w:r>
        <w:rPr>
          <w:i/>
        </w:rPr>
        <w:t xml:space="preserve"> </w:t>
      </w:r>
      <w:r w:rsidRPr="00FD15CE">
        <w:rPr>
          <w:i/>
        </w:rPr>
        <w:t>servicios que pudieran aparecer o prestarse en dichos sitios, que tendrán</w:t>
      </w:r>
      <w:r>
        <w:rPr>
          <w:i/>
        </w:rPr>
        <w:t xml:space="preserve"> </w:t>
      </w:r>
      <w:r w:rsidRPr="00FD15CE">
        <w:rPr>
          <w:i/>
        </w:rPr>
        <w:t>exclusivamente carácter informativo, y que en ningún caso implican relación alguna</w:t>
      </w:r>
      <w:r>
        <w:rPr>
          <w:i/>
        </w:rPr>
        <w:t xml:space="preserve"> </w:t>
      </w:r>
      <w:r w:rsidRPr="00FD15CE">
        <w:rPr>
          <w:i/>
        </w:rPr>
        <w:lastRenderedPageBreak/>
        <w:t xml:space="preserve">entre </w:t>
      </w:r>
      <w:r w:rsidRPr="00FD15CE">
        <w:rPr>
          <w:b/>
          <w:i/>
        </w:rPr>
        <w:t>Isit International Services</w:t>
      </w:r>
      <w:r w:rsidRPr="00FD15CE">
        <w:rPr>
          <w:i/>
        </w:rPr>
        <w:t xml:space="preserve"> y a las personas o entidades titulares de tales contenidos o titulares de</w:t>
      </w:r>
      <w:r>
        <w:rPr>
          <w:i/>
        </w:rPr>
        <w:t xml:space="preserve"> </w:t>
      </w:r>
      <w:r w:rsidRPr="00FD15CE">
        <w:rPr>
          <w:i/>
        </w:rPr>
        <w:t>los sitios donde se encuentren.</w:t>
      </w:r>
    </w:p>
    <w:p w14:paraId="35A52BF7" w14:textId="0E3ABD80" w:rsidR="008075E3" w:rsidRPr="009B06BC" w:rsidRDefault="008075E3" w:rsidP="00FD15CE">
      <w:pPr>
        <w:rPr>
          <w:i/>
        </w:rPr>
      </w:pPr>
    </w:p>
    <w:p w14:paraId="056CE9BF" w14:textId="47247F6C" w:rsidR="008075E3" w:rsidRPr="009B06BC" w:rsidRDefault="008075E3" w:rsidP="0081122A">
      <w:pPr>
        <w:pStyle w:val="Ttulo2"/>
        <w:rPr>
          <w:i/>
        </w:rPr>
      </w:pPr>
      <w:bookmarkStart w:id="1520" w:name="_Toc84013423"/>
      <w:r w:rsidRPr="009B06BC">
        <w:rPr>
          <w:lang w:val="es-CO"/>
        </w:rPr>
        <w:t>Procesos unificados</w:t>
      </w:r>
      <w:r w:rsidRPr="008075E3">
        <w:t xml:space="preserve"> de</w:t>
      </w:r>
      <w:r w:rsidRPr="009B06BC">
        <w:rPr>
          <w:lang w:val="es-CO"/>
        </w:rPr>
        <w:t xml:space="preserve"> desarrollo</w:t>
      </w:r>
      <w:r w:rsidRPr="008075E3">
        <w:t xml:space="preserve"> de Software</w:t>
      </w:r>
      <w:bookmarkEnd w:id="1520"/>
    </w:p>
    <w:p w14:paraId="3E382BEE" w14:textId="77777777" w:rsidR="008075E3" w:rsidRPr="008075E3" w:rsidRDefault="008075E3" w:rsidP="008075E3">
      <w:r w:rsidRPr="008075E3">
        <w:t>En el proceso unificado nos basamos en una metodología en programación orientada a objetos donde una de las principales características, es básicamente la recopilación de las mejores partes de cada una de las metodologías que se utilizan para así estar organizadas las actividades relacionadas al diseño, análisis y mantenimiento del micro sitio. Tendremos un conjunto de actividades necesarias para transformar los requisitos de la Universidad en un proceso unificado tales como.</w:t>
      </w:r>
    </w:p>
    <w:p w14:paraId="0BFA29AC" w14:textId="77777777" w:rsidR="008075E3" w:rsidRPr="008075E3" w:rsidRDefault="008075E3" w:rsidP="008075E3">
      <w:pPr>
        <w:rPr>
          <w:i/>
        </w:rPr>
      </w:pPr>
    </w:p>
    <w:p w14:paraId="171D67A8" w14:textId="77777777" w:rsidR="008075E3" w:rsidRPr="009B06BC" w:rsidRDefault="008075E3" w:rsidP="008075E3">
      <w:r w:rsidRPr="009B06BC">
        <w:rPr>
          <w:b/>
        </w:rPr>
        <w:t>Modificabilidad</w:t>
      </w:r>
      <w:r w:rsidRPr="009B06BC">
        <w:t>: en la POO es sencillo añadir, modificar o eliminar nuevos objeto o funciones que nos permiten actualizar programas fácilmente.</w:t>
      </w:r>
    </w:p>
    <w:p w14:paraId="5E1E4609" w14:textId="77777777" w:rsidR="008075E3" w:rsidRPr="009B06BC" w:rsidRDefault="008075E3" w:rsidP="008075E3"/>
    <w:p w14:paraId="4A71B557" w14:textId="77777777" w:rsidR="008075E3" w:rsidRPr="009B06BC" w:rsidRDefault="008075E3" w:rsidP="008075E3">
      <w:r w:rsidRPr="009B06BC">
        <w:t>Gestión de los errores: cuando se trabaja con un lenguaje POO se sabe exactamente dónde mirar cuando se produce un error, ventaja del trabajo modular de los lenguajes POO. Al poder dividir los problemas en partes más pequeñas se pueden probar de manera independiente y aislar los errores que puedan producirse en el futuro.</w:t>
      </w:r>
    </w:p>
    <w:p w14:paraId="07469DEE" w14:textId="77777777" w:rsidR="008075E3" w:rsidRPr="009B06BC" w:rsidRDefault="008075E3" w:rsidP="008075E3"/>
    <w:p w14:paraId="3B256656" w14:textId="77777777" w:rsidR="008075E3" w:rsidRPr="009B06BC" w:rsidRDefault="008075E3" w:rsidP="008075E3">
      <w:r w:rsidRPr="009B06BC">
        <w:rPr>
          <w:b/>
        </w:rPr>
        <w:t>Trabajo en grupo</w:t>
      </w:r>
      <w:r w:rsidRPr="009B06BC">
        <w:t>: es más fácil trabajar en grupo gracias al encapsulamiento, que permite minimizar la posibilidad de duplicar funciones cuando varias personas trabajan sobre un mismo objeto al mismo tiempo.</w:t>
      </w:r>
    </w:p>
    <w:p w14:paraId="24D3D7E5" w14:textId="77777777" w:rsidR="008075E3" w:rsidRPr="009B06BC" w:rsidRDefault="008075E3" w:rsidP="008075E3"/>
    <w:p w14:paraId="6E0E402F" w14:textId="77777777" w:rsidR="008075E3" w:rsidRPr="009B06BC" w:rsidRDefault="008075E3" w:rsidP="008075E3">
      <w:r w:rsidRPr="009B06BC">
        <w:rPr>
          <w:b/>
        </w:rPr>
        <w:t>Herencia</w:t>
      </w:r>
      <w:r w:rsidRPr="009B06BC">
        <w:t>: crear una única clase y compartir muchas de sus propiedades con múltiples subclases, permite ahorrar mucho trabajo. Al hacer un cambio en la clase, automáticamente todas las subclases adoptarán el mismo.</w:t>
      </w:r>
    </w:p>
    <w:p w14:paraId="33C13CAB" w14:textId="77777777" w:rsidR="008075E3" w:rsidRPr="009B06BC" w:rsidRDefault="008075E3" w:rsidP="008075E3"/>
    <w:p w14:paraId="17412DB0" w14:textId="77777777" w:rsidR="008075E3" w:rsidRPr="009B06BC" w:rsidRDefault="008075E3" w:rsidP="008075E3">
      <w:r w:rsidRPr="009B06BC">
        <w:rPr>
          <w:b/>
        </w:rPr>
        <w:t>Reducción de costes de programación</w:t>
      </w:r>
      <w:r w:rsidRPr="009B06BC">
        <w:t xml:space="preserve">: especialmente en proyectos grandes la POO reduce los costos de programación ya que se los programadores pueden usar el trabajo de los otros, </w:t>
      </w:r>
      <w:r w:rsidRPr="009B06BC">
        <w:lastRenderedPageBreak/>
        <w:t>ahorrando horas de desarrollo. Crear librerías y compartirlas o reutilizar librerías de otros proyectos es algo habitual en la programación orientada a objetos.</w:t>
      </w:r>
    </w:p>
    <w:p w14:paraId="3A8269F1" w14:textId="77777777" w:rsidR="008075E3" w:rsidRPr="009B06BC" w:rsidRDefault="008075E3" w:rsidP="008075E3"/>
    <w:p w14:paraId="38271473" w14:textId="77777777" w:rsidR="008075E3" w:rsidRPr="009B06BC" w:rsidRDefault="008075E3" w:rsidP="008075E3">
      <w:r w:rsidRPr="009B06BC">
        <w:t>El proyecto se dividirá en funcionalidades más pequeñas que nos ayuden a resolver un conjunto de actividades, mediante ciclos, diagramas y características unificadas, siempre basándonos en la arquitectura y los procesos de vida del desarrollo.</w:t>
      </w:r>
    </w:p>
    <w:p w14:paraId="4E4847B5" w14:textId="77777777" w:rsidR="008075E3" w:rsidRPr="009B06BC" w:rsidRDefault="008075E3" w:rsidP="008075E3"/>
    <w:p w14:paraId="45F3D2FB" w14:textId="0D7C659F" w:rsidR="008075E3" w:rsidRPr="009B06BC" w:rsidRDefault="008075E3" w:rsidP="009B06BC">
      <w:pPr>
        <w:pStyle w:val="Prrafodelista"/>
        <w:numPr>
          <w:ilvl w:val="0"/>
          <w:numId w:val="33"/>
        </w:numPr>
      </w:pPr>
      <w:r w:rsidRPr="009B06BC">
        <w:rPr>
          <w:b/>
        </w:rPr>
        <w:t>Inicio</w:t>
      </w:r>
      <w:r w:rsidRPr="009B06BC">
        <w:t xml:space="preserve">: se da las preguntas esenciales para su proceso tales como; ¿Cuáles son las principales funciones de sistema? ¿Cómo podría ser la arquitectura del sistema? ¿Cuál es el plan de proyecto y cuánto costará desarrollar el producto? </w:t>
      </w:r>
    </w:p>
    <w:p w14:paraId="35F1B410" w14:textId="356BE068" w:rsidR="008075E3" w:rsidRPr="009B06BC" w:rsidRDefault="008075E3" w:rsidP="009B06BC">
      <w:pPr>
        <w:pStyle w:val="Prrafodelista"/>
        <w:numPr>
          <w:ilvl w:val="0"/>
          <w:numId w:val="33"/>
        </w:numPr>
      </w:pPr>
      <w:r w:rsidRPr="009B06BC">
        <w:rPr>
          <w:b/>
        </w:rPr>
        <w:t>Elaboración</w:t>
      </w:r>
      <w:r w:rsidRPr="009B06BC">
        <w:t>: daremos con detalle los casos de riesgo de las anteriores preguntas conforme al desarrollo y las especificaciones del proceso.</w:t>
      </w:r>
    </w:p>
    <w:p w14:paraId="14958B3A" w14:textId="2B8C2F0C" w:rsidR="008075E3" w:rsidRPr="009B06BC" w:rsidRDefault="008075E3" w:rsidP="009B06BC">
      <w:pPr>
        <w:pStyle w:val="Prrafodelista"/>
        <w:numPr>
          <w:ilvl w:val="0"/>
          <w:numId w:val="33"/>
        </w:numPr>
      </w:pPr>
      <w:r w:rsidRPr="009B06BC">
        <w:rPr>
          <w:b/>
        </w:rPr>
        <w:t>Construcción</w:t>
      </w:r>
      <w:r w:rsidR="009B06BC">
        <w:t xml:space="preserve">: se crea el proyecto de la web y el desarrollo de la nómina electrónica, </w:t>
      </w:r>
      <w:r w:rsidRPr="009B06BC">
        <w:t xml:space="preserve">en la fase línea en base al diseño preparado bajo los parámetros específicos de la </w:t>
      </w:r>
      <w:r w:rsidR="009B06BC">
        <w:t>de la empresa</w:t>
      </w:r>
      <w:r w:rsidRPr="009B06BC">
        <w:t>.</w:t>
      </w:r>
    </w:p>
    <w:p w14:paraId="480AF980" w14:textId="0434674C" w:rsidR="008075E3" w:rsidRPr="009B06BC" w:rsidRDefault="008075E3" w:rsidP="009B06BC">
      <w:pPr>
        <w:pStyle w:val="Prrafodelista"/>
        <w:numPr>
          <w:ilvl w:val="0"/>
          <w:numId w:val="33"/>
        </w:numPr>
      </w:pPr>
      <w:r w:rsidRPr="009B06BC">
        <w:rPr>
          <w:b/>
        </w:rPr>
        <w:t>Transición</w:t>
      </w:r>
      <w:r w:rsidRPr="009B06BC">
        <w:t xml:space="preserve">: se convierte en una versión beta del portal, hasta ser aprobado y </w:t>
      </w:r>
      <w:r w:rsidR="009B06BC">
        <w:t xml:space="preserve">que quede sujeto a desplegar la Web </w:t>
      </w:r>
      <w:r w:rsidRPr="009B06BC">
        <w:t xml:space="preserve">en línea, con ello se podrán corregir errores encontrados en el proceso y las pruebas. </w:t>
      </w:r>
    </w:p>
    <w:p w14:paraId="68127DA3" w14:textId="77777777" w:rsidR="008075E3" w:rsidRPr="008075E3" w:rsidRDefault="008075E3" w:rsidP="008075E3">
      <w:pPr>
        <w:rPr>
          <w:i/>
        </w:rPr>
      </w:pPr>
    </w:p>
    <w:p w14:paraId="22E4D8BF" w14:textId="4EF9B916" w:rsidR="008075E3" w:rsidRPr="009B06BC" w:rsidRDefault="008075E3" w:rsidP="0081122A">
      <w:pPr>
        <w:pStyle w:val="Ttulo2"/>
        <w:rPr>
          <w:i/>
        </w:rPr>
      </w:pPr>
      <w:bookmarkStart w:id="1521" w:name="_Toc84013424"/>
      <w:r w:rsidRPr="009B06BC">
        <w:rPr>
          <w:lang w:val="es-CO"/>
        </w:rPr>
        <w:t>Ciclo de vida de desarrollo de Software</w:t>
      </w:r>
      <w:bookmarkEnd w:id="1521"/>
    </w:p>
    <w:p w14:paraId="405BE71C" w14:textId="77777777" w:rsidR="008075E3" w:rsidRPr="009B06BC" w:rsidRDefault="008075E3" w:rsidP="008075E3">
      <w:r w:rsidRPr="009B06BC">
        <w:t>Las actividades a implementar del ciclo de vida del desarrollo del software son:</w:t>
      </w:r>
    </w:p>
    <w:p w14:paraId="20BE0134" w14:textId="77777777" w:rsidR="008075E3" w:rsidRPr="009B06BC" w:rsidRDefault="008075E3" w:rsidP="008075E3"/>
    <w:p w14:paraId="3440EE2D" w14:textId="60281FD6" w:rsidR="008075E3" w:rsidRPr="009B06BC" w:rsidRDefault="008075E3" w:rsidP="009B06BC">
      <w:pPr>
        <w:pStyle w:val="Prrafodelista"/>
        <w:numPr>
          <w:ilvl w:val="0"/>
          <w:numId w:val="33"/>
        </w:numPr>
      </w:pPr>
      <w:r w:rsidRPr="009B06BC">
        <w:rPr>
          <w:b/>
        </w:rPr>
        <w:t>Especificación</w:t>
      </w:r>
      <w:r w:rsidRPr="009B06BC">
        <w:t>: lo que el sistema debería hacer y sus restricciones de desarrollo.</w:t>
      </w:r>
    </w:p>
    <w:p w14:paraId="39FDF65C" w14:textId="6B8FE68D" w:rsidR="008075E3" w:rsidRPr="009B06BC" w:rsidRDefault="008075E3" w:rsidP="009B06BC">
      <w:pPr>
        <w:pStyle w:val="Prrafodelista"/>
        <w:numPr>
          <w:ilvl w:val="0"/>
          <w:numId w:val="33"/>
        </w:numPr>
      </w:pPr>
      <w:r w:rsidRPr="009B06BC">
        <w:rPr>
          <w:b/>
        </w:rPr>
        <w:t>Desarrollo</w:t>
      </w:r>
      <w:r w:rsidRPr="009B06BC">
        <w:t>: producción del sistema software.</w:t>
      </w:r>
    </w:p>
    <w:p w14:paraId="5EE1023C" w14:textId="0B59CE7A" w:rsidR="008075E3" w:rsidRPr="009B06BC" w:rsidRDefault="008075E3" w:rsidP="009B06BC">
      <w:pPr>
        <w:pStyle w:val="Prrafodelista"/>
        <w:numPr>
          <w:ilvl w:val="0"/>
          <w:numId w:val="33"/>
        </w:numPr>
      </w:pPr>
      <w:r w:rsidRPr="009B06BC">
        <w:rPr>
          <w:b/>
        </w:rPr>
        <w:t>Validación</w:t>
      </w:r>
      <w:r w:rsidRPr="009B06BC">
        <w:t xml:space="preserve">: comprobar que el sistema es lo que la </w:t>
      </w:r>
      <w:r w:rsidR="00AF1D27">
        <w:t>Empresa requiere</w:t>
      </w:r>
      <w:r w:rsidRPr="009B06BC">
        <w:t>.</w:t>
      </w:r>
    </w:p>
    <w:p w14:paraId="791F9754" w14:textId="49D4CE2F" w:rsidR="008075E3" w:rsidRPr="009B06BC" w:rsidRDefault="008075E3" w:rsidP="009B06BC">
      <w:pPr>
        <w:pStyle w:val="Prrafodelista"/>
        <w:numPr>
          <w:ilvl w:val="0"/>
          <w:numId w:val="33"/>
        </w:numPr>
      </w:pPr>
      <w:r w:rsidRPr="009B06BC">
        <w:rPr>
          <w:b/>
        </w:rPr>
        <w:t>Evolución</w:t>
      </w:r>
      <w:r w:rsidRPr="009B06BC">
        <w:t xml:space="preserve">: cambiar el software en respuesta a las demandas de cambio. </w:t>
      </w:r>
    </w:p>
    <w:p w14:paraId="4BFD620F" w14:textId="77777777" w:rsidR="008075E3" w:rsidRPr="009B06BC" w:rsidRDefault="008075E3" w:rsidP="008075E3"/>
    <w:p w14:paraId="52A7ACB2" w14:textId="35A7BE8C" w:rsidR="008075E3" w:rsidRDefault="008075E3" w:rsidP="008075E3">
      <w:r w:rsidRPr="009B06BC">
        <w:t>Con ellos daremos inicio a la planificación:</w:t>
      </w:r>
    </w:p>
    <w:p w14:paraId="7F45C5F1" w14:textId="77777777" w:rsidR="009B06BC" w:rsidRPr="009B06BC" w:rsidRDefault="009B06BC" w:rsidP="008075E3"/>
    <w:p w14:paraId="0598FAF0" w14:textId="31A73468" w:rsidR="008075E3" w:rsidRPr="009B06BC" w:rsidRDefault="008075E3" w:rsidP="008075E3">
      <w:r w:rsidRPr="009B06BC">
        <w:t xml:space="preserve">Inicialmente y gracias al problema en cuestión, la planificación de procesos y las metodologías dadas, dan como referente el desarrollo </w:t>
      </w:r>
      <w:r w:rsidR="00AF1D27">
        <w:t xml:space="preserve">de la web y la nómina </w:t>
      </w:r>
      <w:r w:rsidR="004062FF">
        <w:t>electrónica</w:t>
      </w:r>
      <w:r w:rsidR="00AF1D27">
        <w:t xml:space="preserve"> en la empresa </w:t>
      </w:r>
      <w:r w:rsidR="00AF1D27" w:rsidRPr="00AF1D27">
        <w:rPr>
          <w:b/>
        </w:rPr>
        <w:t>ISIT</w:t>
      </w:r>
      <w:r w:rsidRPr="009B06BC">
        <w:t xml:space="preserve">, y así el desarrollo a una solución digital. Se planifico, que el diseño de un sitio </w:t>
      </w:r>
      <w:r w:rsidRPr="009B06BC">
        <w:lastRenderedPageBreak/>
        <w:t xml:space="preserve">web, será correspondientemente a sectores </w:t>
      </w:r>
      <w:r w:rsidR="009B06BC">
        <w:t>empresariales</w:t>
      </w:r>
      <w:r w:rsidRPr="009B06BC">
        <w:t xml:space="preserve">, enfocados en componentes </w:t>
      </w:r>
      <w:r w:rsidR="009B06BC">
        <w:t>de información</w:t>
      </w:r>
      <w:r w:rsidRPr="009B06BC">
        <w:t>, y con ello una estructuración lineal e idónea, dando al usuario final la</w:t>
      </w:r>
      <w:r w:rsidR="009B06BC">
        <w:t xml:space="preserve"> satisfacción de conocer nuevos desarrollos </w:t>
      </w:r>
      <w:r w:rsidRPr="009B06BC">
        <w:t>y sus diferentes significados.</w:t>
      </w:r>
    </w:p>
    <w:p w14:paraId="58DF8D99" w14:textId="77777777" w:rsidR="008075E3" w:rsidRPr="009B06BC" w:rsidRDefault="008075E3" w:rsidP="008075E3"/>
    <w:p w14:paraId="13A7C533" w14:textId="77777777" w:rsidR="009B06BC" w:rsidRDefault="008075E3" w:rsidP="009B06BC">
      <w:pPr>
        <w:pStyle w:val="Ttulo3"/>
        <w:numPr>
          <w:ilvl w:val="2"/>
          <w:numId w:val="53"/>
        </w:numPr>
      </w:pPr>
      <w:bookmarkStart w:id="1522" w:name="_Toc84013425"/>
      <w:r w:rsidRPr="009B06BC">
        <w:t>Implementación</w:t>
      </w:r>
      <w:bookmarkEnd w:id="1522"/>
    </w:p>
    <w:p w14:paraId="4B566BA4" w14:textId="6C9049C4" w:rsidR="008075E3" w:rsidRPr="009B06BC" w:rsidRDefault="008075E3" w:rsidP="008075E3">
      <w:pPr>
        <w:rPr>
          <w:i/>
        </w:rPr>
      </w:pPr>
      <w:r w:rsidRPr="009B06BC">
        <w:rPr>
          <w:i/>
        </w:rPr>
        <w:t xml:space="preserve">Ya con la forma planificada, nos basaremos en implementar los recursos en el desarrollo, partiendo en los bocetos y maquetaciones ya previas, con ello lo pasaremos al </w:t>
      </w:r>
      <w:r w:rsidR="00AF1D27">
        <w:rPr>
          <w:i/>
        </w:rPr>
        <w:t>código</w:t>
      </w:r>
      <w:r w:rsidRPr="009B06BC">
        <w:rPr>
          <w:i/>
        </w:rPr>
        <w:t>, con sus respectivas imágenes y textos.</w:t>
      </w:r>
    </w:p>
    <w:p w14:paraId="4D6C48BF" w14:textId="77777777" w:rsidR="008075E3" w:rsidRPr="009B06BC" w:rsidRDefault="008075E3" w:rsidP="008075E3"/>
    <w:p w14:paraId="4E2F9CE1" w14:textId="094F697E" w:rsidR="008075E3" w:rsidRPr="009B06BC" w:rsidRDefault="009B06BC" w:rsidP="009B06BC">
      <w:pPr>
        <w:pStyle w:val="Ttulo3"/>
        <w:numPr>
          <w:ilvl w:val="2"/>
          <w:numId w:val="53"/>
        </w:numPr>
      </w:pPr>
      <w:bookmarkStart w:id="1523" w:name="_Toc84013426"/>
      <w:r>
        <w:t>Pruebas</w:t>
      </w:r>
      <w:bookmarkEnd w:id="1523"/>
    </w:p>
    <w:p w14:paraId="13A2473F" w14:textId="77777777" w:rsidR="008075E3" w:rsidRPr="009B06BC" w:rsidRDefault="008075E3" w:rsidP="008075E3">
      <w:pPr>
        <w:rPr>
          <w:i/>
        </w:rPr>
      </w:pPr>
      <w:r w:rsidRPr="009B06BC">
        <w:rPr>
          <w:i/>
        </w:rPr>
        <w:t>Con el diseño ya estructurado, realizaremos un testeó web, en el ambiente de pruebas, donde evaluaremos los comportamientos en distintos dispositivos, y así probar como cargan las imágenes, textos y sus diferentes animaciones, de igual manera observar los botones y probar que ninguno tenga algún link roto.</w:t>
      </w:r>
    </w:p>
    <w:p w14:paraId="5393F7C1" w14:textId="77777777" w:rsidR="008075E3" w:rsidRPr="009B06BC" w:rsidRDefault="008075E3" w:rsidP="008075E3"/>
    <w:p w14:paraId="6E9485F8" w14:textId="2F8120FC" w:rsidR="008075E3" w:rsidRPr="009B06BC" w:rsidRDefault="008075E3" w:rsidP="009B06BC">
      <w:pPr>
        <w:pStyle w:val="Ttulo3"/>
        <w:numPr>
          <w:ilvl w:val="2"/>
          <w:numId w:val="53"/>
        </w:numPr>
      </w:pPr>
      <w:bookmarkStart w:id="1524" w:name="_Toc84013427"/>
      <w:r w:rsidRPr="009B06BC">
        <w:t>Documentación</w:t>
      </w:r>
      <w:bookmarkEnd w:id="1524"/>
    </w:p>
    <w:p w14:paraId="52E479A6" w14:textId="77777777" w:rsidR="008075E3" w:rsidRPr="009B06BC" w:rsidRDefault="008075E3" w:rsidP="008075E3">
      <w:pPr>
        <w:rPr>
          <w:i/>
        </w:rPr>
      </w:pPr>
      <w:r w:rsidRPr="009B06BC">
        <w:rPr>
          <w:i/>
        </w:rPr>
        <w:t>Uno de los factores importantes es la implementación de la documentación, tanto en el código, como en este formato, especificaremos cada ítem que se esté desarrollando en el transcurso del desarrollo. En el Código se documentará cada sección para sí poder entenderlo en futuras modificaciones.</w:t>
      </w:r>
    </w:p>
    <w:p w14:paraId="221BA734" w14:textId="77777777" w:rsidR="008075E3" w:rsidRPr="009B06BC" w:rsidRDefault="008075E3" w:rsidP="008075E3"/>
    <w:p w14:paraId="19EA3DD3" w14:textId="7DCD8897" w:rsidR="008075E3" w:rsidRPr="009B06BC" w:rsidRDefault="009B06BC" w:rsidP="009B06BC">
      <w:pPr>
        <w:pStyle w:val="Ttulo3"/>
        <w:numPr>
          <w:ilvl w:val="2"/>
          <w:numId w:val="53"/>
        </w:numPr>
      </w:pPr>
      <w:bookmarkStart w:id="1525" w:name="_Toc84013428"/>
      <w:r>
        <w:t>Despliegue</w:t>
      </w:r>
      <w:bookmarkEnd w:id="1525"/>
    </w:p>
    <w:p w14:paraId="4A528984" w14:textId="77777777" w:rsidR="008075E3" w:rsidRPr="009B06BC" w:rsidRDefault="008075E3" w:rsidP="008075E3">
      <w:pPr>
        <w:rPr>
          <w:i/>
        </w:rPr>
      </w:pPr>
      <w:r w:rsidRPr="009B06BC">
        <w:rPr>
          <w:i/>
        </w:rPr>
        <w:t>En la fase de despliegue, pasaremos del ambiente de pruebas al ambiente de ejecución online, donde será la fase de en vivo, con ello ya se tendrá en línea y funcional, para ser visto por los usuarios.</w:t>
      </w:r>
    </w:p>
    <w:p w14:paraId="5B7259D4" w14:textId="77777777" w:rsidR="008075E3" w:rsidRPr="009B06BC" w:rsidRDefault="008075E3" w:rsidP="008075E3"/>
    <w:p w14:paraId="4CED01CA" w14:textId="1CF036AC" w:rsidR="008075E3" w:rsidRPr="009B06BC" w:rsidRDefault="009B06BC" w:rsidP="009B06BC">
      <w:pPr>
        <w:pStyle w:val="Ttulo3"/>
        <w:numPr>
          <w:ilvl w:val="2"/>
          <w:numId w:val="53"/>
        </w:numPr>
      </w:pPr>
      <w:bookmarkStart w:id="1526" w:name="_Toc84013429"/>
      <w:r>
        <w:lastRenderedPageBreak/>
        <w:t>Mantenimiento</w:t>
      </w:r>
      <w:bookmarkEnd w:id="1526"/>
    </w:p>
    <w:p w14:paraId="3B6A922D" w14:textId="77777777" w:rsidR="008075E3" w:rsidRPr="009B06BC" w:rsidRDefault="008075E3" w:rsidP="008075E3">
      <w:pPr>
        <w:rPr>
          <w:i/>
        </w:rPr>
      </w:pPr>
      <w:r w:rsidRPr="009B06BC">
        <w:rPr>
          <w:i/>
        </w:rPr>
        <w:t>Por último, pero no menos importante estará el mantenimiento que constará de actualizaciones, tanto como de información, imágenes y demás, como la actualización de plugins y hasta de la misma plataforma.</w:t>
      </w:r>
    </w:p>
    <w:p w14:paraId="0276A27E" w14:textId="77777777" w:rsidR="008075E3" w:rsidRPr="009B06BC" w:rsidRDefault="008075E3" w:rsidP="008075E3">
      <w:pPr>
        <w:rPr>
          <w:i/>
        </w:rPr>
      </w:pPr>
    </w:p>
    <w:p w14:paraId="1C445C98" w14:textId="4675D63F" w:rsidR="008075E3" w:rsidRPr="009B06BC" w:rsidRDefault="008075E3" w:rsidP="008075E3">
      <w:pPr>
        <w:rPr>
          <w:i/>
        </w:rPr>
      </w:pPr>
      <w:r w:rsidRPr="009B06BC">
        <w:rPr>
          <w:i/>
        </w:rPr>
        <w:t>El ciclo de vida de desarrollo de software son todas las etapas que requerimos validar</w:t>
      </w:r>
      <w:r w:rsidR="00AF1D27">
        <w:rPr>
          <w:i/>
        </w:rPr>
        <w:t xml:space="preserve">, que permita garantizar que la Web </w:t>
      </w:r>
      <w:r w:rsidRPr="009B06BC">
        <w:rPr>
          <w:i/>
        </w:rPr>
        <w:t>cumpla con todos los requisitos propuestos inicialmente, y se pueda verificar los procesos realizados para su desarrollo. Con ello podemos mitigar y minimizar los errores lo antes posible, logrando reducir los costos y entregando un portal con calidad, con ello el portal se basará en los siguientes aspectos:</w:t>
      </w:r>
    </w:p>
    <w:p w14:paraId="05A0FC21" w14:textId="77777777" w:rsidR="008075E3" w:rsidRPr="009B06BC" w:rsidRDefault="008075E3" w:rsidP="008075E3">
      <w:pPr>
        <w:rPr>
          <w:i/>
        </w:rPr>
      </w:pPr>
    </w:p>
    <w:p w14:paraId="0BF53E5B" w14:textId="0E85C3D6" w:rsidR="008075E3" w:rsidRPr="009B06BC" w:rsidRDefault="008075E3" w:rsidP="009B06BC">
      <w:pPr>
        <w:pStyle w:val="Prrafodelista"/>
        <w:numPr>
          <w:ilvl w:val="0"/>
          <w:numId w:val="33"/>
        </w:numPr>
        <w:rPr>
          <w:i/>
        </w:rPr>
      </w:pPr>
      <w:r w:rsidRPr="009B06BC">
        <w:rPr>
          <w:i/>
        </w:rPr>
        <w:t xml:space="preserve">Determinar el orden de las </w:t>
      </w:r>
      <w:r w:rsidR="00AF1D27">
        <w:rPr>
          <w:i/>
        </w:rPr>
        <w:t>fases del proceso de la Web</w:t>
      </w:r>
      <w:r w:rsidRPr="009B06BC">
        <w:rPr>
          <w:i/>
        </w:rPr>
        <w:t>.</w:t>
      </w:r>
    </w:p>
    <w:p w14:paraId="5A65DDA8" w14:textId="29DA20C4" w:rsidR="008075E3" w:rsidRPr="009B06BC" w:rsidRDefault="008075E3" w:rsidP="009B06BC">
      <w:pPr>
        <w:pStyle w:val="Prrafodelista"/>
        <w:numPr>
          <w:ilvl w:val="0"/>
          <w:numId w:val="33"/>
        </w:numPr>
        <w:rPr>
          <w:i/>
        </w:rPr>
      </w:pPr>
      <w:r w:rsidRPr="009B06BC">
        <w:rPr>
          <w:i/>
        </w:rPr>
        <w:t>Establecer los criterios de transición para pasar de una fase a la siguiente.</w:t>
      </w:r>
    </w:p>
    <w:p w14:paraId="10F56381" w14:textId="37B5F077" w:rsidR="008075E3" w:rsidRPr="009B06BC" w:rsidRDefault="008075E3" w:rsidP="009B06BC">
      <w:pPr>
        <w:pStyle w:val="Prrafodelista"/>
        <w:numPr>
          <w:ilvl w:val="0"/>
          <w:numId w:val="33"/>
        </w:numPr>
        <w:rPr>
          <w:i/>
        </w:rPr>
      </w:pPr>
      <w:r w:rsidRPr="009B06BC">
        <w:rPr>
          <w:i/>
        </w:rPr>
        <w:t>Definir las entradas y salidas de cada fase.</w:t>
      </w:r>
    </w:p>
    <w:p w14:paraId="30F70DCD" w14:textId="17C7AD47" w:rsidR="008075E3" w:rsidRPr="009B06BC" w:rsidRDefault="008075E3" w:rsidP="009B06BC">
      <w:pPr>
        <w:pStyle w:val="Prrafodelista"/>
        <w:numPr>
          <w:ilvl w:val="0"/>
          <w:numId w:val="33"/>
        </w:numPr>
        <w:rPr>
          <w:i/>
        </w:rPr>
      </w:pPr>
      <w:r w:rsidRPr="009B06BC">
        <w:rPr>
          <w:i/>
        </w:rPr>
        <w:t>Describir los estados por los que pasa el proyecto.</w:t>
      </w:r>
    </w:p>
    <w:p w14:paraId="10D94552" w14:textId="6A7C4B55" w:rsidR="008075E3" w:rsidRPr="009B06BC" w:rsidRDefault="008075E3" w:rsidP="009B06BC">
      <w:pPr>
        <w:pStyle w:val="Prrafodelista"/>
        <w:numPr>
          <w:ilvl w:val="0"/>
          <w:numId w:val="33"/>
        </w:numPr>
        <w:rPr>
          <w:i/>
        </w:rPr>
      </w:pPr>
      <w:r w:rsidRPr="009B06BC">
        <w:rPr>
          <w:i/>
        </w:rPr>
        <w:t>Describir las actividades a realizar para transformar el producto.</w:t>
      </w:r>
    </w:p>
    <w:p w14:paraId="7A451814" w14:textId="5D5A35EA" w:rsidR="008075E3" w:rsidRPr="009B06BC" w:rsidRDefault="008075E3" w:rsidP="009B06BC">
      <w:pPr>
        <w:pStyle w:val="Prrafodelista"/>
        <w:numPr>
          <w:ilvl w:val="0"/>
          <w:numId w:val="33"/>
        </w:numPr>
        <w:rPr>
          <w:i/>
        </w:rPr>
      </w:pPr>
      <w:r w:rsidRPr="009B06BC">
        <w:rPr>
          <w:i/>
        </w:rPr>
        <w:t>Definir un esquema que sirve como base para planificar, organizar, coordinar y desarrollar.</w:t>
      </w:r>
    </w:p>
    <w:p w14:paraId="47B9A76F" w14:textId="77777777" w:rsidR="008075E3" w:rsidRPr="009B06BC" w:rsidRDefault="008075E3" w:rsidP="008075E3">
      <w:pPr>
        <w:rPr>
          <w:i/>
        </w:rPr>
      </w:pPr>
    </w:p>
    <w:p w14:paraId="38592404" w14:textId="7E3A1A67" w:rsidR="008075E3" w:rsidRPr="009B06BC" w:rsidRDefault="008075E3" w:rsidP="008075E3">
      <w:pPr>
        <w:rPr>
          <w:i/>
        </w:rPr>
      </w:pPr>
      <w:r w:rsidRPr="009B06BC">
        <w:rPr>
          <w:i/>
        </w:rPr>
        <w:t xml:space="preserve">Basados en los anteriores aspectos, se realizan los procesos de continuidad y evolución, como inicialmente tendremos las fases de actividades relacionadas con un objetivo en el desarrollo del proyecto. Se construye agrupando tareas (actividades elementales) que pueden compartir un tramo determinado del tiempo de vida de un proyecto. Ya con esto realizaremos un entregable que nos permitirá evaluar la marcha del proyecto mediante comprobaciones de su adecuación o no a los requisitos funcionales y de condiciones de realización previamente establecidos. </w:t>
      </w:r>
    </w:p>
    <w:p w14:paraId="4EC78D5C" w14:textId="77777777" w:rsidR="008075E3" w:rsidRPr="009B06BC" w:rsidRDefault="008075E3" w:rsidP="008075E3"/>
    <w:p w14:paraId="5886EF71" w14:textId="117D0B42" w:rsidR="008075E3" w:rsidRPr="004062FF" w:rsidRDefault="008075E3" w:rsidP="004062FF">
      <w:pPr>
        <w:pStyle w:val="Ttulo2"/>
        <w:rPr>
          <w:lang w:val="es-CO"/>
        </w:rPr>
      </w:pPr>
      <w:bookmarkStart w:id="1527" w:name="_Toc84013430"/>
      <w:r w:rsidRPr="004062FF">
        <w:rPr>
          <w:lang w:val="es-CO"/>
        </w:rPr>
        <w:t>Lenguajes de modelación UML</w:t>
      </w:r>
      <w:bookmarkEnd w:id="1527"/>
    </w:p>
    <w:p w14:paraId="4B9CA6E7" w14:textId="77777777" w:rsidR="008075E3" w:rsidRPr="009B06BC" w:rsidRDefault="008075E3" w:rsidP="008075E3">
      <w:r w:rsidRPr="009B06BC">
        <w:t>Con el modelado UML, mostraremos el proceso de desarrollo, mediante gráficos unificados, claros y concisos, que muestren el lineamiento a seguir.</w:t>
      </w:r>
    </w:p>
    <w:p w14:paraId="53BBD87D" w14:textId="368AF730" w:rsidR="008075E3" w:rsidRDefault="008075E3" w:rsidP="008075E3">
      <w:r w:rsidRPr="009B06BC">
        <w:lastRenderedPageBreak/>
        <w:t>Para el desarrollo del portal nos basaremos en los siguientes modelados UML:</w:t>
      </w:r>
    </w:p>
    <w:p w14:paraId="0C39C096" w14:textId="77777777" w:rsidR="0081122A" w:rsidRPr="009B06BC" w:rsidRDefault="0081122A" w:rsidP="008075E3"/>
    <w:p w14:paraId="636A62AE" w14:textId="77777777" w:rsidR="00AF1D27" w:rsidRDefault="00AF1D27" w:rsidP="00AF1D27">
      <w:pPr>
        <w:keepNext/>
        <w:jc w:val="center"/>
      </w:pPr>
      <w:r>
        <w:rPr>
          <w:bCs/>
          <w:noProof/>
          <w:lang w:val="en-US"/>
        </w:rPr>
        <w:drawing>
          <wp:inline distT="0" distB="0" distL="0" distR="0" wp14:anchorId="7A6BD68E" wp14:editId="161311A1">
            <wp:extent cx="5391034" cy="14554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ML_Mesa de trabajo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8300" cy="1468180"/>
                    </a:xfrm>
                    <a:prstGeom prst="rect">
                      <a:avLst/>
                    </a:prstGeom>
                  </pic:spPr>
                </pic:pic>
              </a:graphicData>
            </a:graphic>
          </wp:inline>
        </w:drawing>
      </w:r>
    </w:p>
    <w:p w14:paraId="686D14D1" w14:textId="6B5BC309" w:rsidR="008075E3" w:rsidRPr="00AF1D27" w:rsidRDefault="00AF1D27" w:rsidP="00AF1D27">
      <w:pPr>
        <w:pStyle w:val="Descripcin"/>
        <w:jc w:val="center"/>
        <w:rPr>
          <w:lang w:val="es-CO"/>
        </w:rPr>
      </w:pPr>
      <w:bookmarkStart w:id="1528" w:name="_Toc84013474"/>
      <w:r w:rsidRPr="00AF1D27">
        <w:rPr>
          <w:lang w:val="es-CO"/>
        </w:rPr>
        <w:t xml:space="preserve">Ilustración </w:t>
      </w:r>
      <w:r>
        <w:fldChar w:fldCharType="begin"/>
      </w:r>
      <w:r w:rsidRPr="00AF1D27">
        <w:rPr>
          <w:lang w:val="es-CO"/>
        </w:rPr>
        <w:instrText xml:space="preserve"> SEQ Ilustración \* ARABIC </w:instrText>
      </w:r>
      <w:r>
        <w:fldChar w:fldCharType="separate"/>
      </w:r>
      <w:r w:rsidR="00862817">
        <w:rPr>
          <w:noProof/>
          <w:lang w:val="es-CO"/>
        </w:rPr>
        <w:t>1</w:t>
      </w:r>
      <w:r>
        <w:fldChar w:fldCharType="end"/>
      </w:r>
      <w:r w:rsidR="00F532AD">
        <w:rPr>
          <w:lang w:val="es-CO"/>
        </w:rPr>
        <w:t xml:space="preserve">. </w:t>
      </w:r>
      <w:r w:rsidRPr="00AF1D27">
        <w:rPr>
          <w:lang w:val="es-CO"/>
        </w:rPr>
        <w:t>Pasos UML</w:t>
      </w:r>
      <w:r w:rsidR="007207B4">
        <w:rPr>
          <w:lang w:val="es-CO"/>
        </w:rPr>
        <w:t>.</w:t>
      </w:r>
      <w:r w:rsidRPr="00AF1D27">
        <w:rPr>
          <w:lang w:val="es-CO"/>
        </w:rPr>
        <w:t xml:space="preserve"> Fuente: Propia.</w:t>
      </w:r>
      <w:bookmarkEnd w:id="1528"/>
    </w:p>
    <w:p w14:paraId="666E7FCD" w14:textId="4D1743FE" w:rsidR="00AF1D27" w:rsidRPr="004062FF" w:rsidRDefault="00AF1D27" w:rsidP="004062FF">
      <w:pPr>
        <w:rPr>
          <w:i/>
        </w:rPr>
      </w:pPr>
      <w:r>
        <w:rPr>
          <w:i/>
        </w:rPr>
        <w:t xml:space="preserve"> </w:t>
      </w:r>
    </w:p>
    <w:p w14:paraId="48BDA9BD" w14:textId="77777777" w:rsidR="004062FF" w:rsidRDefault="00AF1D27" w:rsidP="004062FF">
      <w:pPr>
        <w:pStyle w:val="Ttulo2"/>
        <w:rPr>
          <w:lang w:val="es-CO"/>
        </w:rPr>
      </w:pPr>
      <w:bookmarkStart w:id="1529" w:name="_Toc39610623"/>
      <w:bookmarkStart w:id="1530" w:name="_Toc65448378"/>
      <w:bookmarkStart w:id="1531" w:name="_Toc84013431"/>
      <w:r w:rsidRPr="004062FF">
        <w:rPr>
          <w:lang w:val="es-CO"/>
        </w:rPr>
        <w:t>Diagrama de Ishikawa o de espina de pescado</w:t>
      </w:r>
      <w:bookmarkEnd w:id="1529"/>
      <w:bookmarkEnd w:id="1530"/>
      <w:bookmarkEnd w:id="1531"/>
      <w:r w:rsidRPr="004062FF">
        <w:rPr>
          <w:lang w:val="es-CO"/>
        </w:rPr>
        <w:t xml:space="preserve"> </w:t>
      </w:r>
    </w:p>
    <w:p w14:paraId="205F2C4D" w14:textId="79FA7B67" w:rsidR="00AF1D27" w:rsidRPr="004062FF" w:rsidRDefault="00AF1D27" w:rsidP="004062FF">
      <w:r w:rsidRPr="004062FF">
        <w:t xml:space="preserve">El Diagrama de Espina de pescado contienen el lineamiento de la causa del problema con cada característica común, </w:t>
      </w:r>
      <w:r w:rsidR="007207B4" w:rsidRPr="004062FF">
        <w:t>interceptados</w:t>
      </w:r>
      <w:r w:rsidRPr="004062FF">
        <w:t xml:space="preserve"> y que comparten los subconjuntos representados por las secciones del micro sitio. </w:t>
      </w:r>
    </w:p>
    <w:p w14:paraId="7E333A45" w14:textId="77777777" w:rsidR="00AF1D27" w:rsidRPr="008B2308" w:rsidRDefault="00AF1D27" w:rsidP="00AF1D27"/>
    <w:p w14:paraId="5A0D7D0D" w14:textId="77777777" w:rsidR="00AF1D27" w:rsidRDefault="00AF1D27" w:rsidP="00AF1D27">
      <w:pPr>
        <w:pStyle w:val="Descripcin"/>
        <w:keepNext/>
        <w:jc w:val="center"/>
      </w:pPr>
      <w:bookmarkStart w:id="1532" w:name="_Toc46080769"/>
      <w:r w:rsidRPr="009B6D5E">
        <w:rPr>
          <w:noProof/>
        </w:rPr>
        <w:drawing>
          <wp:inline distT="0" distB="0" distL="0" distR="0" wp14:anchorId="7503FC87" wp14:editId="2EE8E6D6">
            <wp:extent cx="5615940" cy="3573780"/>
            <wp:effectExtent l="0" t="0" r="381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940" cy="3573780"/>
                    </a:xfrm>
                    <a:prstGeom prst="rect">
                      <a:avLst/>
                    </a:prstGeom>
                    <a:noFill/>
                    <a:ln>
                      <a:noFill/>
                    </a:ln>
                  </pic:spPr>
                </pic:pic>
              </a:graphicData>
            </a:graphic>
          </wp:inline>
        </w:drawing>
      </w:r>
    </w:p>
    <w:p w14:paraId="52834C6A" w14:textId="1C4BE155" w:rsidR="00AF1D27" w:rsidRPr="00AF1D27" w:rsidRDefault="00AF1D27" w:rsidP="00AF1D27">
      <w:pPr>
        <w:pStyle w:val="Descripcin"/>
        <w:jc w:val="center"/>
        <w:rPr>
          <w:lang w:val="es-CO"/>
        </w:rPr>
      </w:pPr>
      <w:bookmarkStart w:id="1533" w:name="_Toc84013475"/>
      <w:r w:rsidRPr="00AF1D27">
        <w:rPr>
          <w:lang w:val="es-CO"/>
        </w:rPr>
        <w:t xml:space="preserve">Ilustración </w:t>
      </w:r>
      <w:r>
        <w:fldChar w:fldCharType="begin"/>
      </w:r>
      <w:r w:rsidRPr="00AF1D27">
        <w:rPr>
          <w:lang w:val="es-CO"/>
        </w:rPr>
        <w:instrText xml:space="preserve"> SEQ Ilustración \* ARABIC </w:instrText>
      </w:r>
      <w:r>
        <w:fldChar w:fldCharType="separate"/>
      </w:r>
      <w:r w:rsidR="00862817">
        <w:rPr>
          <w:noProof/>
          <w:lang w:val="es-CO"/>
        </w:rPr>
        <w:t>2</w:t>
      </w:r>
      <w:r>
        <w:fldChar w:fldCharType="end"/>
      </w:r>
      <w:r w:rsidRPr="00AF1D27">
        <w:rPr>
          <w:lang w:val="es-CO"/>
        </w:rPr>
        <w:t>. Espina de Pescado</w:t>
      </w:r>
      <w:bookmarkEnd w:id="1533"/>
    </w:p>
    <w:p w14:paraId="4BB69536" w14:textId="1B5DAAB5" w:rsidR="00AF1D27" w:rsidRPr="004062FF" w:rsidRDefault="003B2D1B" w:rsidP="004062FF">
      <w:pPr>
        <w:pStyle w:val="Ttulo2"/>
        <w:rPr>
          <w:bCs w:val="0"/>
        </w:rPr>
      </w:pPr>
      <w:bookmarkStart w:id="1534" w:name="_Toc84013432"/>
      <w:bookmarkEnd w:id="1532"/>
      <w:r>
        <w:rPr>
          <w:lang w:val="es-CO"/>
        </w:rPr>
        <w:lastRenderedPageBreak/>
        <w:t>Cronograma de actividades</w:t>
      </w:r>
      <w:bookmarkEnd w:id="1534"/>
    </w:p>
    <w:p w14:paraId="368715D4" w14:textId="77777777" w:rsidR="00AF1D27" w:rsidRPr="004062FF" w:rsidRDefault="00AF1D27" w:rsidP="00AF1D27">
      <w:pPr>
        <w:rPr>
          <w:bCs/>
        </w:rPr>
      </w:pPr>
      <w:r w:rsidRPr="004062FF">
        <w:rPr>
          <w:bCs/>
        </w:rPr>
        <w:t>En el diagrama de Gannt, planificaremos mes a mes cada coordinación planificada, desde planteamiento del problema con la sustentación hacia el coordinador, con ello llegar a proyectar el paso a paso y sus datos relevantes, para dar inicia al desarrollo de los cursos, luego pasaremos a recopilación de información, que será concatenada por el coordinador de docencia.</w:t>
      </w:r>
    </w:p>
    <w:p w14:paraId="775D3E5A" w14:textId="77777777" w:rsidR="00AF1D27" w:rsidRPr="004062FF" w:rsidRDefault="00AF1D27" w:rsidP="004062FF">
      <w:pPr>
        <w:rPr>
          <w:bCs/>
        </w:rPr>
      </w:pPr>
    </w:p>
    <w:p w14:paraId="34151929" w14:textId="75B53F97" w:rsidR="00AF1D27" w:rsidRDefault="00AF1D27" w:rsidP="00AF1D27">
      <w:pPr>
        <w:rPr>
          <w:bCs/>
        </w:rPr>
      </w:pPr>
      <w:r w:rsidRPr="004062FF">
        <w:rPr>
          <w:bCs/>
        </w:rPr>
        <w:t>Ya con la información clara y seccionada, pasaremos al área de diseño, quien tendrá a tarea de organizar y moldear cada paso antes mencionado, para así poder tener claro la modalidad de metodología aplicable a la interfaz, ya que depende de ello el dinamismo y la buena usabilidad del curso, esto va con la mano, con el desarrollo del código, ya que lo que no ve los usuarios, es la lógica de la programación y las tareas que se harán tras una cortina de texto, ventanas e imágenes.</w:t>
      </w:r>
    </w:p>
    <w:p w14:paraId="45557EE3" w14:textId="04D111F8" w:rsidR="005F500A" w:rsidRDefault="005F500A" w:rsidP="00AF1D27">
      <w:pPr>
        <w:rPr>
          <w:bCs/>
        </w:rPr>
      </w:pPr>
    </w:p>
    <w:p w14:paraId="63AAFE5B" w14:textId="6549E89A" w:rsidR="005F500A" w:rsidRDefault="005F500A" w:rsidP="00AF1D27">
      <w:pPr>
        <w:rPr>
          <w:bCs/>
        </w:rPr>
      </w:pPr>
      <w:r>
        <w:rPr>
          <w:bCs/>
        </w:rPr>
        <w:t xml:space="preserve">Se figará una meta mes a mes donde se evaluarán avances tanto de información como estructuración del sitio y el desarrollo de la </w:t>
      </w:r>
      <w:r w:rsidR="0081122A">
        <w:rPr>
          <w:bCs/>
        </w:rPr>
        <w:t>nómina</w:t>
      </w:r>
      <w:r>
        <w:rPr>
          <w:bCs/>
        </w:rPr>
        <w:t xml:space="preserve"> electrónica.</w:t>
      </w:r>
      <w:r w:rsidR="00585748">
        <w:rPr>
          <w:bCs/>
        </w:rPr>
        <w:t xml:space="preserve"> Se organizará lo planeado, pero se llevará el control del día que se efectué el proceso, si cambia de día se mostrará el día que se efectué la labor, de igual manera las actividades estarán sujetas a la disposición del día teniendo en cuenta cualquier anomalía que llegase a pasar.</w:t>
      </w:r>
    </w:p>
    <w:p w14:paraId="5F6D5879" w14:textId="30FA0C22" w:rsidR="00585748" w:rsidRDefault="00585748" w:rsidP="00AF1D27">
      <w:pPr>
        <w:rPr>
          <w:bCs/>
        </w:rPr>
      </w:pPr>
    </w:p>
    <w:p w14:paraId="03B03757" w14:textId="7CB88CBC" w:rsidR="00585748" w:rsidRDefault="00585748" w:rsidP="00AF1D27">
      <w:pPr>
        <w:rPr>
          <w:bCs/>
        </w:rPr>
      </w:pPr>
      <w:r>
        <w:rPr>
          <w:bCs/>
        </w:rPr>
        <w:t>A continuación, se mostrarán los primeros meses del año en curso 2021:</w:t>
      </w:r>
    </w:p>
    <w:p w14:paraId="493B08A6" w14:textId="77777777" w:rsidR="0081122A" w:rsidRPr="008B2308" w:rsidRDefault="0081122A" w:rsidP="00AF1D27">
      <w:pPr>
        <w:rPr>
          <w:rStyle w:val="Textoennegrita"/>
        </w:rPr>
      </w:pPr>
    </w:p>
    <w:p w14:paraId="28730E91" w14:textId="77777777" w:rsidR="00AF1D27" w:rsidRPr="008B2308" w:rsidRDefault="00AF1D27" w:rsidP="00AF1D27"/>
    <w:p w14:paraId="035694F8" w14:textId="66E9DA89" w:rsidR="005F500A" w:rsidRDefault="00AF1D27" w:rsidP="00204CEE">
      <w:pPr>
        <w:keepNext/>
        <w:ind w:firstLine="0"/>
        <w:jc w:val="center"/>
      </w:pPr>
      <w:r w:rsidRPr="009B6D5E">
        <w:rPr>
          <w:noProof/>
          <w:lang w:val="en-US"/>
        </w:rPr>
        <w:drawing>
          <wp:inline distT="0" distB="0" distL="0" distR="0" wp14:anchorId="34FBAE72" wp14:editId="6A05D917">
            <wp:extent cx="5608320" cy="10972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8320" cy="1097280"/>
                    </a:xfrm>
                    <a:prstGeom prst="rect">
                      <a:avLst/>
                    </a:prstGeom>
                    <a:noFill/>
                    <a:ln>
                      <a:noFill/>
                    </a:ln>
                  </pic:spPr>
                </pic:pic>
              </a:graphicData>
            </a:graphic>
          </wp:inline>
        </w:drawing>
      </w:r>
    </w:p>
    <w:p w14:paraId="3A0A4D07" w14:textId="04C63FFB" w:rsidR="00AF1D27" w:rsidRPr="005F500A" w:rsidRDefault="005F500A" w:rsidP="005F500A">
      <w:pPr>
        <w:pStyle w:val="Descripcin"/>
        <w:jc w:val="both"/>
        <w:rPr>
          <w:lang w:val="es-CO"/>
        </w:rPr>
      </w:pPr>
      <w:bookmarkStart w:id="1535" w:name="_Toc84013541"/>
      <w:r w:rsidRPr="005F500A">
        <w:rPr>
          <w:lang w:val="es-CO"/>
        </w:rPr>
        <w:t xml:space="preserve">Tabla </w:t>
      </w:r>
      <w:r>
        <w:fldChar w:fldCharType="begin"/>
      </w:r>
      <w:r w:rsidRPr="005F500A">
        <w:rPr>
          <w:lang w:val="es-CO"/>
        </w:rPr>
        <w:instrText xml:space="preserve"> SEQ Tabla \* ARABIC </w:instrText>
      </w:r>
      <w:r>
        <w:fldChar w:fldCharType="separate"/>
      </w:r>
      <w:r w:rsidR="00862817">
        <w:rPr>
          <w:noProof/>
          <w:lang w:val="es-CO"/>
        </w:rPr>
        <w:t>2</w:t>
      </w:r>
      <w:r>
        <w:fldChar w:fldCharType="end"/>
      </w:r>
      <w:r w:rsidRPr="005F500A">
        <w:rPr>
          <w:lang w:val="es-CO"/>
        </w:rPr>
        <w:t>. Organigrama mes de febrero</w:t>
      </w:r>
      <w:bookmarkEnd w:id="1535"/>
    </w:p>
    <w:p w14:paraId="3839E048" w14:textId="77777777" w:rsidR="00AF1D27" w:rsidRPr="008B2308" w:rsidRDefault="00AF1D27" w:rsidP="00AF1D27"/>
    <w:p w14:paraId="43D8DA3B" w14:textId="77777777" w:rsidR="00204CEE" w:rsidRDefault="00AF1D27" w:rsidP="00204CEE">
      <w:pPr>
        <w:keepNext/>
        <w:jc w:val="center"/>
      </w:pPr>
      <w:r w:rsidRPr="00204CEE">
        <w:rPr>
          <w:noProof/>
        </w:rPr>
        <w:lastRenderedPageBreak/>
        <w:drawing>
          <wp:inline distT="0" distB="0" distL="0" distR="0" wp14:anchorId="3660185E" wp14:editId="4D176685">
            <wp:extent cx="5608320" cy="10820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8320" cy="1082040"/>
                    </a:xfrm>
                    <a:prstGeom prst="rect">
                      <a:avLst/>
                    </a:prstGeom>
                    <a:noFill/>
                    <a:ln>
                      <a:noFill/>
                    </a:ln>
                  </pic:spPr>
                </pic:pic>
              </a:graphicData>
            </a:graphic>
          </wp:inline>
        </w:drawing>
      </w:r>
    </w:p>
    <w:p w14:paraId="749B4181" w14:textId="47071CFD" w:rsidR="00AF1D27" w:rsidRPr="00204CEE" w:rsidRDefault="00204CEE" w:rsidP="00204CEE">
      <w:pPr>
        <w:pStyle w:val="Descripcin"/>
        <w:rPr>
          <w:lang w:val="es-CO"/>
        </w:rPr>
      </w:pPr>
      <w:bookmarkStart w:id="1536" w:name="_Toc84013542"/>
      <w:r w:rsidRPr="00204CEE">
        <w:rPr>
          <w:lang w:val="es-CO"/>
        </w:rPr>
        <w:t xml:space="preserve">Tabla </w:t>
      </w:r>
      <w:r w:rsidRPr="00204CEE">
        <w:rPr>
          <w:lang w:val="es-CO"/>
        </w:rPr>
        <w:fldChar w:fldCharType="begin"/>
      </w:r>
      <w:r w:rsidRPr="00204CEE">
        <w:rPr>
          <w:lang w:val="es-CO"/>
        </w:rPr>
        <w:instrText xml:space="preserve"> SEQ Tabla \* ARABIC </w:instrText>
      </w:r>
      <w:r w:rsidRPr="00204CEE">
        <w:rPr>
          <w:lang w:val="es-CO"/>
        </w:rPr>
        <w:fldChar w:fldCharType="separate"/>
      </w:r>
      <w:r w:rsidR="00862817">
        <w:rPr>
          <w:noProof/>
          <w:lang w:val="es-CO"/>
        </w:rPr>
        <w:t>3</w:t>
      </w:r>
      <w:r w:rsidRPr="00204CEE">
        <w:rPr>
          <w:lang w:val="es-CO"/>
        </w:rPr>
        <w:fldChar w:fldCharType="end"/>
      </w:r>
      <w:r w:rsidRPr="00204CEE">
        <w:rPr>
          <w:lang w:val="es-CO"/>
        </w:rPr>
        <w:t>. Organigrama mes de marzo</w:t>
      </w:r>
      <w:bookmarkEnd w:id="1536"/>
    </w:p>
    <w:p w14:paraId="160DE262" w14:textId="77777777" w:rsidR="005F500A" w:rsidRPr="005F500A" w:rsidRDefault="005F500A" w:rsidP="005F500A"/>
    <w:p w14:paraId="6111A9F7" w14:textId="77777777" w:rsidR="005F500A" w:rsidRDefault="00AF1D27" w:rsidP="00204CEE">
      <w:pPr>
        <w:keepNext/>
        <w:ind w:firstLine="0"/>
        <w:jc w:val="center"/>
      </w:pPr>
      <w:r w:rsidRPr="009B6D5E">
        <w:rPr>
          <w:noProof/>
          <w:lang w:val="en-US"/>
        </w:rPr>
        <w:drawing>
          <wp:inline distT="0" distB="0" distL="0" distR="0" wp14:anchorId="1F939688" wp14:editId="3F870C14">
            <wp:extent cx="5608320" cy="10896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8320" cy="1089660"/>
                    </a:xfrm>
                    <a:prstGeom prst="rect">
                      <a:avLst/>
                    </a:prstGeom>
                    <a:noFill/>
                    <a:ln>
                      <a:noFill/>
                    </a:ln>
                  </pic:spPr>
                </pic:pic>
              </a:graphicData>
            </a:graphic>
          </wp:inline>
        </w:drawing>
      </w:r>
    </w:p>
    <w:p w14:paraId="6D3E3422" w14:textId="23A59A6A" w:rsidR="00AF1D27" w:rsidRPr="005F500A" w:rsidRDefault="005F500A" w:rsidP="005F500A">
      <w:pPr>
        <w:pStyle w:val="Descripcin"/>
        <w:jc w:val="both"/>
        <w:rPr>
          <w:lang w:val="es-CO"/>
        </w:rPr>
      </w:pPr>
      <w:bookmarkStart w:id="1537" w:name="_Toc84013543"/>
      <w:r w:rsidRPr="005F500A">
        <w:rPr>
          <w:lang w:val="es-CO"/>
        </w:rPr>
        <w:t xml:space="preserve">Tabla </w:t>
      </w:r>
      <w:r>
        <w:fldChar w:fldCharType="begin"/>
      </w:r>
      <w:r w:rsidRPr="005F500A">
        <w:rPr>
          <w:lang w:val="es-CO"/>
        </w:rPr>
        <w:instrText xml:space="preserve"> SEQ Tabla \* ARABIC </w:instrText>
      </w:r>
      <w:r>
        <w:fldChar w:fldCharType="separate"/>
      </w:r>
      <w:r w:rsidR="00862817">
        <w:rPr>
          <w:noProof/>
          <w:lang w:val="es-CO"/>
        </w:rPr>
        <w:t>4</w:t>
      </w:r>
      <w:r>
        <w:fldChar w:fldCharType="end"/>
      </w:r>
      <w:r w:rsidRPr="005F500A">
        <w:rPr>
          <w:lang w:val="es-CO"/>
        </w:rPr>
        <w:t>. Organigrama mes de abril</w:t>
      </w:r>
      <w:bookmarkEnd w:id="1537"/>
    </w:p>
    <w:p w14:paraId="09C11602" w14:textId="1DD6C1C9" w:rsidR="005F500A" w:rsidRPr="008B2308" w:rsidRDefault="005F500A" w:rsidP="00AF1D27"/>
    <w:p w14:paraId="3F5D96A7" w14:textId="77777777" w:rsidR="005F500A" w:rsidRPr="005F500A" w:rsidRDefault="00AF1D27" w:rsidP="00204CEE">
      <w:pPr>
        <w:keepNext/>
        <w:ind w:firstLine="0"/>
        <w:jc w:val="center"/>
      </w:pPr>
      <w:r w:rsidRPr="009B6D5E">
        <w:rPr>
          <w:noProof/>
          <w:lang w:val="en-US"/>
        </w:rPr>
        <w:drawing>
          <wp:inline distT="0" distB="0" distL="0" distR="0" wp14:anchorId="7C02A4B6" wp14:editId="57A2A7EE">
            <wp:extent cx="5615940" cy="1082040"/>
            <wp:effectExtent l="0" t="0" r="381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5940" cy="1082040"/>
                    </a:xfrm>
                    <a:prstGeom prst="rect">
                      <a:avLst/>
                    </a:prstGeom>
                    <a:noFill/>
                    <a:ln>
                      <a:noFill/>
                    </a:ln>
                  </pic:spPr>
                </pic:pic>
              </a:graphicData>
            </a:graphic>
          </wp:inline>
        </w:drawing>
      </w:r>
    </w:p>
    <w:p w14:paraId="3DD031B1" w14:textId="2FFE4BD2" w:rsidR="00AF1D27" w:rsidRPr="00745EDB" w:rsidRDefault="005F500A" w:rsidP="005F500A">
      <w:pPr>
        <w:pStyle w:val="Descripcin"/>
        <w:jc w:val="both"/>
        <w:rPr>
          <w:lang w:val="es-CO"/>
        </w:rPr>
      </w:pPr>
      <w:bookmarkStart w:id="1538" w:name="_Toc84013544"/>
      <w:r w:rsidRPr="005F500A">
        <w:rPr>
          <w:lang w:val="es-CO"/>
        </w:rPr>
        <w:t>Tabla</w:t>
      </w:r>
      <w:r w:rsidRPr="00745EDB">
        <w:rPr>
          <w:lang w:val="es-CO"/>
        </w:rPr>
        <w:t xml:space="preserve"> </w:t>
      </w:r>
      <w:r>
        <w:fldChar w:fldCharType="begin"/>
      </w:r>
      <w:r w:rsidRPr="00745EDB">
        <w:rPr>
          <w:lang w:val="es-CO"/>
        </w:rPr>
        <w:instrText xml:space="preserve"> SEQ Tabla \* ARABIC </w:instrText>
      </w:r>
      <w:r>
        <w:fldChar w:fldCharType="separate"/>
      </w:r>
      <w:r w:rsidR="00862817">
        <w:rPr>
          <w:noProof/>
          <w:lang w:val="es-CO"/>
        </w:rPr>
        <w:t>5</w:t>
      </w:r>
      <w:r>
        <w:fldChar w:fldCharType="end"/>
      </w:r>
      <w:r w:rsidRPr="00745EDB">
        <w:rPr>
          <w:lang w:val="es-CO"/>
        </w:rPr>
        <w:t>.</w:t>
      </w:r>
      <w:r w:rsidRPr="005F500A">
        <w:rPr>
          <w:lang w:val="es-CO"/>
        </w:rPr>
        <w:t xml:space="preserve"> Organigrama mes</w:t>
      </w:r>
      <w:r w:rsidRPr="00745EDB">
        <w:rPr>
          <w:lang w:val="es-CO"/>
        </w:rPr>
        <w:t xml:space="preserve"> de mayo</w:t>
      </w:r>
      <w:bookmarkEnd w:id="1538"/>
    </w:p>
    <w:p w14:paraId="4A32B7C5" w14:textId="0EA9F47F" w:rsidR="00AF1D27" w:rsidRDefault="00AF1D27" w:rsidP="008075E3">
      <w:pPr>
        <w:rPr>
          <w:i/>
        </w:rPr>
      </w:pPr>
    </w:p>
    <w:p w14:paraId="1E0FF666" w14:textId="09B04958" w:rsidR="0081122A" w:rsidRDefault="0081122A" w:rsidP="0081122A">
      <w:pPr>
        <w:pStyle w:val="Ttulo2"/>
        <w:rPr>
          <w:lang w:val="es-CO"/>
        </w:rPr>
      </w:pPr>
      <w:bookmarkStart w:id="1539" w:name="_Toc84013433"/>
      <w:r w:rsidRPr="0081122A">
        <w:rPr>
          <w:lang w:val="es-CO"/>
        </w:rPr>
        <w:t>Presupuesto</w:t>
      </w:r>
      <w:bookmarkEnd w:id="1539"/>
    </w:p>
    <w:p w14:paraId="371E3EB2" w14:textId="20DAEED0" w:rsidR="00D67ED2" w:rsidRPr="00585748" w:rsidRDefault="00872B39" w:rsidP="00585748">
      <w:pPr>
        <w:rPr>
          <w:bCs/>
        </w:rPr>
      </w:pPr>
      <w:r w:rsidRPr="00585748">
        <w:rPr>
          <w:bCs/>
        </w:rPr>
        <w:t xml:space="preserve">En el presupuesto lo validaremos </w:t>
      </w:r>
      <w:r w:rsidR="00D67ED2" w:rsidRPr="00585748">
        <w:rPr>
          <w:bCs/>
        </w:rPr>
        <w:t>de cada recurso, que se necesitara, para dar todo el proceso como exitoso, desde el sueldo de los cargos involucrados, auditorias, actividades y bienes y servicios, con ello ya tendremos un presupuesto global a utilizar, se dividirá en dos secciones de aportes, los</w:t>
      </w:r>
      <w:r w:rsidR="00585748" w:rsidRPr="00585748">
        <w:rPr>
          <w:bCs/>
        </w:rPr>
        <w:t xml:space="preserve"> activos que ya tenga</w:t>
      </w:r>
      <w:r w:rsidR="00D67ED2" w:rsidRPr="00585748">
        <w:rPr>
          <w:bCs/>
        </w:rPr>
        <w:t xml:space="preserve"> la empresa como tal, y los que se necesi</w:t>
      </w:r>
      <w:r w:rsidR="00585748" w:rsidRPr="00585748">
        <w:rPr>
          <w:bCs/>
        </w:rPr>
        <w:t>taran para los procesos, estos se pasarán a recursos humanos, quien mediante reuniones gerenciales, validaran los presupuestos presentados y así se tendrá una respuesta a lo solicitados, o una fecha tentativa a la compra de los recursos faltantes.</w:t>
      </w:r>
    </w:p>
    <w:p w14:paraId="19CC7296" w14:textId="740AF6F5" w:rsidR="0081122A" w:rsidRPr="0081122A" w:rsidRDefault="0081122A" w:rsidP="00872B39">
      <w:pPr>
        <w:ind w:firstLine="0"/>
      </w:pPr>
    </w:p>
    <w:p w14:paraId="413440B1" w14:textId="1DB7576E" w:rsidR="0081122A" w:rsidRDefault="0081122A" w:rsidP="008075E3">
      <w:pPr>
        <w:rPr>
          <w:i/>
        </w:rPr>
      </w:pPr>
    </w:p>
    <w:p w14:paraId="1DA1DB99" w14:textId="07EA0CBF" w:rsidR="0081122A" w:rsidRDefault="0081122A" w:rsidP="008075E3">
      <w:pPr>
        <w:rPr>
          <w:i/>
        </w:rPr>
      </w:pPr>
    </w:p>
    <w:p w14:paraId="2C13767C" w14:textId="77777777" w:rsidR="00D67ED2" w:rsidRPr="00D67ED2" w:rsidRDefault="00D67ED2" w:rsidP="00D67ED2">
      <w:pPr>
        <w:keepNext/>
        <w:jc w:val="center"/>
      </w:pPr>
      <w:r>
        <w:rPr>
          <w:noProof/>
          <w:lang w:val="en-US"/>
        </w:rPr>
        <w:drawing>
          <wp:inline distT="0" distB="0" distL="0" distR="0" wp14:anchorId="6925471E" wp14:editId="65FDB82D">
            <wp:extent cx="5791835" cy="34975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497580"/>
                    </a:xfrm>
                    <a:prstGeom prst="rect">
                      <a:avLst/>
                    </a:prstGeom>
                  </pic:spPr>
                </pic:pic>
              </a:graphicData>
            </a:graphic>
          </wp:inline>
        </w:drawing>
      </w:r>
    </w:p>
    <w:p w14:paraId="38F7C1F8" w14:textId="6794CA0C" w:rsidR="00D67ED2" w:rsidRDefault="00D67ED2" w:rsidP="00D67ED2">
      <w:pPr>
        <w:pStyle w:val="Descripcin"/>
        <w:jc w:val="center"/>
      </w:pPr>
      <w:bookmarkStart w:id="1540" w:name="_Toc84013545"/>
      <w:r w:rsidRPr="00D67ED2">
        <w:rPr>
          <w:lang w:val="es-CO"/>
        </w:rPr>
        <w:t>Tabla</w:t>
      </w:r>
      <w:r>
        <w:t xml:space="preserve"> </w:t>
      </w:r>
      <w:r>
        <w:fldChar w:fldCharType="begin"/>
      </w:r>
      <w:r>
        <w:instrText xml:space="preserve"> SEQ Tabla \* ARABIC </w:instrText>
      </w:r>
      <w:r>
        <w:fldChar w:fldCharType="separate"/>
      </w:r>
      <w:r w:rsidR="00862817">
        <w:rPr>
          <w:noProof/>
        </w:rPr>
        <w:t>6</w:t>
      </w:r>
      <w:r>
        <w:fldChar w:fldCharType="end"/>
      </w:r>
      <w:r>
        <w:t>.</w:t>
      </w:r>
      <w:r w:rsidRPr="00D67ED2">
        <w:rPr>
          <w:lang w:val="es-CO"/>
        </w:rPr>
        <w:t xml:space="preserve"> Presupuesto</w:t>
      </w:r>
      <w:r>
        <w:t xml:space="preserve"> global</w:t>
      </w:r>
      <w:bookmarkEnd w:id="1540"/>
    </w:p>
    <w:p w14:paraId="64576538" w14:textId="5C0C7D33" w:rsidR="00D67ED2" w:rsidRDefault="00D67ED2" w:rsidP="00D67ED2">
      <w:pPr>
        <w:rPr>
          <w:lang w:val="en-US"/>
        </w:rPr>
      </w:pPr>
    </w:p>
    <w:p w14:paraId="02DF681C" w14:textId="4B74DADC" w:rsidR="00D67ED2" w:rsidRPr="00585748" w:rsidRDefault="00D67ED2" w:rsidP="00EC67BB">
      <w:pPr>
        <w:pStyle w:val="Ttulo2"/>
        <w:rPr>
          <w:lang w:val="en-US"/>
        </w:rPr>
      </w:pPr>
      <w:bookmarkStart w:id="1541" w:name="_Toc84013434"/>
      <w:r w:rsidRPr="00585748">
        <w:rPr>
          <w:lang w:val="es-CO"/>
        </w:rPr>
        <w:t>R</w:t>
      </w:r>
      <w:r w:rsidR="00585748" w:rsidRPr="00585748">
        <w:rPr>
          <w:lang w:val="es-CO"/>
        </w:rPr>
        <w:t>esultados</w:t>
      </w:r>
      <w:bookmarkEnd w:id="1541"/>
    </w:p>
    <w:p w14:paraId="5FDA1D69" w14:textId="6EA9464D" w:rsidR="00585748" w:rsidRDefault="00D67ED2" w:rsidP="00D67ED2">
      <w:r w:rsidRPr="00D67ED2">
        <w:t>Como resultados, tendrem</w:t>
      </w:r>
      <w:r>
        <w:t xml:space="preserve">os como tal el equipo de trabajo ya organizado, con cada una de las herramientas a utilizar, de igual manera gracias al presupuesto, la empresa </w:t>
      </w:r>
      <w:r w:rsidR="00585748">
        <w:t>tendrá en</w:t>
      </w:r>
      <w:r>
        <w:t xml:space="preserve"> cuenta los c</w:t>
      </w:r>
      <w:r w:rsidR="00585748">
        <w:t xml:space="preserve">ostos adicionales que se </w:t>
      </w:r>
      <w:r>
        <w:t xml:space="preserve">le </w:t>
      </w:r>
      <w:r w:rsidR="00585748">
        <w:t>presentarán durante el proceso del proyecto.</w:t>
      </w:r>
      <w:r>
        <w:t xml:space="preserve"> </w:t>
      </w:r>
    </w:p>
    <w:p w14:paraId="6EFADDA6" w14:textId="136B0F54" w:rsidR="00585748" w:rsidRDefault="00585748" w:rsidP="00D67ED2"/>
    <w:p w14:paraId="4D9DA9C9" w14:textId="3B2E4980" w:rsidR="00585748" w:rsidRDefault="00585748" w:rsidP="00585748">
      <w:r>
        <w:t>Los aportes t</w:t>
      </w:r>
      <w:r w:rsidR="00306E67">
        <w:t>écnicos y económicos, estarán como</w:t>
      </w:r>
      <w:r>
        <w:t xml:space="preserve"> resultado final de cada </w:t>
      </w:r>
      <w:r w:rsidR="00306E67">
        <w:t>presupuesto</w:t>
      </w:r>
      <w:r>
        <w:t>, ya que con esto podrán evidenciar cada dinero donde y en que se pudo haber gastado.</w:t>
      </w:r>
    </w:p>
    <w:p w14:paraId="348753E5" w14:textId="77777777" w:rsidR="00585748" w:rsidRDefault="00585748" w:rsidP="00585748"/>
    <w:p w14:paraId="0D37B5E0" w14:textId="07BA3F7F" w:rsidR="00585748" w:rsidRDefault="00585748" w:rsidP="00306E67">
      <w:r>
        <w:t xml:space="preserve">Con </w:t>
      </w:r>
      <w:r w:rsidR="00306E67">
        <w:t xml:space="preserve">la iniciativa, se ha evidenciado el enfoque </w:t>
      </w:r>
      <w:r>
        <w:t xml:space="preserve">en un nivel profesional conjunto, donde cada problema, se buscará una solución bipartita, donde se pueda llegar a </w:t>
      </w:r>
      <w:r w:rsidR="00306E67">
        <w:t>trabajar en equipo</w:t>
      </w:r>
      <w:r>
        <w:t>, de igual manera, con este proyecto pude llegar a tener conocimientos más amplios, tanto de programación como de metodologías de estudio</w:t>
      </w:r>
      <w:r w:rsidR="00306E67">
        <w:t>.</w:t>
      </w:r>
    </w:p>
    <w:p w14:paraId="0D1C6D80" w14:textId="77777777" w:rsidR="005A1BA0" w:rsidRDefault="00EC67BB" w:rsidP="00EC67BB">
      <w:pPr>
        <w:spacing w:line="240" w:lineRule="auto"/>
        <w:ind w:firstLine="0"/>
        <w:jc w:val="left"/>
        <w:sectPr w:rsidR="005A1BA0" w:rsidSect="00F36DDA">
          <w:headerReference w:type="even" r:id="rId36"/>
          <w:headerReference w:type="default" r:id="rId37"/>
          <w:headerReference w:type="first" r:id="rId38"/>
          <w:type w:val="oddPage"/>
          <w:pgSz w:w="12240" w:h="15840" w:code="120"/>
          <w:pgMar w:top="1418" w:right="1418" w:bottom="1418" w:left="1701" w:header="709" w:footer="709" w:gutter="0"/>
          <w:cols w:space="708"/>
          <w:titlePg/>
          <w:docGrid w:linePitch="360"/>
        </w:sectPr>
      </w:pPr>
      <w:r>
        <w:br w:type="page"/>
      </w:r>
    </w:p>
    <w:p w14:paraId="583B856D" w14:textId="12CB20CF" w:rsidR="006C1393" w:rsidDel="00254A11" w:rsidRDefault="006C1393" w:rsidP="006C1393">
      <w:pPr>
        <w:rPr>
          <w:del w:id="1555" w:author="Artemis" w:date="2021-05-09T23:11:00Z"/>
        </w:rPr>
      </w:pPr>
    </w:p>
    <w:p w14:paraId="4AF99C5F" w14:textId="1E8775AC" w:rsidR="002C29FE" w:rsidRPr="00F36DDA" w:rsidDel="00695D92" w:rsidRDefault="002C29FE" w:rsidP="006C1393">
      <w:pPr>
        <w:rPr>
          <w:del w:id="1556" w:author="Artemis" w:date="2021-04-28T19:32:00Z"/>
          <w:rStyle w:val="Textoennegrita"/>
          <w:rFonts w:ascii="Times New Roman" w:hAnsi="Times New Roman"/>
          <w:bCs w:val="0"/>
        </w:rPr>
      </w:pPr>
      <w:del w:id="1557" w:author="Artemis" w:date="2021-04-28T19:32:00Z">
        <w:r w:rsidRPr="00F36DDA" w:rsidDel="00695D92">
          <w:rPr>
            <w:rStyle w:val="Textoennegrita"/>
            <w:rFonts w:ascii="Times New Roman" w:hAnsi="Times New Roman"/>
          </w:rPr>
          <w:delText>Un ejemplo para la presentación y citación de figuras, se presenta a continuación (citación directa):</w:delText>
        </w:r>
      </w:del>
    </w:p>
    <w:p w14:paraId="64F0D5AE" w14:textId="4DBA0E71" w:rsidR="002C29FE" w:rsidRPr="00F36DDA" w:rsidDel="00695D92" w:rsidRDefault="002C29FE" w:rsidP="00F36DDA">
      <w:pPr>
        <w:rPr>
          <w:del w:id="1558" w:author="Artemis" w:date="2021-04-28T19:32:00Z"/>
          <w:rStyle w:val="Textoennegrita"/>
          <w:rFonts w:ascii="Times New Roman" w:hAnsi="Times New Roman"/>
          <w:bCs w:val="0"/>
        </w:rPr>
      </w:pPr>
    </w:p>
    <w:p w14:paraId="06426701" w14:textId="53BFB939" w:rsidR="002C29FE" w:rsidRPr="00F36DDA" w:rsidDel="00695D92" w:rsidRDefault="002C29FE" w:rsidP="00F36DDA">
      <w:pPr>
        <w:rPr>
          <w:del w:id="1559" w:author="Artemis" w:date="2021-04-28T19:32:00Z"/>
          <w:rStyle w:val="Textoennegrita"/>
          <w:rFonts w:ascii="Times New Roman" w:hAnsi="Times New Roman"/>
          <w:bCs w:val="0"/>
        </w:rPr>
      </w:pPr>
      <w:del w:id="1560" w:author="Artemis" w:date="2021-04-28T19:32:00Z">
        <w:r w:rsidDel="00695D92">
          <w:rPr>
            <w:rStyle w:val="Textoennegrita"/>
            <w:rFonts w:ascii="Times New Roman" w:hAnsi="Times New Roman"/>
          </w:rPr>
          <w:delText xml:space="preserve">… </w:delText>
        </w:r>
        <w:r w:rsidR="00F64949" w:rsidRPr="00F64949" w:rsidDel="00695D92">
          <w:rPr>
            <w:rStyle w:val="Textoennegrita"/>
            <w:rFonts w:ascii="Times New Roman" w:hAnsi="Times New Roman"/>
          </w:rPr>
          <w:delText>El Diagrama de venn contiene dos o más áreas circulares que representan la totalidad de elementos que tienen una característica común, intersectados y que comparten los subconjuntos representados por las áreas comunes</w:delText>
        </w:r>
        <w:r w:rsidR="00F64949" w:rsidRPr="00F36DDA" w:rsidDel="00695D92">
          <w:rPr>
            <w:rStyle w:val="Textoennegrita"/>
            <w:rFonts w:ascii="Times New Roman" w:hAnsi="Times New Roman"/>
          </w:rPr>
          <w:delText xml:space="preserve">. </w:delText>
        </w:r>
        <w:r w:rsidR="00F64949" w:rsidDel="00695D92">
          <w:rPr>
            <w:rStyle w:val="Textoennegrita"/>
            <w:rFonts w:ascii="Times New Roman" w:hAnsi="Times New Roman"/>
          </w:rPr>
          <w:delText xml:space="preserve">En la </w:delText>
        </w:r>
        <w:r w:rsidRPr="00F36DDA" w:rsidDel="00695D92">
          <w:fldChar w:fldCharType="begin"/>
        </w:r>
        <w:r w:rsidRPr="00F36DDA" w:rsidDel="00695D92">
          <w:delInstrText xml:space="preserve"> REF _Ref268711014 \h  \* MERGEFORMAT </w:delInstrText>
        </w:r>
        <w:r w:rsidRPr="00F36DDA" w:rsidDel="00695D92">
          <w:fldChar w:fldCharType="separate"/>
        </w:r>
        <w:r w:rsidRPr="00F36DDA" w:rsidDel="00695D92">
          <w:rPr>
            <w:rStyle w:val="Textoennegrita"/>
            <w:rFonts w:ascii="Times New Roman" w:hAnsi="Times New Roman"/>
          </w:rPr>
          <w:delText>Figura 2</w:delText>
        </w:r>
        <w:r w:rsidRPr="00F36DDA" w:rsidDel="00695D92">
          <w:rPr>
            <w:rStyle w:val="Textoennegrita"/>
            <w:rFonts w:ascii="Times New Roman" w:hAnsi="Times New Roman"/>
          </w:rPr>
          <w:noBreakHyphen/>
          <w:delText>1</w:delText>
        </w:r>
        <w:r w:rsidRPr="00F36DDA" w:rsidDel="00695D92">
          <w:fldChar w:fldCharType="end"/>
        </w:r>
        <w:r w:rsidRPr="00F36DDA" w:rsidDel="00695D92">
          <w:rPr>
            <w:rStyle w:val="Textoennegrita"/>
            <w:rFonts w:ascii="Times New Roman" w:hAnsi="Times New Roman"/>
          </w:rPr>
          <w:delText xml:space="preserve"> </w:delText>
        </w:r>
        <w:r w:rsidR="00F64949" w:rsidDel="00695D92">
          <w:rPr>
            <w:rStyle w:val="Textoennegrita"/>
            <w:rFonts w:ascii="Times New Roman" w:hAnsi="Times New Roman"/>
          </w:rPr>
          <w:delText>se ilustra un ejemplo.</w:delText>
        </w:r>
      </w:del>
    </w:p>
    <w:p w14:paraId="090E2357" w14:textId="019150A5" w:rsidR="002C29FE" w:rsidRPr="00F36DDA" w:rsidDel="00695D92" w:rsidRDefault="002C29FE" w:rsidP="00F36DDA">
      <w:pPr>
        <w:jc w:val="center"/>
        <w:rPr>
          <w:del w:id="1561" w:author="Artemis" w:date="2021-04-28T19:35:00Z"/>
          <w:rFonts w:eastAsia="Times New Roman"/>
          <w:lang w:val="es-ES" w:eastAsia="es-ES"/>
        </w:rPr>
      </w:pPr>
      <w:del w:id="1562" w:author="Artemis" w:date="2021-04-28T19:35:00Z">
        <w:r w:rsidDel="00695D92">
          <w:rPr>
            <w:noProof/>
            <w:lang w:val="en-US"/>
          </w:rPr>
          <w:drawing>
            <wp:inline distT="0" distB="0" distL="0" distR="0" wp14:anchorId="4D59A3FC" wp14:editId="67CD3B06">
              <wp:extent cx="2038350" cy="2135096"/>
              <wp:effectExtent l="0" t="0" r="0" b="0"/>
              <wp:docPr id="2" name="Imagen 2" descr="https://pixabay.com/static/uploads/photo/2012/04/24/23/54/venn-diagram-41219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xabay.com/static/uploads/photo/2012/04/24/23/54/venn-diagram-41219_64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38350" cy="2135096"/>
                      </a:xfrm>
                      <a:prstGeom prst="rect">
                        <a:avLst/>
                      </a:prstGeom>
                      <a:noFill/>
                      <a:ln>
                        <a:noFill/>
                      </a:ln>
                    </pic:spPr>
                  </pic:pic>
                </a:graphicData>
              </a:graphic>
            </wp:inline>
          </w:drawing>
        </w:r>
      </w:del>
    </w:p>
    <w:p w14:paraId="7887211F" w14:textId="3BE90461" w:rsidR="002C29FE" w:rsidDel="00695D92" w:rsidRDefault="002C29FE" w:rsidP="00F36DDA">
      <w:pPr>
        <w:pStyle w:val="FigurasUmbVirtual"/>
        <w:rPr>
          <w:del w:id="1563" w:author="Artemis" w:date="2021-04-28T19:35:00Z"/>
        </w:rPr>
      </w:pPr>
      <w:bookmarkStart w:id="1564" w:name="_Toc283050412"/>
      <w:del w:id="1565" w:author="Artemis" w:date="2021-04-28T19:35:00Z">
        <w:r w:rsidRPr="00F36DDA" w:rsidDel="00695D92">
          <w:delText xml:space="preserve">Figura </w:delText>
        </w:r>
        <w:r w:rsidR="00D91D7B" w:rsidDel="00695D92">
          <w:fldChar w:fldCharType="begin"/>
        </w:r>
        <w:r w:rsidR="00D91D7B" w:rsidDel="00695D92">
          <w:delInstrText xml:space="preserve"> STYLEREF 1 \s </w:delInstrText>
        </w:r>
        <w:r w:rsidR="00D91D7B" w:rsidDel="00695D92">
          <w:fldChar w:fldCharType="separate"/>
        </w:r>
        <w:r w:rsidRPr="00F36DDA" w:rsidDel="00695D92">
          <w:rPr>
            <w:noProof/>
          </w:rPr>
          <w:delText>2</w:delText>
        </w:r>
        <w:r w:rsidR="00D91D7B" w:rsidDel="00695D92">
          <w:rPr>
            <w:noProof/>
          </w:rPr>
          <w:fldChar w:fldCharType="end"/>
        </w:r>
        <w:r w:rsidRPr="00F36DDA" w:rsidDel="00695D92">
          <w:noBreakHyphen/>
        </w:r>
        <w:r w:rsidR="00D91D7B" w:rsidDel="00695D92">
          <w:fldChar w:fldCharType="begin"/>
        </w:r>
        <w:r w:rsidR="00D91D7B" w:rsidDel="00695D92">
          <w:delInstrText xml:space="preserve"> SEQ Ilustración \* ARABIC \s 1 </w:delInstrText>
        </w:r>
        <w:r w:rsidR="00D91D7B" w:rsidDel="00695D92">
          <w:fldChar w:fldCharType="separate"/>
        </w:r>
        <w:r w:rsidRPr="00F36DDA" w:rsidDel="00695D92">
          <w:rPr>
            <w:noProof/>
          </w:rPr>
          <w:delText>1</w:delText>
        </w:r>
        <w:r w:rsidR="00D91D7B" w:rsidDel="00695D92">
          <w:rPr>
            <w:noProof/>
          </w:rPr>
          <w:fldChar w:fldCharType="end"/>
        </w:r>
        <w:r w:rsidRPr="00F36DDA" w:rsidDel="00695D92">
          <w:delText>:</w:delText>
        </w:r>
        <w:r w:rsidRPr="00F36DDA" w:rsidDel="00695D92">
          <w:tab/>
          <w:delText>Tipos y part</w:delText>
        </w:r>
        <w:r w:rsidR="00F64949" w:rsidRPr="00F36DDA" w:rsidDel="00695D92">
          <w:delText>e del fruto de palma de aceite</w:delText>
        </w:r>
        <w:r w:rsidRPr="00F36DDA" w:rsidDel="00695D92">
          <w:delText>.</w:delText>
        </w:r>
        <w:bookmarkEnd w:id="1564"/>
      </w:del>
    </w:p>
    <w:p w14:paraId="63775277" w14:textId="7703E784" w:rsidR="00F64949" w:rsidRPr="00F36DDA" w:rsidDel="00695D92" w:rsidRDefault="00F64949" w:rsidP="00F36DDA">
      <w:pPr>
        <w:pStyle w:val="FigurasUmbVirtual"/>
        <w:rPr>
          <w:del w:id="1566" w:author="Artemis" w:date="2021-04-28T19:35:00Z"/>
        </w:rPr>
      </w:pPr>
      <w:del w:id="1567" w:author="Artemis" w:date="2021-04-28T19:35:00Z">
        <w:r w:rsidDel="00695D92">
          <w:delText xml:space="preserve">Fuente: </w:delText>
        </w:r>
        <w:r w:rsidRPr="00F64949" w:rsidDel="00695D92">
          <w:delText>https://pixabay.com/en/photos/intersecci%C3%B3n/</w:delText>
        </w:r>
      </w:del>
    </w:p>
    <w:p w14:paraId="7E6E6C36" w14:textId="6BD5A691" w:rsidR="002C29FE" w:rsidRPr="00F36DDA" w:rsidDel="00695D92" w:rsidRDefault="002C29FE" w:rsidP="00F36DDA">
      <w:pPr>
        <w:rPr>
          <w:del w:id="1568" w:author="Artemis" w:date="2021-04-28T19:35:00Z"/>
          <w:rStyle w:val="Textoennegrita"/>
          <w:rFonts w:ascii="Times New Roman" w:hAnsi="Times New Roman"/>
          <w:bCs w:val="0"/>
        </w:rPr>
      </w:pPr>
    </w:p>
    <w:p w14:paraId="6D3A48E1" w14:textId="52B22104" w:rsidR="002C29FE" w:rsidDel="00695D92" w:rsidRDefault="002C29FE" w:rsidP="00F36DDA">
      <w:pPr>
        <w:rPr>
          <w:del w:id="1569" w:author="Artemis" w:date="2021-04-28T19:35:00Z"/>
          <w:rStyle w:val="Textoennegrita"/>
          <w:rFonts w:ascii="Times New Roman" w:hAnsi="Times New Roman"/>
        </w:rPr>
      </w:pPr>
      <w:del w:id="1570" w:author="Artemis" w:date="2021-04-28T19:35:00Z">
        <w:r w:rsidRPr="00F36DDA" w:rsidDel="00695D92">
          <w:rPr>
            <w:rStyle w:val="Textoennegrita"/>
            <w:rFonts w:ascii="Times New Roman" w:hAnsi="Times New Roman"/>
          </w:rPr>
          <w:delText xml:space="preserve">La numeración de las figuras (ilustraciones, fotografías, etc.) debe incluir el número del capítulo en el que esté ubicada, su título se debe ubicar en la parte </w:delText>
        </w:r>
        <w:r w:rsidR="00F64949" w:rsidDel="00695D92">
          <w:rPr>
            <w:rStyle w:val="Textoennegrita"/>
            <w:rFonts w:ascii="Times New Roman" w:hAnsi="Times New Roman"/>
          </w:rPr>
          <w:delText>inferior</w:delText>
        </w:r>
        <w:r w:rsidRPr="00F36DDA" w:rsidDel="00695D92">
          <w:rPr>
            <w:rStyle w:val="Textoennegrita"/>
            <w:rFonts w:ascii="Times New Roman" w:hAnsi="Times New Roman"/>
          </w:rPr>
          <w:delText xml:space="preserve"> de la figura, el texto </w:delText>
        </w:r>
        <w:r w:rsidR="00F64949" w:rsidDel="00695D92">
          <w:rPr>
            <w:rStyle w:val="Textoennegrita"/>
            <w:rFonts w:ascii="Times New Roman" w:hAnsi="Times New Roman"/>
          </w:rPr>
          <w:delText xml:space="preserve">centrado y a un tamaño de 10. </w:delText>
        </w:r>
        <w:r w:rsidR="00F64949" w:rsidRPr="00F36DDA" w:rsidDel="00695D92">
          <w:rPr>
            <w:rStyle w:val="Textoennegrita"/>
            <w:rFonts w:ascii="Times New Roman" w:hAnsi="Times New Roman"/>
          </w:rPr>
          <w:delText>D</w:delText>
        </w:r>
        <w:r w:rsidRPr="00F36DDA" w:rsidDel="00695D92">
          <w:rPr>
            <w:rStyle w:val="Textoennegrita"/>
            <w:rFonts w:ascii="Times New Roman" w:hAnsi="Times New Roman"/>
          </w:rPr>
          <w:delText>espués del número de la figura insertar “:”.</w:delText>
        </w:r>
        <w:r w:rsidR="00107D5F" w:rsidRPr="004E0F7F" w:rsidDel="00695D92">
          <w:delText>Se utiliza el estilo “</w:delText>
        </w:r>
        <w:r w:rsidR="00107D5F" w:rsidDel="00695D92">
          <w:delText>Figuras UMB Virtual</w:delText>
        </w:r>
        <w:r w:rsidR="00107D5F" w:rsidRPr="004E0F7F" w:rsidDel="00695D92">
          <w:delText>” en la hoja de estilos de esta plantilla</w:delText>
        </w:r>
      </w:del>
    </w:p>
    <w:p w14:paraId="27A71E33" w14:textId="16A97A7C" w:rsidR="00F64949" w:rsidRPr="00F36DDA" w:rsidDel="00695D92" w:rsidRDefault="00F64949" w:rsidP="00F36DDA">
      <w:pPr>
        <w:rPr>
          <w:del w:id="1571" w:author="Artemis" w:date="2021-04-28T19:35:00Z"/>
        </w:rPr>
      </w:pPr>
    </w:p>
    <w:p w14:paraId="700AC3EA" w14:textId="7ECCAD53" w:rsidR="002C29FE" w:rsidRPr="00F36DDA" w:rsidDel="00695D92" w:rsidRDefault="002C29FE" w:rsidP="00F36DDA">
      <w:pPr>
        <w:pStyle w:val="Ttulo2"/>
        <w:rPr>
          <w:del w:id="1572" w:author="Artemis" w:date="2021-04-28T19:35:00Z"/>
        </w:rPr>
      </w:pPr>
      <w:bookmarkStart w:id="1573" w:name="_Toc283049208"/>
      <w:bookmarkStart w:id="1574" w:name="_Toc436748596"/>
      <w:del w:id="1575" w:author="Artemis" w:date="2021-04-28T19:35:00Z">
        <w:r w:rsidRPr="00F36DDA" w:rsidDel="00695D92">
          <w:delText>Ejemplo de presentación y citación de tablas</w:delText>
        </w:r>
        <w:bookmarkEnd w:id="1573"/>
        <w:bookmarkEnd w:id="1574"/>
      </w:del>
    </w:p>
    <w:p w14:paraId="680AE2AA" w14:textId="7E2D0300" w:rsidR="002C29FE" w:rsidRPr="00F36DDA" w:rsidDel="00695D92" w:rsidRDefault="002C29FE" w:rsidP="00F36DDA">
      <w:pPr>
        <w:rPr>
          <w:del w:id="1576" w:author="Artemis" w:date="2021-04-28T19:35:00Z"/>
          <w:rStyle w:val="Textoennegrita"/>
          <w:rFonts w:ascii="Times New Roman" w:hAnsi="Times New Roman"/>
          <w:bCs w:val="0"/>
        </w:rPr>
      </w:pPr>
      <w:del w:id="1577" w:author="Artemis" w:date="2021-04-28T19:35:00Z">
        <w:r w:rsidRPr="00F36DDA" w:rsidDel="00695D92">
          <w:rPr>
            <w:rStyle w:val="Textoennegrita"/>
            <w:rFonts w:ascii="Times New Roman" w:hAnsi="Times New Roman"/>
          </w:rPr>
          <w:delText>Para la edición de tablas, cada columna debe llevar su título; la primera palabra se debe escribir con mayúscula inicial y preferiblemente sin abreviaturas. En las tablas, los títulos y datos se deben ubicar entre líneas horizontales y verticales cerradas.</w:delText>
        </w:r>
      </w:del>
    </w:p>
    <w:p w14:paraId="04A67AF0" w14:textId="1FD9121C" w:rsidR="002C29FE" w:rsidRPr="00F36DDA" w:rsidDel="00695D92" w:rsidRDefault="002C29FE" w:rsidP="00F36DDA">
      <w:pPr>
        <w:rPr>
          <w:del w:id="1578" w:author="Artemis" w:date="2021-04-28T19:35:00Z"/>
          <w:rStyle w:val="Textoennegrita"/>
          <w:rFonts w:ascii="Times New Roman" w:hAnsi="Times New Roman"/>
          <w:bCs w:val="0"/>
        </w:rPr>
      </w:pPr>
    </w:p>
    <w:p w14:paraId="7F06E719" w14:textId="2D686BB8" w:rsidR="00A540A9" w:rsidDel="00695D92" w:rsidRDefault="002C29FE" w:rsidP="00F36DDA">
      <w:pPr>
        <w:rPr>
          <w:del w:id="1579" w:author="Artemis" w:date="2021-04-28T19:35:00Z"/>
          <w:rStyle w:val="Textoennegrita"/>
          <w:rFonts w:ascii="Times New Roman" w:hAnsi="Times New Roman"/>
        </w:rPr>
      </w:pPr>
      <w:del w:id="1580" w:author="Artemis" w:date="2021-04-28T19:35:00Z">
        <w:r w:rsidRPr="00F36DDA" w:rsidDel="00695D92">
          <w:rPr>
            <w:rStyle w:val="Textoennegrita"/>
            <w:rFonts w:ascii="Times New Roman" w:hAnsi="Times New Roman"/>
          </w:rPr>
          <w:delText xml:space="preserve">La numeración de las tablas se realiza de la misma manera que las figuras, a lo largo de todo el texto. Deben llevar un título breve, que concreta el contenido de la tabla; éste se debe escribir en la parte superior de la misma. </w:delText>
        </w:r>
        <w:r w:rsidR="00A540A9" w:rsidDel="00695D92">
          <w:rPr>
            <w:rStyle w:val="Textoennegrita"/>
            <w:rFonts w:ascii="Times New Roman" w:hAnsi="Times New Roman"/>
          </w:rPr>
          <w:delText xml:space="preserve"> </w:delText>
        </w:r>
      </w:del>
    </w:p>
    <w:p w14:paraId="1A2D07E4" w14:textId="19F94744" w:rsidR="00A540A9" w:rsidDel="00695D92" w:rsidRDefault="00A540A9" w:rsidP="00F36DDA">
      <w:pPr>
        <w:rPr>
          <w:del w:id="1581" w:author="Artemis" w:date="2021-04-28T19:35:00Z"/>
          <w:rStyle w:val="Textoennegrita"/>
          <w:rFonts w:ascii="Times New Roman" w:hAnsi="Times New Roman"/>
        </w:rPr>
      </w:pPr>
    </w:p>
    <w:p w14:paraId="3F37ABAF" w14:textId="6DD2F20D" w:rsidR="002C29FE" w:rsidRPr="00F36DDA" w:rsidDel="00695D92" w:rsidRDefault="002C29FE" w:rsidP="00F36DDA">
      <w:pPr>
        <w:rPr>
          <w:del w:id="1582" w:author="Artemis" w:date="2021-04-28T19:35:00Z"/>
          <w:rStyle w:val="Textoennegrita"/>
          <w:rFonts w:ascii="Times New Roman" w:hAnsi="Times New Roman"/>
          <w:bCs w:val="0"/>
        </w:rPr>
      </w:pPr>
      <w:del w:id="1583" w:author="Artemis" w:date="2021-04-28T19:35:00Z">
        <w:r w:rsidRPr="00F36DDA" w:rsidDel="00695D92">
          <w:rPr>
            <w:rStyle w:val="Textoennegrita"/>
            <w:rFonts w:ascii="Times New Roman" w:hAnsi="Times New Roman"/>
          </w:rPr>
          <w:delText>Un ejemplo para la presentación y citación de tablas (citación indirecta), se presenta a continuación:</w:delText>
        </w:r>
      </w:del>
    </w:p>
    <w:p w14:paraId="6D6B1AC6" w14:textId="509CDECC" w:rsidR="00107D5F" w:rsidRPr="00F36DDA" w:rsidDel="00695D92" w:rsidRDefault="00107D5F" w:rsidP="00F36DDA">
      <w:pPr>
        <w:rPr>
          <w:del w:id="1584" w:author="Artemis" w:date="2021-04-28T19:35:00Z"/>
          <w:rStyle w:val="Textoennegrita"/>
          <w:rFonts w:ascii="Times New Roman" w:hAnsi="Times New Roman"/>
          <w:bCs w:val="0"/>
        </w:rPr>
      </w:pPr>
    </w:p>
    <w:p w14:paraId="1576C54C" w14:textId="6190FC71" w:rsidR="002C29FE" w:rsidDel="00695D92" w:rsidRDefault="00A540A9" w:rsidP="00F36DDA">
      <w:pPr>
        <w:rPr>
          <w:del w:id="1585" w:author="Artemis" w:date="2021-04-28T19:35:00Z"/>
          <w:rStyle w:val="Textoennegrita"/>
          <w:rFonts w:ascii="Times New Roman" w:hAnsi="Times New Roman"/>
        </w:rPr>
      </w:pPr>
      <w:del w:id="1586" w:author="Artemis" w:date="2021-04-28T19:35:00Z">
        <w:r w:rsidDel="00695D92">
          <w:rPr>
            <w:rStyle w:val="Textoennegrita"/>
            <w:rFonts w:ascii="Times New Roman" w:hAnsi="Times New Roman"/>
          </w:rPr>
          <w:delText>La comparación entre las 3 tecnolog</w:delText>
        </w:r>
        <w:r w:rsidR="004318A9" w:rsidDel="00695D92">
          <w:rPr>
            <w:rStyle w:val="Textoennegrita"/>
            <w:rFonts w:ascii="Times New Roman" w:hAnsi="Times New Roman"/>
          </w:rPr>
          <w:delText>ías se realiza utilizando 4 criterios.</w:delText>
        </w:r>
        <w:r w:rsidR="002C29FE" w:rsidRPr="00F36DDA" w:rsidDel="00695D92">
          <w:rPr>
            <w:rStyle w:val="Textoennegrita"/>
            <w:rFonts w:ascii="Times New Roman" w:hAnsi="Times New Roman"/>
          </w:rPr>
          <w:delText xml:space="preserve"> (</w:delText>
        </w:r>
        <w:r w:rsidR="002C29FE" w:rsidRPr="00F36DDA" w:rsidDel="00695D92">
          <w:fldChar w:fldCharType="begin"/>
        </w:r>
        <w:r w:rsidR="002C29FE" w:rsidRPr="00F36DDA" w:rsidDel="00695D92">
          <w:delInstrText xml:space="preserve"> REF _Ref254190848 \h  \* MERGEFORMAT </w:delInstrText>
        </w:r>
        <w:r w:rsidR="002C29FE" w:rsidRPr="00F36DDA" w:rsidDel="00695D92">
          <w:fldChar w:fldCharType="separate"/>
        </w:r>
        <w:r w:rsidR="002C29FE" w:rsidRPr="00F36DDA" w:rsidDel="00695D92">
          <w:rPr>
            <w:rStyle w:val="Textoennegrita"/>
            <w:rFonts w:ascii="Times New Roman" w:hAnsi="Times New Roman"/>
          </w:rPr>
          <w:delText>Tabla 2</w:delText>
        </w:r>
        <w:r w:rsidR="002C29FE" w:rsidRPr="00F36DDA" w:rsidDel="00695D92">
          <w:rPr>
            <w:rStyle w:val="Textoennegrita"/>
            <w:rFonts w:ascii="Times New Roman" w:hAnsi="Times New Roman"/>
          </w:rPr>
          <w:noBreakHyphen/>
          <w:delText>1</w:delText>
        </w:r>
        <w:r w:rsidR="002C29FE" w:rsidRPr="00F36DDA" w:rsidDel="00695D92">
          <w:fldChar w:fldCharType="end"/>
        </w:r>
        <w:r w:rsidR="002C29FE" w:rsidRPr="00F36DDA" w:rsidDel="00695D92">
          <w:rPr>
            <w:rStyle w:val="Textoennegrita"/>
            <w:rFonts w:ascii="Times New Roman" w:hAnsi="Times New Roman"/>
          </w:rPr>
          <w:delText>).</w:delText>
        </w:r>
      </w:del>
    </w:p>
    <w:p w14:paraId="6B5F73E7" w14:textId="123161EE" w:rsidR="00A540A9" w:rsidRPr="00F36DDA" w:rsidDel="00695D92" w:rsidRDefault="00A540A9" w:rsidP="00F36DDA">
      <w:pPr>
        <w:rPr>
          <w:del w:id="1587" w:author="Artemis" w:date="2021-04-28T19:35:00Z"/>
          <w:rStyle w:val="Textoennegrita"/>
          <w:rFonts w:ascii="Times New Roman" w:hAnsi="Times New Roman"/>
          <w:bCs w:val="0"/>
        </w:rPr>
      </w:pPr>
    </w:p>
    <w:p w14:paraId="7F3E1948" w14:textId="7E9CB158" w:rsidR="002C29FE" w:rsidRPr="00F36DDA" w:rsidDel="00695D92" w:rsidRDefault="002C29FE" w:rsidP="00F36DDA">
      <w:pPr>
        <w:pStyle w:val="TablasUMBVirtual"/>
        <w:ind w:firstLine="0"/>
        <w:rPr>
          <w:del w:id="1588" w:author="Artemis" w:date="2021-04-28T19:35:00Z"/>
          <w:rStyle w:val="Textoennegrita"/>
          <w:rFonts w:ascii="Times New Roman" w:hAnsi="Times New Roman"/>
          <w:b w:val="0"/>
          <w:bCs w:val="0"/>
          <w:sz w:val="20"/>
        </w:rPr>
      </w:pPr>
      <w:bookmarkStart w:id="1589" w:name="_Ref254190848"/>
      <w:bookmarkStart w:id="1590" w:name="_Toc283050161"/>
      <w:del w:id="1591" w:author="Artemis" w:date="2021-04-28T19:35:00Z">
        <w:r w:rsidRPr="00F36DDA" w:rsidDel="00695D92">
          <w:rPr>
            <w:rStyle w:val="Textoennegrita"/>
            <w:rFonts w:ascii="Times New Roman" w:hAnsi="Times New Roman"/>
            <w:b w:val="0"/>
            <w:sz w:val="20"/>
          </w:rPr>
          <w:delText xml:space="preserve">Tabla </w:delText>
        </w:r>
        <w:r w:rsidRPr="00F36DDA" w:rsidDel="00695D92">
          <w:rPr>
            <w:rStyle w:val="Textoennegrita"/>
            <w:rFonts w:ascii="Times New Roman" w:hAnsi="Times New Roman"/>
            <w:b w:val="0"/>
            <w:bCs w:val="0"/>
            <w:sz w:val="20"/>
          </w:rPr>
          <w:fldChar w:fldCharType="begin"/>
        </w:r>
        <w:r w:rsidRPr="00F36DDA" w:rsidDel="00695D92">
          <w:rPr>
            <w:rStyle w:val="Textoennegrita"/>
            <w:rFonts w:ascii="Times New Roman" w:hAnsi="Times New Roman"/>
            <w:b w:val="0"/>
            <w:sz w:val="20"/>
          </w:rPr>
          <w:delInstrText xml:space="preserve"> STYLEREF 1 \s </w:delInstrText>
        </w:r>
        <w:r w:rsidRPr="00F36DDA" w:rsidDel="00695D92">
          <w:rPr>
            <w:rStyle w:val="Textoennegrita"/>
            <w:rFonts w:ascii="Times New Roman" w:hAnsi="Times New Roman"/>
            <w:b w:val="0"/>
            <w:bCs w:val="0"/>
            <w:sz w:val="20"/>
          </w:rPr>
          <w:fldChar w:fldCharType="separate"/>
        </w:r>
        <w:r w:rsidRPr="00F36DDA" w:rsidDel="00695D92">
          <w:rPr>
            <w:rStyle w:val="Textoennegrita"/>
            <w:rFonts w:ascii="Times New Roman" w:hAnsi="Times New Roman"/>
            <w:b w:val="0"/>
            <w:noProof/>
            <w:sz w:val="20"/>
          </w:rPr>
          <w:delText>2</w:delText>
        </w:r>
        <w:r w:rsidRPr="00F36DDA" w:rsidDel="00695D92">
          <w:rPr>
            <w:rStyle w:val="Textoennegrita"/>
            <w:rFonts w:ascii="Times New Roman" w:hAnsi="Times New Roman"/>
            <w:b w:val="0"/>
            <w:bCs w:val="0"/>
            <w:sz w:val="20"/>
          </w:rPr>
          <w:fldChar w:fldCharType="end"/>
        </w:r>
        <w:r w:rsidRPr="00F36DDA" w:rsidDel="00695D92">
          <w:rPr>
            <w:rStyle w:val="Textoennegrita"/>
            <w:rFonts w:ascii="Times New Roman" w:hAnsi="Times New Roman"/>
            <w:b w:val="0"/>
            <w:sz w:val="20"/>
          </w:rPr>
          <w:noBreakHyphen/>
        </w:r>
        <w:r w:rsidRPr="00F36DDA" w:rsidDel="00695D92">
          <w:rPr>
            <w:rStyle w:val="Textoennegrita"/>
            <w:rFonts w:ascii="Times New Roman" w:hAnsi="Times New Roman"/>
            <w:b w:val="0"/>
            <w:bCs w:val="0"/>
            <w:sz w:val="20"/>
          </w:rPr>
          <w:fldChar w:fldCharType="begin"/>
        </w:r>
        <w:r w:rsidRPr="00F36DDA" w:rsidDel="00695D92">
          <w:rPr>
            <w:rStyle w:val="Textoennegrita"/>
            <w:rFonts w:ascii="Times New Roman" w:hAnsi="Times New Roman"/>
            <w:b w:val="0"/>
            <w:sz w:val="20"/>
          </w:rPr>
          <w:delInstrText xml:space="preserve"> SEQ Tabla \* ARABIC \s 1 </w:delInstrText>
        </w:r>
        <w:r w:rsidRPr="00F36DDA" w:rsidDel="00695D92">
          <w:rPr>
            <w:rStyle w:val="Textoennegrita"/>
            <w:rFonts w:ascii="Times New Roman" w:hAnsi="Times New Roman"/>
            <w:b w:val="0"/>
            <w:bCs w:val="0"/>
            <w:sz w:val="20"/>
          </w:rPr>
          <w:fldChar w:fldCharType="separate"/>
        </w:r>
        <w:r w:rsidRPr="00F36DDA" w:rsidDel="00695D92">
          <w:rPr>
            <w:rStyle w:val="Textoennegrita"/>
            <w:rFonts w:ascii="Times New Roman" w:hAnsi="Times New Roman"/>
            <w:b w:val="0"/>
            <w:noProof/>
            <w:sz w:val="20"/>
          </w:rPr>
          <w:delText>1</w:delText>
        </w:r>
        <w:r w:rsidRPr="00F36DDA" w:rsidDel="00695D92">
          <w:rPr>
            <w:rStyle w:val="Textoennegrita"/>
            <w:rFonts w:ascii="Times New Roman" w:hAnsi="Times New Roman"/>
            <w:b w:val="0"/>
            <w:bCs w:val="0"/>
            <w:sz w:val="20"/>
          </w:rPr>
          <w:fldChar w:fldCharType="end"/>
        </w:r>
        <w:bookmarkEnd w:id="1589"/>
        <w:r w:rsidR="00107D5F" w:rsidRPr="00F36DDA" w:rsidDel="00695D92">
          <w:rPr>
            <w:rStyle w:val="Textoennegrita"/>
            <w:rFonts w:ascii="Times New Roman" w:hAnsi="Times New Roman"/>
            <w:b w:val="0"/>
            <w:sz w:val="20"/>
          </w:rPr>
          <w:delText>: Comparación</w:delText>
        </w:r>
        <w:r w:rsidR="00107D5F" w:rsidDel="00695D92">
          <w:rPr>
            <w:rStyle w:val="Textoennegrita"/>
            <w:rFonts w:ascii="Times New Roman" w:hAnsi="Times New Roman"/>
            <w:b w:val="0"/>
            <w:sz w:val="20"/>
          </w:rPr>
          <w:delText xml:space="preserve"> de tecnologías</w:delText>
        </w:r>
        <w:r w:rsidRPr="00F36DDA" w:rsidDel="00695D92">
          <w:rPr>
            <w:rStyle w:val="Textoennegrita"/>
            <w:rFonts w:ascii="Times New Roman" w:hAnsi="Times New Roman"/>
            <w:b w:val="0"/>
            <w:sz w:val="20"/>
          </w:rPr>
          <w:delText>.</w:delText>
        </w:r>
        <w:bookmarkEnd w:id="1590"/>
      </w:del>
    </w:p>
    <w:tbl>
      <w:tblPr>
        <w:tblStyle w:val="Tablaconcuadrcula"/>
        <w:tblW w:w="0" w:type="auto"/>
        <w:jc w:val="center"/>
        <w:tblLook w:val="04A0" w:firstRow="1" w:lastRow="0" w:firstColumn="1" w:lastColumn="0" w:noHBand="0" w:noVBand="1"/>
      </w:tblPr>
      <w:tblGrid>
        <w:gridCol w:w="1886"/>
        <w:gridCol w:w="2362"/>
        <w:gridCol w:w="2519"/>
        <w:gridCol w:w="2344"/>
      </w:tblGrid>
      <w:tr w:rsidR="004318A9" w:rsidRPr="00F36DDA" w:rsidDel="00695D92" w14:paraId="1841C812" w14:textId="01DD365A" w:rsidTr="009E00AD">
        <w:trPr>
          <w:jc w:val="center"/>
          <w:del w:id="1592" w:author="Artemis" w:date="2021-04-28T19:35:00Z"/>
        </w:trPr>
        <w:tc>
          <w:tcPr>
            <w:tcW w:w="1886" w:type="dxa"/>
            <w:vMerge w:val="restart"/>
            <w:vAlign w:val="center"/>
          </w:tcPr>
          <w:p w14:paraId="5C99BDE0" w14:textId="77777777" w:rsidR="00585748" w:rsidRDefault="00585748" w:rsidP="00F36DDA">
            <w:pPr>
              <w:pStyle w:val="Ttulo1"/>
              <w:rPr>
                <w:rStyle w:val="Textoennegrita"/>
                <w:rFonts w:ascii="Times New Roman" w:hAnsi="Times New Roman"/>
              </w:rPr>
            </w:pPr>
          </w:p>
          <w:p w14:paraId="0A98152A" w14:textId="77777777" w:rsidR="00585748" w:rsidRDefault="00585748" w:rsidP="00F36DDA">
            <w:pPr>
              <w:pStyle w:val="Ttulo1"/>
              <w:rPr>
                <w:rStyle w:val="Textoennegrita"/>
                <w:rFonts w:ascii="Times New Roman" w:hAnsi="Times New Roman"/>
              </w:rPr>
            </w:pPr>
          </w:p>
          <w:p w14:paraId="5F0EDF7B" w14:textId="4336062F" w:rsidR="004318A9" w:rsidRPr="00F36DDA" w:rsidDel="00695D92" w:rsidRDefault="004318A9" w:rsidP="00F36DDA">
            <w:pPr>
              <w:rPr>
                <w:del w:id="1593" w:author="Artemis" w:date="2021-04-28T19:35:00Z"/>
                <w:rStyle w:val="Textoennegrita"/>
                <w:rFonts w:ascii="Times New Roman" w:hAnsi="Times New Roman"/>
                <w:bCs w:val="0"/>
              </w:rPr>
            </w:pPr>
            <w:del w:id="1594" w:author="Artemis" w:date="2021-04-28T19:35:00Z">
              <w:r w:rsidDel="00695D92">
                <w:rPr>
                  <w:rStyle w:val="Textoennegrita"/>
                  <w:rFonts w:ascii="Times New Roman" w:hAnsi="Times New Roman"/>
                </w:rPr>
                <w:delText>Criterios</w:delText>
              </w:r>
            </w:del>
          </w:p>
        </w:tc>
        <w:tc>
          <w:tcPr>
            <w:tcW w:w="7225" w:type="dxa"/>
            <w:gridSpan w:val="3"/>
            <w:vAlign w:val="center"/>
          </w:tcPr>
          <w:p w14:paraId="189831B4" w14:textId="79425C56" w:rsidR="004318A9" w:rsidDel="00695D92" w:rsidRDefault="004318A9" w:rsidP="00F36DDA">
            <w:pPr>
              <w:jc w:val="center"/>
              <w:rPr>
                <w:del w:id="1595" w:author="Artemis" w:date="2021-04-28T19:35:00Z"/>
                <w:rStyle w:val="Textoennegrita"/>
                <w:rFonts w:ascii="Times New Roman" w:hAnsi="Times New Roman"/>
                <w:bCs w:val="0"/>
              </w:rPr>
            </w:pPr>
            <w:del w:id="1596" w:author="Artemis" w:date="2021-04-28T19:35:00Z">
              <w:r w:rsidDel="00695D92">
                <w:rPr>
                  <w:rStyle w:val="Textoennegrita"/>
                  <w:rFonts w:ascii="Times New Roman" w:hAnsi="Times New Roman"/>
                  <w:bCs w:val="0"/>
                </w:rPr>
                <w:delText>Tecnologías</w:delText>
              </w:r>
            </w:del>
          </w:p>
        </w:tc>
      </w:tr>
      <w:tr w:rsidR="004318A9" w:rsidRPr="00F36DDA" w:rsidDel="00695D92" w14:paraId="0BE8CB07" w14:textId="04387644" w:rsidTr="00F36DDA">
        <w:trPr>
          <w:jc w:val="center"/>
          <w:del w:id="1597" w:author="Artemis" w:date="2021-04-28T19:35:00Z"/>
        </w:trPr>
        <w:tc>
          <w:tcPr>
            <w:tcW w:w="1886" w:type="dxa"/>
            <w:vMerge/>
            <w:vAlign w:val="center"/>
          </w:tcPr>
          <w:p w14:paraId="2EA51762" w14:textId="1E7ABC7E" w:rsidR="004318A9" w:rsidRPr="00F36DDA" w:rsidDel="00695D92" w:rsidRDefault="004318A9" w:rsidP="00F36DDA">
            <w:pPr>
              <w:rPr>
                <w:del w:id="1598" w:author="Artemis" w:date="2021-04-28T19:35:00Z"/>
                <w:rStyle w:val="Textoennegrita"/>
                <w:rFonts w:ascii="Times New Roman" w:hAnsi="Times New Roman"/>
                <w:bCs w:val="0"/>
              </w:rPr>
            </w:pPr>
          </w:p>
        </w:tc>
        <w:tc>
          <w:tcPr>
            <w:tcW w:w="2362" w:type="dxa"/>
            <w:vAlign w:val="center"/>
          </w:tcPr>
          <w:p w14:paraId="0E7ED0F6" w14:textId="74616239" w:rsidR="004318A9" w:rsidRPr="00F36DDA" w:rsidDel="00695D92" w:rsidRDefault="004318A9" w:rsidP="00F36DDA">
            <w:pPr>
              <w:rPr>
                <w:del w:id="1599" w:author="Artemis" w:date="2021-04-28T19:35:00Z"/>
                <w:rStyle w:val="Textoennegrita"/>
                <w:rFonts w:ascii="Times New Roman" w:hAnsi="Times New Roman"/>
                <w:bCs w:val="0"/>
              </w:rPr>
            </w:pPr>
            <w:del w:id="1600" w:author="Artemis" w:date="2021-04-28T19:35:00Z">
              <w:r w:rsidDel="00695D92">
                <w:rPr>
                  <w:rStyle w:val="Textoennegrita"/>
                  <w:rFonts w:ascii="Times New Roman" w:hAnsi="Times New Roman"/>
                </w:rPr>
                <w:delText>Tecnología 1</w:delText>
              </w:r>
            </w:del>
          </w:p>
        </w:tc>
        <w:tc>
          <w:tcPr>
            <w:tcW w:w="2519" w:type="dxa"/>
            <w:vAlign w:val="center"/>
          </w:tcPr>
          <w:p w14:paraId="32233659" w14:textId="0934C60D" w:rsidR="004318A9" w:rsidRPr="00F36DDA" w:rsidDel="00695D92" w:rsidRDefault="004318A9" w:rsidP="00F36DDA">
            <w:pPr>
              <w:rPr>
                <w:del w:id="1601" w:author="Artemis" w:date="2021-04-28T19:35:00Z"/>
                <w:rStyle w:val="Textoennegrita"/>
                <w:rFonts w:ascii="Times New Roman" w:hAnsi="Times New Roman"/>
                <w:bCs w:val="0"/>
              </w:rPr>
            </w:pPr>
            <w:del w:id="1602" w:author="Artemis" w:date="2021-04-28T19:35:00Z">
              <w:r w:rsidDel="00695D92">
                <w:rPr>
                  <w:rStyle w:val="Textoennegrita"/>
                  <w:rFonts w:ascii="Times New Roman" w:hAnsi="Times New Roman"/>
                </w:rPr>
                <w:delText>Tecnología 2</w:delText>
              </w:r>
            </w:del>
          </w:p>
        </w:tc>
        <w:tc>
          <w:tcPr>
            <w:tcW w:w="2344" w:type="dxa"/>
          </w:tcPr>
          <w:p w14:paraId="1868F8B3" w14:textId="489E83F0" w:rsidR="004318A9" w:rsidDel="00695D92" w:rsidRDefault="004318A9" w:rsidP="002C29FE">
            <w:pPr>
              <w:rPr>
                <w:del w:id="1603" w:author="Artemis" w:date="2021-04-28T19:35:00Z"/>
                <w:rStyle w:val="Textoennegrita"/>
                <w:rFonts w:ascii="Times New Roman" w:hAnsi="Times New Roman"/>
              </w:rPr>
            </w:pPr>
            <w:del w:id="1604" w:author="Artemis" w:date="2021-04-28T19:35:00Z">
              <w:r w:rsidDel="00695D92">
                <w:rPr>
                  <w:rStyle w:val="Textoennegrita"/>
                  <w:rFonts w:ascii="Times New Roman" w:hAnsi="Times New Roman"/>
                </w:rPr>
                <w:delText>Tecnología 3</w:delText>
              </w:r>
            </w:del>
          </w:p>
        </w:tc>
      </w:tr>
      <w:tr w:rsidR="004318A9" w:rsidRPr="00F36DDA" w:rsidDel="00695D92" w14:paraId="6977DEFE" w14:textId="5DB7F998" w:rsidTr="00F36DDA">
        <w:trPr>
          <w:jc w:val="center"/>
          <w:del w:id="1605" w:author="Artemis" w:date="2021-04-28T19:35:00Z"/>
        </w:trPr>
        <w:tc>
          <w:tcPr>
            <w:tcW w:w="1886" w:type="dxa"/>
            <w:vAlign w:val="center"/>
          </w:tcPr>
          <w:p w14:paraId="7CC18516" w14:textId="6366FC98" w:rsidR="004318A9" w:rsidRPr="00F36DDA" w:rsidDel="00695D92" w:rsidRDefault="004318A9" w:rsidP="00F36DDA">
            <w:pPr>
              <w:rPr>
                <w:del w:id="1606" w:author="Artemis" w:date="2021-04-28T19:35:00Z"/>
                <w:rStyle w:val="Textoennegrita"/>
                <w:rFonts w:ascii="Times New Roman" w:hAnsi="Times New Roman"/>
                <w:bCs w:val="0"/>
              </w:rPr>
            </w:pPr>
            <w:del w:id="1607" w:author="Artemis" w:date="2021-04-28T19:35:00Z">
              <w:r w:rsidDel="00695D92">
                <w:rPr>
                  <w:rStyle w:val="Textoennegrita"/>
                  <w:rFonts w:ascii="Times New Roman" w:hAnsi="Times New Roman"/>
                </w:rPr>
                <w:delText>Criterio 1</w:delText>
              </w:r>
            </w:del>
          </w:p>
        </w:tc>
        <w:tc>
          <w:tcPr>
            <w:tcW w:w="2362" w:type="dxa"/>
            <w:vAlign w:val="center"/>
          </w:tcPr>
          <w:p w14:paraId="271B8A04" w14:textId="5BFBE585" w:rsidR="004318A9" w:rsidRPr="00F36DDA" w:rsidDel="00695D92" w:rsidRDefault="004318A9" w:rsidP="00F36DDA">
            <w:pPr>
              <w:rPr>
                <w:del w:id="1608" w:author="Artemis" w:date="2021-04-28T19:35:00Z"/>
                <w:rStyle w:val="Textoennegrita"/>
                <w:rFonts w:ascii="Times New Roman" w:hAnsi="Times New Roman"/>
                <w:bCs w:val="0"/>
              </w:rPr>
            </w:pPr>
            <w:del w:id="1609" w:author="Artemis" w:date="2021-04-28T19:35:00Z">
              <w:r w:rsidDel="00695D92">
                <w:rPr>
                  <w:rStyle w:val="Textoennegrita"/>
                  <w:rFonts w:ascii="Times New Roman" w:hAnsi="Times New Roman"/>
                </w:rPr>
                <w:delText>Xxx 1</w:delText>
              </w:r>
            </w:del>
          </w:p>
        </w:tc>
        <w:tc>
          <w:tcPr>
            <w:tcW w:w="2519" w:type="dxa"/>
            <w:vAlign w:val="center"/>
          </w:tcPr>
          <w:p w14:paraId="668A7A04" w14:textId="62E489BD" w:rsidR="004318A9" w:rsidRPr="00F36DDA" w:rsidDel="00695D92" w:rsidRDefault="004318A9" w:rsidP="00F36DDA">
            <w:pPr>
              <w:rPr>
                <w:del w:id="1610" w:author="Artemis" w:date="2021-04-28T19:35:00Z"/>
                <w:rStyle w:val="Textoennegrita"/>
                <w:rFonts w:ascii="Times New Roman" w:hAnsi="Times New Roman"/>
                <w:bCs w:val="0"/>
              </w:rPr>
            </w:pPr>
            <w:del w:id="1611" w:author="Artemis" w:date="2021-04-28T19:35:00Z">
              <w:r w:rsidDel="00695D92">
                <w:rPr>
                  <w:rStyle w:val="Textoennegrita"/>
                  <w:rFonts w:ascii="Times New Roman" w:hAnsi="Times New Roman"/>
                </w:rPr>
                <w:delText>Xxx 2</w:delText>
              </w:r>
            </w:del>
          </w:p>
        </w:tc>
        <w:tc>
          <w:tcPr>
            <w:tcW w:w="2344" w:type="dxa"/>
            <w:vAlign w:val="center"/>
          </w:tcPr>
          <w:p w14:paraId="0ADF2A23" w14:textId="2DC0EFB0" w:rsidR="004318A9" w:rsidRPr="00F36DDA" w:rsidDel="00695D92" w:rsidRDefault="004318A9" w:rsidP="00F36DDA">
            <w:pPr>
              <w:rPr>
                <w:del w:id="1612" w:author="Artemis" w:date="2021-04-28T19:35:00Z"/>
                <w:rStyle w:val="Textoennegrita"/>
                <w:rFonts w:ascii="Times New Roman" w:hAnsi="Times New Roman"/>
              </w:rPr>
            </w:pPr>
            <w:del w:id="1613" w:author="Artemis" w:date="2021-04-28T19:35:00Z">
              <w:r w:rsidDel="00695D92">
                <w:rPr>
                  <w:rStyle w:val="Textoennegrita"/>
                  <w:rFonts w:ascii="Times New Roman" w:hAnsi="Times New Roman"/>
                </w:rPr>
                <w:delText>Xxx 3</w:delText>
              </w:r>
            </w:del>
          </w:p>
        </w:tc>
      </w:tr>
      <w:tr w:rsidR="004318A9" w:rsidRPr="00F36DDA" w:rsidDel="00695D92" w14:paraId="23DE1D92" w14:textId="111402F2" w:rsidTr="00F36DDA">
        <w:trPr>
          <w:jc w:val="center"/>
          <w:del w:id="1614" w:author="Artemis" w:date="2021-04-28T19:35:00Z"/>
        </w:trPr>
        <w:tc>
          <w:tcPr>
            <w:tcW w:w="1886" w:type="dxa"/>
            <w:vAlign w:val="center"/>
          </w:tcPr>
          <w:p w14:paraId="36B2938F" w14:textId="71D49C1C" w:rsidR="004318A9" w:rsidRPr="00F36DDA" w:rsidDel="00695D92" w:rsidRDefault="004318A9" w:rsidP="00F36DDA">
            <w:pPr>
              <w:rPr>
                <w:del w:id="1615" w:author="Artemis" w:date="2021-04-28T19:35:00Z"/>
                <w:rStyle w:val="Textoennegrita"/>
                <w:rFonts w:ascii="Times New Roman" w:hAnsi="Times New Roman"/>
                <w:bCs w:val="0"/>
              </w:rPr>
            </w:pPr>
            <w:del w:id="1616" w:author="Artemis" w:date="2021-04-28T19:35:00Z">
              <w:r w:rsidDel="00695D92">
                <w:rPr>
                  <w:rStyle w:val="Textoennegrita"/>
                  <w:rFonts w:ascii="Times New Roman" w:hAnsi="Times New Roman"/>
                </w:rPr>
                <w:delText>Criterio 2</w:delText>
              </w:r>
            </w:del>
          </w:p>
        </w:tc>
        <w:tc>
          <w:tcPr>
            <w:tcW w:w="2362" w:type="dxa"/>
            <w:vAlign w:val="center"/>
          </w:tcPr>
          <w:p w14:paraId="7BD3B441" w14:textId="34464FA5" w:rsidR="004318A9" w:rsidRPr="00F36DDA" w:rsidDel="00695D92" w:rsidRDefault="004318A9" w:rsidP="00F36DDA">
            <w:pPr>
              <w:rPr>
                <w:del w:id="1617" w:author="Artemis" w:date="2021-04-28T19:35:00Z"/>
                <w:rStyle w:val="Textoennegrita"/>
                <w:rFonts w:ascii="Times New Roman" w:hAnsi="Times New Roman"/>
                <w:bCs w:val="0"/>
              </w:rPr>
            </w:pPr>
            <w:del w:id="1618" w:author="Artemis" w:date="2021-04-28T19:35:00Z">
              <w:r w:rsidDel="00695D92">
                <w:rPr>
                  <w:rStyle w:val="Textoennegrita"/>
                  <w:rFonts w:ascii="Times New Roman" w:hAnsi="Times New Roman"/>
                </w:rPr>
                <w:delText>Yyy 1</w:delText>
              </w:r>
            </w:del>
          </w:p>
        </w:tc>
        <w:tc>
          <w:tcPr>
            <w:tcW w:w="2519" w:type="dxa"/>
            <w:vAlign w:val="center"/>
          </w:tcPr>
          <w:p w14:paraId="03B7239E" w14:textId="71638A3B" w:rsidR="004318A9" w:rsidRPr="00F36DDA" w:rsidDel="00695D92" w:rsidRDefault="004318A9" w:rsidP="00F36DDA">
            <w:pPr>
              <w:rPr>
                <w:del w:id="1619" w:author="Artemis" w:date="2021-04-28T19:35:00Z"/>
                <w:rStyle w:val="Textoennegrita"/>
                <w:rFonts w:ascii="Times New Roman" w:hAnsi="Times New Roman"/>
                <w:bCs w:val="0"/>
              </w:rPr>
            </w:pPr>
            <w:del w:id="1620" w:author="Artemis" w:date="2021-04-28T19:35:00Z">
              <w:r w:rsidDel="00695D92">
                <w:rPr>
                  <w:rStyle w:val="Textoennegrita"/>
                  <w:rFonts w:ascii="Times New Roman" w:hAnsi="Times New Roman"/>
                </w:rPr>
                <w:delText>Yyy 2</w:delText>
              </w:r>
            </w:del>
          </w:p>
        </w:tc>
        <w:tc>
          <w:tcPr>
            <w:tcW w:w="2344" w:type="dxa"/>
            <w:vAlign w:val="center"/>
          </w:tcPr>
          <w:p w14:paraId="3E20720E" w14:textId="25E303C2" w:rsidR="004318A9" w:rsidRPr="00F36DDA" w:rsidDel="00695D92" w:rsidRDefault="004318A9" w:rsidP="00F36DDA">
            <w:pPr>
              <w:rPr>
                <w:del w:id="1621" w:author="Artemis" w:date="2021-04-28T19:35:00Z"/>
                <w:rStyle w:val="Textoennegrita"/>
                <w:rFonts w:ascii="Times New Roman" w:hAnsi="Times New Roman"/>
              </w:rPr>
            </w:pPr>
            <w:del w:id="1622" w:author="Artemis" w:date="2021-04-28T19:35:00Z">
              <w:r w:rsidDel="00695D92">
                <w:rPr>
                  <w:rStyle w:val="Textoennegrita"/>
                  <w:rFonts w:ascii="Times New Roman" w:hAnsi="Times New Roman"/>
                </w:rPr>
                <w:delText>Yyy 3</w:delText>
              </w:r>
            </w:del>
          </w:p>
        </w:tc>
      </w:tr>
      <w:tr w:rsidR="004318A9" w:rsidRPr="00F36DDA" w:rsidDel="00695D92" w14:paraId="2800DC9E" w14:textId="26324FC2" w:rsidTr="00F36DDA">
        <w:trPr>
          <w:jc w:val="center"/>
          <w:del w:id="1623" w:author="Artemis" w:date="2021-04-28T19:35:00Z"/>
        </w:trPr>
        <w:tc>
          <w:tcPr>
            <w:tcW w:w="1886" w:type="dxa"/>
            <w:vAlign w:val="center"/>
          </w:tcPr>
          <w:p w14:paraId="1B213438" w14:textId="6C0CE304" w:rsidR="004318A9" w:rsidRPr="00F36DDA" w:rsidDel="00695D92" w:rsidRDefault="004318A9" w:rsidP="00F36DDA">
            <w:pPr>
              <w:rPr>
                <w:del w:id="1624" w:author="Artemis" w:date="2021-04-28T19:35:00Z"/>
                <w:rStyle w:val="Textoennegrita"/>
                <w:rFonts w:ascii="Times New Roman" w:hAnsi="Times New Roman"/>
                <w:bCs w:val="0"/>
              </w:rPr>
            </w:pPr>
            <w:del w:id="1625" w:author="Artemis" w:date="2021-04-28T19:35:00Z">
              <w:r w:rsidDel="00695D92">
                <w:rPr>
                  <w:rStyle w:val="Textoennegrita"/>
                  <w:rFonts w:ascii="Times New Roman" w:hAnsi="Times New Roman"/>
                </w:rPr>
                <w:delText>Criterio 3</w:delText>
              </w:r>
            </w:del>
          </w:p>
        </w:tc>
        <w:tc>
          <w:tcPr>
            <w:tcW w:w="2362" w:type="dxa"/>
            <w:vAlign w:val="center"/>
          </w:tcPr>
          <w:p w14:paraId="63DD1B70" w14:textId="287C660F" w:rsidR="004318A9" w:rsidRPr="00F36DDA" w:rsidDel="00695D92" w:rsidRDefault="004318A9" w:rsidP="00F36DDA">
            <w:pPr>
              <w:rPr>
                <w:del w:id="1626" w:author="Artemis" w:date="2021-04-28T19:35:00Z"/>
                <w:rStyle w:val="Textoennegrita"/>
                <w:rFonts w:ascii="Times New Roman" w:hAnsi="Times New Roman"/>
                <w:bCs w:val="0"/>
              </w:rPr>
            </w:pPr>
            <w:del w:id="1627" w:author="Artemis" w:date="2021-04-28T19:35:00Z">
              <w:r w:rsidDel="00695D92">
                <w:rPr>
                  <w:rStyle w:val="Textoennegrita"/>
                  <w:rFonts w:ascii="Times New Roman" w:hAnsi="Times New Roman"/>
                </w:rPr>
                <w:delText>Www 1</w:delText>
              </w:r>
            </w:del>
          </w:p>
        </w:tc>
        <w:tc>
          <w:tcPr>
            <w:tcW w:w="2519" w:type="dxa"/>
            <w:vAlign w:val="center"/>
          </w:tcPr>
          <w:p w14:paraId="34728263" w14:textId="656CD446" w:rsidR="004318A9" w:rsidRPr="00F36DDA" w:rsidDel="00695D92" w:rsidRDefault="004318A9" w:rsidP="00F36DDA">
            <w:pPr>
              <w:rPr>
                <w:del w:id="1628" w:author="Artemis" w:date="2021-04-28T19:35:00Z"/>
                <w:rStyle w:val="Textoennegrita"/>
                <w:rFonts w:ascii="Times New Roman" w:hAnsi="Times New Roman"/>
                <w:bCs w:val="0"/>
              </w:rPr>
            </w:pPr>
            <w:del w:id="1629" w:author="Artemis" w:date="2021-04-28T19:35:00Z">
              <w:r w:rsidDel="00695D92">
                <w:rPr>
                  <w:rStyle w:val="Textoennegrita"/>
                  <w:rFonts w:ascii="Times New Roman" w:hAnsi="Times New Roman"/>
                </w:rPr>
                <w:delText>Www 2</w:delText>
              </w:r>
            </w:del>
          </w:p>
        </w:tc>
        <w:tc>
          <w:tcPr>
            <w:tcW w:w="2344" w:type="dxa"/>
            <w:vAlign w:val="center"/>
          </w:tcPr>
          <w:p w14:paraId="7269F38A" w14:textId="11668CC0" w:rsidR="004318A9" w:rsidRPr="00F36DDA" w:rsidDel="00695D92" w:rsidRDefault="004318A9" w:rsidP="00F36DDA">
            <w:pPr>
              <w:rPr>
                <w:del w:id="1630" w:author="Artemis" w:date="2021-04-28T19:35:00Z"/>
                <w:rStyle w:val="Textoennegrita"/>
                <w:rFonts w:ascii="Times New Roman" w:hAnsi="Times New Roman"/>
              </w:rPr>
            </w:pPr>
            <w:del w:id="1631" w:author="Artemis" w:date="2021-04-28T19:35:00Z">
              <w:r w:rsidDel="00695D92">
                <w:rPr>
                  <w:rStyle w:val="Textoennegrita"/>
                  <w:rFonts w:ascii="Times New Roman" w:hAnsi="Times New Roman"/>
                </w:rPr>
                <w:delText>Www 3</w:delText>
              </w:r>
            </w:del>
          </w:p>
        </w:tc>
      </w:tr>
      <w:tr w:rsidR="004318A9" w:rsidRPr="00F36DDA" w:rsidDel="00695D92" w14:paraId="095100F0" w14:textId="09DEC208" w:rsidTr="00F36DDA">
        <w:trPr>
          <w:jc w:val="center"/>
          <w:del w:id="1632" w:author="Artemis" w:date="2021-04-28T19:35:00Z"/>
        </w:trPr>
        <w:tc>
          <w:tcPr>
            <w:tcW w:w="1886" w:type="dxa"/>
            <w:vAlign w:val="center"/>
          </w:tcPr>
          <w:p w14:paraId="441C6C45" w14:textId="42771765" w:rsidR="004318A9" w:rsidRPr="00F36DDA" w:rsidDel="00695D92" w:rsidRDefault="004318A9" w:rsidP="00F36DDA">
            <w:pPr>
              <w:rPr>
                <w:del w:id="1633" w:author="Artemis" w:date="2021-04-28T19:35:00Z"/>
                <w:rStyle w:val="Textoennegrita"/>
                <w:rFonts w:ascii="Times New Roman" w:hAnsi="Times New Roman"/>
                <w:bCs w:val="0"/>
              </w:rPr>
            </w:pPr>
            <w:del w:id="1634" w:author="Artemis" w:date="2021-04-28T19:35:00Z">
              <w:r w:rsidDel="00695D92">
                <w:rPr>
                  <w:rStyle w:val="Textoennegrita"/>
                  <w:rFonts w:ascii="Times New Roman" w:hAnsi="Times New Roman"/>
                </w:rPr>
                <w:delText>Criterio 4</w:delText>
              </w:r>
            </w:del>
          </w:p>
        </w:tc>
        <w:tc>
          <w:tcPr>
            <w:tcW w:w="2362" w:type="dxa"/>
            <w:vAlign w:val="center"/>
          </w:tcPr>
          <w:p w14:paraId="117268DD" w14:textId="6018CF1C" w:rsidR="004318A9" w:rsidRPr="00F36DDA" w:rsidDel="00695D92" w:rsidRDefault="004318A9" w:rsidP="00F36DDA">
            <w:pPr>
              <w:rPr>
                <w:del w:id="1635" w:author="Artemis" w:date="2021-04-28T19:35:00Z"/>
                <w:rStyle w:val="Textoennegrita"/>
                <w:rFonts w:ascii="Times New Roman" w:hAnsi="Times New Roman"/>
              </w:rPr>
            </w:pPr>
            <w:del w:id="1636" w:author="Artemis" w:date="2021-04-28T19:35:00Z">
              <w:r w:rsidDel="00695D92">
                <w:rPr>
                  <w:rStyle w:val="Textoennegrita"/>
                  <w:rFonts w:ascii="Times New Roman" w:hAnsi="Times New Roman"/>
                </w:rPr>
                <w:delText>Zzz 1</w:delText>
              </w:r>
            </w:del>
          </w:p>
        </w:tc>
        <w:tc>
          <w:tcPr>
            <w:tcW w:w="2519" w:type="dxa"/>
            <w:vAlign w:val="center"/>
          </w:tcPr>
          <w:p w14:paraId="6D2D98EF" w14:textId="32396F60" w:rsidR="004318A9" w:rsidRPr="00F36DDA" w:rsidDel="00695D92" w:rsidRDefault="004318A9" w:rsidP="00F36DDA">
            <w:pPr>
              <w:rPr>
                <w:del w:id="1637" w:author="Artemis" w:date="2021-04-28T19:35:00Z"/>
                <w:rStyle w:val="Textoennegrita"/>
                <w:rFonts w:ascii="Times New Roman" w:hAnsi="Times New Roman"/>
                <w:bCs w:val="0"/>
              </w:rPr>
            </w:pPr>
            <w:del w:id="1638" w:author="Artemis" w:date="2021-04-28T19:35:00Z">
              <w:r w:rsidDel="00695D92">
                <w:rPr>
                  <w:rStyle w:val="Textoennegrita"/>
                  <w:rFonts w:ascii="Times New Roman" w:hAnsi="Times New Roman"/>
                </w:rPr>
                <w:delText>Zzz 2</w:delText>
              </w:r>
            </w:del>
          </w:p>
        </w:tc>
        <w:tc>
          <w:tcPr>
            <w:tcW w:w="2344" w:type="dxa"/>
            <w:vAlign w:val="center"/>
          </w:tcPr>
          <w:p w14:paraId="51BDAA9C" w14:textId="26E06711" w:rsidR="004318A9" w:rsidRPr="00F36DDA" w:rsidDel="00695D92" w:rsidRDefault="004318A9" w:rsidP="00F36DDA">
            <w:pPr>
              <w:rPr>
                <w:del w:id="1639" w:author="Artemis" w:date="2021-04-28T19:35:00Z"/>
                <w:rStyle w:val="Textoennegrita"/>
                <w:rFonts w:ascii="Times New Roman" w:hAnsi="Times New Roman"/>
              </w:rPr>
            </w:pPr>
            <w:del w:id="1640" w:author="Artemis" w:date="2021-04-28T19:35:00Z">
              <w:r w:rsidDel="00695D92">
                <w:rPr>
                  <w:rStyle w:val="Textoennegrita"/>
                  <w:rFonts w:ascii="Times New Roman" w:hAnsi="Times New Roman"/>
                </w:rPr>
                <w:delText>Zzz 3</w:delText>
              </w:r>
            </w:del>
          </w:p>
        </w:tc>
      </w:tr>
    </w:tbl>
    <w:p w14:paraId="53A6020C" w14:textId="41C671FE" w:rsidR="002C29FE" w:rsidRPr="00F36DDA" w:rsidDel="00695D92" w:rsidRDefault="002C29FE">
      <w:pPr>
        <w:ind w:firstLine="0"/>
        <w:rPr>
          <w:del w:id="1641" w:author="Artemis" w:date="2021-04-28T19:35:00Z"/>
          <w:rStyle w:val="Textoennegrita"/>
          <w:rFonts w:ascii="Times New Roman" w:hAnsi="Times New Roman"/>
          <w:bCs w:val="0"/>
        </w:rPr>
        <w:pPrChange w:id="1642" w:author="Artemis" w:date="2021-05-09T22:09:00Z">
          <w:pPr/>
        </w:pPrChange>
      </w:pPr>
    </w:p>
    <w:p w14:paraId="22A974BB" w14:textId="2A2D4D2A" w:rsidR="002C29FE" w:rsidRPr="00F36DDA" w:rsidDel="00695D92" w:rsidRDefault="002C29FE">
      <w:pPr>
        <w:ind w:firstLine="0"/>
        <w:rPr>
          <w:del w:id="1643" w:author="Artemis" w:date="2021-04-28T19:35:00Z"/>
          <w:rStyle w:val="Textoennegrita"/>
          <w:rFonts w:ascii="Times New Roman" w:hAnsi="Times New Roman"/>
          <w:bCs w:val="0"/>
        </w:rPr>
        <w:pPrChange w:id="1644" w:author="Artemis" w:date="2021-05-09T22:09:00Z">
          <w:pPr/>
        </w:pPrChange>
      </w:pPr>
      <w:del w:id="1645" w:author="Artemis" w:date="2021-04-28T19:35:00Z">
        <w:r w:rsidRPr="00F36DDA" w:rsidDel="00695D92">
          <w:rPr>
            <w:rStyle w:val="Textoennegrita"/>
            <w:rFonts w:ascii="Times New Roman" w:hAnsi="Times New Roman"/>
          </w:rPr>
          <w:delText>NOTA: en el caso en que el contenido de la tabla o cuadro sea muy extenso, se puede cambiar el tamaño de la letra, siempre y cuando ésta sea visible por el lector.</w:delText>
        </w:r>
      </w:del>
    </w:p>
    <w:p w14:paraId="4C5DE3D7" w14:textId="26F6207F" w:rsidR="00316040" w:rsidDel="00695D92" w:rsidRDefault="00316040">
      <w:pPr>
        <w:ind w:firstLine="0"/>
        <w:rPr>
          <w:del w:id="1646" w:author="Artemis" w:date="2021-04-28T19:35:00Z"/>
          <w:lang w:val="es-ES"/>
        </w:rPr>
        <w:pPrChange w:id="1647" w:author="Artemis" w:date="2021-05-09T22:09:00Z">
          <w:pPr/>
        </w:pPrChange>
      </w:pPr>
    </w:p>
    <w:p w14:paraId="6054F75C" w14:textId="449A1ECA" w:rsidR="00107D5F" w:rsidDel="00695D92" w:rsidRDefault="00107D5F">
      <w:pPr>
        <w:ind w:firstLine="0"/>
        <w:rPr>
          <w:del w:id="1648" w:author="Artemis" w:date="2021-04-28T19:35:00Z"/>
          <w:rStyle w:val="Textoennegrita"/>
          <w:rFonts w:ascii="Times New Roman" w:hAnsi="Times New Roman"/>
        </w:rPr>
        <w:pPrChange w:id="1649" w:author="Artemis" w:date="2021-05-09T22:09:00Z">
          <w:pPr/>
        </w:pPrChange>
      </w:pPr>
      <w:del w:id="1650" w:author="Artemis" w:date="2021-04-28T19:35:00Z">
        <w:r w:rsidRPr="00A63080" w:rsidDel="00695D92">
          <w:rPr>
            <w:rStyle w:val="Textoennegrita"/>
            <w:rFonts w:ascii="Times New Roman" w:hAnsi="Times New Roman"/>
          </w:rPr>
          <w:delText xml:space="preserve">La numeración de las </w:delText>
        </w:r>
        <w:r w:rsidDel="00695D92">
          <w:rPr>
            <w:rStyle w:val="Textoennegrita"/>
            <w:rFonts w:ascii="Times New Roman" w:hAnsi="Times New Roman"/>
          </w:rPr>
          <w:delText>tablas</w:delText>
        </w:r>
        <w:r w:rsidRPr="00A63080" w:rsidDel="00695D92">
          <w:rPr>
            <w:rStyle w:val="Textoennegrita"/>
            <w:rFonts w:ascii="Times New Roman" w:hAnsi="Times New Roman"/>
          </w:rPr>
          <w:delText xml:space="preserve"> debe incluir el número del capítulo en el que esté ubicada, su título se debe ubicar en la parte </w:delText>
        </w:r>
        <w:r w:rsidDel="00695D92">
          <w:rPr>
            <w:rStyle w:val="Textoennegrita"/>
            <w:rFonts w:ascii="Times New Roman" w:hAnsi="Times New Roman"/>
          </w:rPr>
          <w:delText>superior</w:delText>
        </w:r>
        <w:r w:rsidRPr="00A63080" w:rsidDel="00695D92">
          <w:rPr>
            <w:rStyle w:val="Textoennegrita"/>
            <w:rFonts w:ascii="Times New Roman" w:hAnsi="Times New Roman"/>
          </w:rPr>
          <w:delText xml:space="preserve"> de la </w:delText>
        </w:r>
        <w:r w:rsidDel="00695D92">
          <w:rPr>
            <w:rStyle w:val="Textoennegrita"/>
            <w:rFonts w:ascii="Times New Roman" w:hAnsi="Times New Roman"/>
          </w:rPr>
          <w:delText>tabla</w:delText>
        </w:r>
        <w:r w:rsidRPr="00A63080" w:rsidDel="00695D92">
          <w:rPr>
            <w:rStyle w:val="Textoennegrita"/>
            <w:rFonts w:ascii="Times New Roman" w:hAnsi="Times New Roman"/>
          </w:rPr>
          <w:delText xml:space="preserve">, el texto </w:delText>
        </w:r>
        <w:r w:rsidDel="00695D92">
          <w:rPr>
            <w:rStyle w:val="Textoennegrita"/>
            <w:rFonts w:ascii="Times New Roman" w:hAnsi="Times New Roman"/>
          </w:rPr>
          <w:delText xml:space="preserve">justificado y a un tamaño de 10. </w:delText>
        </w:r>
        <w:r w:rsidRPr="00A63080" w:rsidDel="00695D92">
          <w:rPr>
            <w:rStyle w:val="Textoennegrita"/>
            <w:rFonts w:ascii="Times New Roman" w:hAnsi="Times New Roman"/>
          </w:rPr>
          <w:delText>Después del número de la figura insertar “:”.</w:delText>
        </w:r>
        <w:r w:rsidRPr="004E0F7F" w:rsidDel="00695D92">
          <w:delText>Se utiliza el estilo “</w:delText>
        </w:r>
        <w:r w:rsidDel="00695D92">
          <w:delText>Tablas UMB Virtual</w:delText>
        </w:r>
        <w:r w:rsidRPr="004E0F7F" w:rsidDel="00695D92">
          <w:delText>” en la hoja de estilos de esta plantilla</w:delText>
        </w:r>
      </w:del>
    </w:p>
    <w:p w14:paraId="3F209731" w14:textId="679BF87B" w:rsidR="00107D5F" w:rsidRPr="00F36DDA" w:rsidDel="00695D92" w:rsidRDefault="00107D5F">
      <w:pPr>
        <w:ind w:firstLine="0"/>
        <w:rPr>
          <w:del w:id="1651" w:author="Artemis" w:date="2021-04-28T19:35:00Z"/>
        </w:rPr>
        <w:pPrChange w:id="1652" w:author="Artemis" w:date="2021-05-09T22:09:00Z">
          <w:pPr/>
        </w:pPrChange>
      </w:pPr>
    </w:p>
    <w:p w14:paraId="75617C0F" w14:textId="6598835D" w:rsidR="00355423" w:rsidDel="00695D92" w:rsidRDefault="00355423">
      <w:pPr>
        <w:ind w:firstLine="0"/>
        <w:rPr>
          <w:del w:id="1653" w:author="Artemis" w:date="2021-04-28T19:35:00Z"/>
        </w:rPr>
      </w:pPr>
    </w:p>
    <w:p w14:paraId="37E14C1A" w14:textId="26F46A38" w:rsidR="00355423" w:rsidDel="00695D92" w:rsidRDefault="00355423">
      <w:pPr>
        <w:shd w:val="clear" w:color="auto" w:fill="BFBFBF" w:themeFill="background1" w:themeFillShade="BF"/>
        <w:ind w:firstLine="0"/>
        <w:rPr>
          <w:del w:id="1654" w:author="Artemis" w:date="2021-04-28T19:35:00Z"/>
        </w:rPr>
      </w:pPr>
      <w:del w:id="1655" w:author="Artemis" w:date="2021-04-28T19:35:00Z">
        <w:r w:rsidDel="00695D92">
          <w:delText>QUÉ DEBE INCLUIR EL CAPÍTULO II</w:delText>
        </w:r>
      </w:del>
    </w:p>
    <w:p w14:paraId="27BA296B" w14:textId="6DA9B06D" w:rsidR="002C2255" w:rsidDel="00695D92" w:rsidRDefault="00355423">
      <w:pPr>
        <w:ind w:firstLine="0"/>
        <w:rPr>
          <w:del w:id="1656" w:author="Artemis" w:date="2021-04-28T19:35:00Z"/>
        </w:rPr>
        <w:pPrChange w:id="1657" w:author="Artemis" w:date="2021-05-09T22:09:00Z">
          <w:pPr/>
        </w:pPrChange>
      </w:pPr>
      <w:del w:id="1658" w:author="Artemis" w:date="2021-04-28T19:35:00Z">
        <w:r w:rsidDel="00695D92">
          <w:delText xml:space="preserve">Recuerde revisar muy bien los criterios para la elaboración de cada capítulo, porque ellos definen su estructura, el contenido y ante ellos se evalúa cada componente. Por ejemplo, para desarrollar el capítulo </w:delText>
        </w:r>
        <w:r w:rsidR="002C2255" w:rsidDel="00695D92">
          <w:delText>I</w:delText>
        </w:r>
        <w:r w:rsidDel="00695D92">
          <w:delText xml:space="preserve">I, </w:delText>
        </w:r>
        <w:r w:rsidR="002C2255" w:rsidDel="00695D92">
          <w:delText>recuerde</w:delText>
        </w:r>
        <w:r w:rsidDel="00695D92">
          <w:delText xml:space="preserve"> incluir:</w:delText>
        </w:r>
        <w:r w:rsidR="002C2255" w:rsidDel="00695D92">
          <w:delText xml:space="preserve"> </w:delText>
        </w:r>
      </w:del>
    </w:p>
    <w:p w14:paraId="795B7B0D" w14:textId="2F09EFE3" w:rsidR="002C2255" w:rsidRPr="00F36DDA" w:rsidDel="00695D92" w:rsidRDefault="002C2255">
      <w:pPr>
        <w:pStyle w:val="Ttulo2"/>
        <w:numPr>
          <w:ilvl w:val="0"/>
          <w:numId w:val="0"/>
        </w:numPr>
        <w:rPr>
          <w:del w:id="1659" w:author="Artemis" w:date="2021-04-28T19:35:00Z"/>
          <w:lang w:val="es-CO"/>
        </w:rPr>
        <w:pPrChange w:id="1660" w:author="Artemis" w:date="2021-05-09T22:09:00Z">
          <w:pPr>
            <w:pStyle w:val="Ttulo2"/>
            <w:numPr>
              <w:ilvl w:val="0"/>
              <w:numId w:val="0"/>
            </w:numPr>
            <w:ind w:left="357" w:firstLine="0"/>
          </w:pPr>
        </w:pPrChange>
      </w:pPr>
      <w:bookmarkStart w:id="1661" w:name="_Toc436748484"/>
      <w:bookmarkStart w:id="1662" w:name="_Toc436748597"/>
      <w:del w:id="1663" w:author="Artemis" w:date="2021-04-28T19:35:00Z">
        <w:r w:rsidDel="00695D92">
          <w:delText>Introducción</w:delText>
        </w:r>
        <w:bookmarkEnd w:id="1661"/>
        <w:bookmarkEnd w:id="1662"/>
        <w:r w:rsidDel="00695D92">
          <w:delText xml:space="preserve"> </w:delText>
        </w:r>
      </w:del>
    </w:p>
    <w:p w14:paraId="2647F90D" w14:textId="2B449150" w:rsidR="002C2255" w:rsidRPr="00F36DDA" w:rsidDel="00695D92" w:rsidRDefault="002C2255">
      <w:pPr>
        <w:pStyle w:val="Ttulo2"/>
        <w:ind w:left="0" w:firstLine="0"/>
        <w:rPr>
          <w:del w:id="1664" w:author="Artemis" w:date="2021-04-28T19:35:00Z"/>
        </w:rPr>
        <w:pPrChange w:id="1665" w:author="Artemis" w:date="2021-05-09T22:09:00Z">
          <w:pPr>
            <w:pStyle w:val="Ttulo2"/>
          </w:pPr>
        </w:pPrChange>
      </w:pPr>
      <w:bookmarkStart w:id="1666" w:name="_Toc436748598"/>
      <w:del w:id="1667" w:author="Artemis" w:date="2021-04-28T19:35:00Z">
        <w:r w:rsidRPr="00F36DDA" w:rsidDel="00695D92">
          <w:delText>Bases Teóricas,</w:delText>
        </w:r>
        <w:bookmarkEnd w:id="1666"/>
        <w:r w:rsidRPr="00F36DDA" w:rsidDel="00695D92">
          <w:delText xml:space="preserve"> </w:delText>
        </w:r>
      </w:del>
    </w:p>
    <w:p w14:paraId="186A36C6" w14:textId="6E539560" w:rsidR="002C2255" w:rsidRPr="00F36DDA" w:rsidDel="00695D92" w:rsidRDefault="002C2255">
      <w:pPr>
        <w:pStyle w:val="Ttulo2"/>
        <w:ind w:left="0" w:firstLine="0"/>
        <w:rPr>
          <w:del w:id="1668" w:author="Artemis" w:date="2021-04-28T19:35:00Z"/>
        </w:rPr>
        <w:pPrChange w:id="1669" w:author="Artemis" w:date="2021-05-09T22:09:00Z">
          <w:pPr>
            <w:pStyle w:val="Ttulo2"/>
          </w:pPr>
        </w:pPrChange>
      </w:pPr>
      <w:bookmarkStart w:id="1670" w:name="_Toc436748599"/>
      <w:del w:id="1671" w:author="Artemis" w:date="2021-04-28T19:35:00Z">
        <w:r w:rsidRPr="00F36DDA" w:rsidDel="00695D92">
          <w:delText>Estado del arte (antecedentes),</w:delText>
        </w:r>
        <w:bookmarkEnd w:id="1670"/>
        <w:r w:rsidRPr="00F36DDA" w:rsidDel="00695D92">
          <w:delText xml:space="preserve"> </w:delText>
        </w:r>
      </w:del>
    </w:p>
    <w:p w14:paraId="6956EABE" w14:textId="0A1F2D2C" w:rsidR="005B6BA8" w:rsidDel="00695D92" w:rsidRDefault="002C2255">
      <w:pPr>
        <w:pStyle w:val="Ttulo2"/>
        <w:ind w:left="0" w:firstLine="0"/>
        <w:rPr>
          <w:del w:id="1672" w:author="Artemis" w:date="2021-04-28T19:35:00Z"/>
        </w:rPr>
        <w:pPrChange w:id="1673" w:author="Artemis" w:date="2021-05-09T22:09:00Z">
          <w:pPr>
            <w:pStyle w:val="Ttulo2"/>
          </w:pPr>
        </w:pPrChange>
      </w:pPr>
      <w:bookmarkStart w:id="1674" w:name="_Toc436748487"/>
      <w:bookmarkStart w:id="1675" w:name="_Toc436748600"/>
      <w:del w:id="1676" w:author="Artemis" w:date="2021-04-28T19:35:00Z">
        <w:r w:rsidRPr="00F36DDA" w:rsidDel="00695D92">
          <w:delText>Cierre</w:delText>
        </w:r>
        <w:r w:rsidR="009B0ACE" w:rsidDel="00695D92">
          <w:rPr>
            <w:lang w:val="es-CO"/>
          </w:rPr>
          <w:delText xml:space="preserve"> de capítulo</w:delText>
        </w:r>
        <w:r w:rsidRPr="00F36DDA" w:rsidDel="00695D92">
          <w:delText xml:space="preserve"> (Resumen)</w:delText>
        </w:r>
        <w:bookmarkStart w:id="1677" w:name="_Toc436748296"/>
        <w:bookmarkStart w:id="1678" w:name="_Toc436748400"/>
        <w:bookmarkStart w:id="1679" w:name="_Toc436748489"/>
        <w:bookmarkStart w:id="1680" w:name="_Toc436748602"/>
        <w:bookmarkStart w:id="1681" w:name="_Toc414348774"/>
        <w:bookmarkStart w:id="1682" w:name="_Toc414348826"/>
        <w:bookmarkStart w:id="1683" w:name="_Toc418846222"/>
        <w:bookmarkStart w:id="1684" w:name="_Toc418846434"/>
        <w:bookmarkStart w:id="1685" w:name="_Toc418849026"/>
        <w:bookmarkStart w:id="1686" w:name="_Toc418849064"/>
        <w:bookmarkStart w:id="1687" w:name="_Toc433786619"/>
        <w:bookmarkStart w:id="1688" w:name="_Toc433787488"/>
        <w:bookmarkStart w:id="1689" w:name="_Toc433787518"/>
        <w:bookmarkStart w:id="1690" w:name="_Toc434934335"/>
        <w:bookmarkStart w:id="1691" w:name="_Toc435708733"/>
        <w:bookmarkStart w:id="1692" w:name="_Toc436748297"/>
        <w:bookmarkStart w:id="1693" w:name="_Toc436748401"/>
        <w:bookmarkStart w:id="1694" w:name="_Toc436748490"/>
        <w:bookmarkStart w:id="1695" w:name="_Toc436748603"/>
        <w:bookmarkStart w:id="1696" w:name="_Toc414348775"/>
        <w:bookmarkStart w:id="1697" w:name="_Toc414348827"/>
        <w:bookmarkStart w:id="1698" w:name="_Toc418846223"/>
        <w:bookmarkStart w:id="1699" w:name="_Toc418846435"/>
        <w:bookmarkStart w:id="1700" w:name="_Toc418849027"/>
        <w:bookmarkStart w:id="1701" w:name="_Toc418849065"/>
        <w:bookmarkStart w:id="1702" w:name="_Toc433786620"/>
        <w:bookmarkStart w:id="1703" w:name="_Toc433787489"/>
        <w:bookmarkStart w:id="1704" w:name="_Toc433787519"/>
        <w:bookmarkStart w:id="1705" w:name="_Toc434934336"/>
        <w:bookmarkStart w:id="1706" w:name="_Toc435708734"/>
        <w:bookmarkStart w:id="1707" w:name="_Toc436748298"/>
        <w:bookmarkStart w:id="1708" w:name="_Toc436748402"/>
        <w:bookmarkStart w:id="1709" w:name="_Toc436748491"/>
        <w:bookmarkStart w:id="1710" w:name="_Toc436748604"/>
        <w:bookmarkStart w:id="1711" w:name="_Toc436748299"/>
        <w:bookmarkStart w:id="1712" w:name="_Toc436748403"/>
        <w:bookmarkStart w:id="1713" w:name="_Toc436748492"/>
        <w:bookmarkStart w:id="1714" w:name="_Toc436748605"/>
        <w:bookmarkStart w:id="1715" w:name="_Toc436748300"/>
        <w:bookmarkStart w:id="1716" w:name="_Toc436748404"/>
        <w:bookmarkStart w:id="1717" w:name="_Toc436748493"/>
        <w:bookmarkStart w:id="1718" w:name="_Toc436748606"/>
        <w:bookmarkStart w:id="1719" w:name="_Toc436748607"/>
        <w:bookmarkStart w:id="1720" w:name="_Toc414348829"/>
        <w:bookmarkEnd w:id="1674"/>
        <w:bookmarkEnd w:id="1675"/>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del>
    </w:p>
    <w:p w14:paraId="09512801" w14:textId="6914AA61" w:rsidR="00316040" w:rsidDel="00695D92" w:rsidRDefault="00316040">
      <w:pPr>
        <w:ind w:firstLine="0"/>
        <w:rPr>
          <w:del w:id="1721" w:author="Artemis" w:date="2021-04-28T19:35:00Z"/>
          <w:bCs/>
        </w:rPr>
        <w:pPrChange w:id="1722" w:author="Artemis" w:date="2021-05-09T22:09:00Z">
          <w:pPr/>
        </w:pPrChange>
      </w:pPr>
    </w:p>
    <w:p w14:paraId="097873C0" w14:textId="58D92A52" w:rsidR="00316040" w:rsidDel="00695D92" w:rsidRDefault="00316040">
      <w:pPr>
        <w:ind w:firstLine="0"/>
        <w:rPr>
          <w:del w:id="1723" w:author="Artemis" w:date="2021-04-28T19:35:00Z"/>
        </w:rPr>
        <w:pPrChange w:id="1724" w:author="Artemis" w:date="2021-05-09T22:09:00Z">
          <w:pPr/>
        </w:pPrChange>
      </w:pPr>
    </w:p>
    <w:p w14:paraId="6CFD47DE" w14:textId="1E3978E3" w:rsidR="00316040" w:rsidDel="00695D92" w:rsidRDefault="00316040">
      <w:pPr>
        <w:ind w:firstLine="0"/>
        <w:rPr>
          <w:del w:id="1725" w:author="Artemis" w:date="2021-04-28T19:35:00Z"/>
        </w:rPr>
        <w:pPrChange w:id="1726" w:author="Artemis" w:date="2021-05-09T22:09:00Z">
          <w:pPr/>
        </w:pPrChange>
      </w:pPr>
    </w:p>
    <w:p w14:paraId="4BBAF58D" w14:textId="1DDF61ED" w:rsidR="00316040" w:rsidDel="00695D92" w:rsidRDefault="00316040">
      <w:pPr>
        <w:ind w:firstLine="0"/>
        <w:rPr>
          <w:del w:id="1727" w:author="Artemis" w:date="2021-04-28T19:35:00Z"/>
        </w:rPr>
        <w:pPrChange w:id="1728" w:author="Artemis" w:date="2021-05-09T22:09:00Z">
          <w:pPr/>
        </w:pPrChange>
      </w:pPr>
    </w:p>
    <w:p w14:paraId="5E6AFD42" w14:textId="1DBC8330" w:rsidR="00316040" w:rsidDel="00695D92" w:rsidRDefault="00316040">
      <w:pPr>
        <w:ind w:firstLine="0"/>
        <w:rPr>
          <w:del w:id="1729" w:author="Artemis" w:date="2021-04-28T19:35:00Z"/>
        </w:rPr>
        <w:pPrChange w:id="1730" w:author="Artemis" w:date="2021-05-09T22:09:00Z">
          <w:pPr/>
        </w:pPrChange>
      </w:pPr>
    </w:p>
    <w:p w14:paraId="4982C16A" w14:textId="640183DB" w:rsidR="00316040" w:rsidDel="00695D92" w:rsidRDefault="00316040">
      <w:pPr>
        <w:ind w:firstLine="0"/>
        <w:rPr>
          <w:del w:id="1731" w:author="Artemis" w:date="2021-04-28T19:35:00Z"/>
        </w:rPr>
        <w:pPrChange w:id="1732" w:author="Artemis" w:date="2021-05-09T22:09:00Z">
          <w:pPr/>
        </w:pPrChange>
      </w:pPr>
    </w:p>
    <w:p w14:paraId="3842E3B0" w14:textId="292C43F9" w:rsidR="00316040" w:rsidDel="00695D92" w:rsidRDefault="00316040">
      <w:pPr>
        <w:ind w:firstLine="0"/>
        <w:rPr>
          <w:del w:id="1733" w:author="Artemis" w:date="2021-04-28T19:35:00Z"/>
        </w:rPr>
        <w:pPrChange w:id="1734" w:author="Artemis" w:date="2021-05-09T22:09:00Z">
          <w:pPr/>
        </w:pPrChange>
      </w:pPr>
    </w:p>
    <w:p w14:paraId="3523FDAA" w14:textId="22387203" w:rsidR="00316040" w:rsidDel="00695D92" w:rsidRDefault="00316040">
      <w:pPr>
        <w:ind w:firstLine="0"/>
        <w:rPr>
          <w:del w:id="1735" w:author="Artemis" w:date="2021-04-28T19:35:00Z"/>
        </w:rPr>
        <w:pPrChange w:id="1736" w:author="Artemis" w:date="2021-05-09T22:09:00Z">
          <w:pPr/>
        </w:pPrChange>
      </w:pPr>
    </w:p>
    <w:p w14:paraId="40C73E65" w14:textId="6A7AACA9" w:rsidR="00316040" w:rsidDel="00695D92" w:rsidRDefault="00316040">
      <w:pPr>
        <w:ind w:firstLine="0"/>
        <w:rPr>
          <w:del w:id="1737" w:author="Artemis" w:date="2021-04-28T19:35:00Z"/>
        </w:rPr>
        <w:pPrChange w:id="1738" w:author="Artemis" w:date="2021-05-09T22:09:00Z">
          <w:pPr/>
        </w:pPrChange>
      </w:pPr>
    </w:p>
    <w:p w14:paraId="36B18827" w14:textId="7F3ECBD9" w:rsidR="00316040" w:rsidDel="00695D92" w:rsidRDefault="00316040">
      <w:pPr>
        <w:ind w:firstLine="0"/>
        <w:rPr>
          <w:del w:id="1739" w:author="Artemis" w:date="2021-04-28T19:35:00Z"/>
        </w:rPr>
        <w:pPrChange w:id="1740" w:author="Artemis" w:date="2021-05-09T22:09:00Z">
          <w:pPr/>
        </w:pPrChange>
      </w:pPr>
    </w:p>
    <w:p w14:paraId="53C10361" w14:textId="271F38B9" w:rsidR="00316040" w:rsidDel="00695D92" w:rsidRDefault="00316040">
      <w:pPr>
        <w:ind w:firstLine="0"/>
        <w:rPr>
          <w:del w:id="1741" w:author="Artemis" w:date="2021-04-28T19:35:00Z"/>
        </w:rPr>
        <w:pPrChange w:id="1742" w:author="Artemis" w:date="2021-05-09T22:09:00Z">
          <w:pPr/>
        </w:pPrChange>
      </w:pPr>
    </w:p>
    <w:p w14:paraId="2EAB7775" w14:textId="73CFD277" w:rsidR="00316040" w:rsidDel="00695D92" w:rsidRDefault="00316040">
      <w:pPr>
        <w:ind w:firstLine="0"/>
        <w:rPr>
          <w:del w:id="1743" w:author="Artemis" w:date="2021-04-28T19:35:00Z"/>
        </w:rPr>
        <w:pPrChange w:id="1744" w:author="Artemis" w:date="2021-05-09T22:09:00Z">
          <w:pPr/>
        </w:pPrChange>
      </w:pPr>
    </w:p>
    <w:p w14:paraId="03128778" w14:textId="06CA2774" w:rsidR="00316040" w:rsidDel="00695D92" w:rsidRDefault="00316040">
      <w:pPr>
        <w:ind w:firstLine="0"/>
        <w:rPr>
          <w:del w:id="1745" w:author="Artemis" w:date="2021-04-28T19:35:00Z"/>
        </w:rPr>
        <w:pPrChange w:id="1746" w:author="Artemis" w:date="2021-05-09T22:09:00Z">
          <w:pPr/>
        </w:pPrChange>
      </w:pPr>
    </w:p>
    <w:p w14:paraId="78E3B067" w14:textId="14584950" w:rsidR="00316040" w:rsidDel="00695D92" w:rsidRDefault="00316040">
      <w:pPr>
        <w:ind w:firstLine="0"/>
        <w:rPr>
          <w:del w:id="1747" w:author="Artemis" w:date="2021-04-28T19:35:00Z"/>
        </w:rPr>
        <w:pPrChange w:id="1748" w:author="Artemis" w:date="2021-05-09T22:09:00Z">
          <w:pPr/>
        </w:pPrChange>
      </w:pPr>
    </w:p>
    <w:p w14:paraId="51F346E5" w14:textId="1A013012" w:rsidR="00316040" w:rsidDel="00695D92" w:rsidRDefault="00316040">
      <w:pPr>
        <w:ind w:firstLine="0"/>
        <w:rPr>
          <w:del w:id="1749" w:author="Artemis" w:date="2021-04-28T19:35:00Z"/>
        </w:rPr>
        <w:pPrChange w:id="1750" w:author="Artemis" w:date="2021-05-09T22:09:00Z">
          <w:pPr/>
        </w:pPrChange>
      </w:pPr>
    </w:p>
    <w:p w14:paraId="7CF3AA1C" w14:textId="3A9DEA3F" w:rsidR="00316040" w:rsidDel="00695D92" w:rsidRDefault="00316040">
      <w:pPr>
        <w:ind w:firstLine="0"/>
        <w:rPr>
          <w:del w:id="1751" w:author="Artemis" w:date="2021-04-28T19:35:00Z"/>
        </w:rPr>
        <w:pPrChange w:id="1752" w:author="Artemis" w:date="2021-05-09T22:09:00Z">
          <w:pPr/>
        </w:pPrChange>
      </w:pPr>
    </w:p>
    <w:p w14:paraId="2AD1FC18" w14:textId="57304635" w:rsidR="00316040" w:rsidDel="00695D92" w:rsidRDefault="00316040">
      <w:pPr>
        <w:ind w:firstLine="0"/>
        <w:rPr>
          <w:del w:id="1753" w:author="Artemis" w:date="2021-04-28T19:35:00Z"/>
        </w:rPr>
        <w:pPrChange w:id="1754" w:author="Artemis" w:date="2021-05-09T22:09:00Z">
          <w:pPr/>
        </w:pPrChange>
      </w:pPr>
    </w:p>
    <w:p w14:paraId="54C0EB60" w14:textId="7202387E" w:rsidR="00316040" w:rsidDel="00695D92" w:rsidRDefault="00316040">
      <w:pPr>
        <w:ind w:firstLine="0"/>
        <w:rPr>
          <w:del w:id="1755" w:author="Artemis" w:date="2021-04-28T19:35:00Z"/>
        </w:rPr>
        <w:pPrChange w:id="1756" w:author="Artemis" w:date="2021-05-09T22:09:00Z">
          <w:pPr/>
        </w:pPrChange>
      </w:pPr>
    </w:p>
    <w:p w14:paraId="0812A6BB" w14:textId="5A3E206D" w:rsidR="00316040" w:rsidDel="00695D92" w:rsidRDefault="00316040">
      <w:pPr>
        <w:ind w:firstLine="0"/>
        <w:rPr>
          <w:del w:id="1757" w:author="Artemis" w:date="2021-04-28T19:35:00Z"/>
        </w:rPr>
        <w:pPrChange w:id="1758" w:author="Artemis" w:date="2021-05-09T22:09:00Z">
          <w:pPr/>
        </w:pPrChange>
      </w:pPr>
    </w:p>
    <w:p w14:paraId="4E931A24" w14:textId="1C6EC9BF" w:rsidR="00316040" w:rsidDel="00695D92" w:rsidRDefault="00316040">
      <w:pPr>
        <w:ind w:firstLine="0"/>
        <w:rPr>
          <w:del w:id="1759" w:author="Artemis" w:date="2021-04-28T19:35:00Z"/>
        </w:rPr>
        <w:pPrChange w:id="1760" w:author="Artemis" w:date="2021-05-09T22:09:00Z">
          <w:pPr/>
        </w:pPrChange>
      </w:pPr>
    </w:p>
    <w:p w14:paraId="7C5EB87B" w14:textId="613E5730" w:rsidR="00316040" w:rsidDel="00695D92" w:rsidRDefault="00316040">
      <w:pPr>
        <w:ind w:firstLine="0"/>
        <w:rPr>
          <w:del w:id="1761" w:author="Artemis" w:date="2021-04-28T19:35:00Z"/>
        </w:rPr>
        <w:pPrChange w:id="1762" w:author="Artemis" w:date="2021-05-09T22:09:00Z">
          <w:pPr/>
        </w:pPrChange>
      </w:pPr>
    </w:p>
    <w:p w14:paraId="58D84BFB" w14:textId="2FA3AC1F" w:rsidR="00316040" w:rsidDel="00695D92" w:rsidRDefault="00316040">
      <w:pPr>
        <w:ind w:firstLine="0"/>
        <w:rPr>
          <w:del w:id="1763" w:author="Artemis" w:date="2021-04-28T19:35:00Z"/>
        </w:rPr>
        <w:pPrChange w:id="1764" w:author="Artemis" w:date="2021-05-09T22:09:00Z">
          <w:pPr/>
        </w:pPrChange>
      </w:pPr>
    </w:p>
    <w:p w14:paraId="7CE7BB6A" w14:textId="350EF961" w:rsidR="00316040" w:rsidDel="00695D92" w:rsidRDefault="00316040">
      <w:pPr>
        <w:ind w:firstLine="0"/>
        <w:rPr>
          <w:del w:id="1765" w:author="Artemis" w:date="2021-04-28T19:35:00Z"/>
        </w:rPr>
        <w:pPrChange w:id="1766" w:author="Artemis" w:date="2021-05-09T22:09:00Z">
          <w:pPr/>
        </w:pPrChange>
      </w:pPr>
    </w:p>
    <w:p w14:paraId="610DCC8A" w14:textId="1A81C918" w:rsidR="00316040" w:rsidDel="00695D92" w:rsidRDefault="00316040">
      <w:pPr>
        <w:ind w:firstLine="0"/>
        <w:rPr>
          <w:del w:id="1767" w:author="Artemis" w:date="2021-04-28T19:35:00Z"/>
        </w:rPr>
        <w:pPrChange w:id="1768" w:author="Artemis" w:date="2021-05-09T22:09:00Z">
          <w:pPr/>
        </w:pPrChange>
      </w:pPr>
    </w:p>
    <w:p w14:paraId="696CADDC" w14:textId="000C62CF" w:rsidR="00316040" w:rsidDel="00695D92" w:rsidRDefault="00316040">
      <w:pPr>
        <w:ind w:firstLine="0"/>
        <w:rPr>
          <w:del w:id="1769" w:author="Artemis" w:date="2021-04-28T19:35:00Z"/>
        </w:rPr>
        <w:pPrChange w:id="1770" w:author="Artemis" w:date="2021-05-09T22:09:00Z">
          <w:pPr/>
        </w:pPrChange>
      </w:pPr>
    </w:p>
    <w:p w14:paraId="0956C810" w14:textId="76373E71" w:rsidR="00316040" w:rsidDel="00695D92" w:rsidRDefault="00316040">
      <w:pPr>
        <w:ind w:firstLine="0"/>
        <w:rPr>
          <w:del w:id="1771" w:author="Artemis" w:date="2021-04-28T19:35:00Z"/>
        </w:rPr>
        <w:pPrChange w:id="1772" w:author="Artemis" w:date="2021-05-09T22:09:00Z">
          <w:pPr/>
        </w:pPrChange>
      </w:pPr>
    </w:p>
    <w:p w14:paraId="6145B9F2" w14:textId="40636B70" w:rsidR="00316040" w:rsidDel="00695D92" w:rsidRDefault="00316040">
      <w:pPr>
        <w:ind w:firstLine="0"/>
        <w:rPr>
          <w:del w:id="1773" w:author="Artemis" w:date="2021-04-28T19:35:00Z"/>
        </w:rPr>
        <w:pPrChange w:id="1774" w:author="Artemis" w:date="2021-05-09T22:09:00Z">
          <w:pPr/>
        </w:pPrChange>
      </w:pPr>
    </w:p>
    <w:p w14:paraId="4AFB523A" w14:textId="411D8F04" w:rsidR="00316040" w:rsidDel="00695D92" w:rsidRDefault="00316040">
      <w:pPr>
        <w:ind w:firstLine="0"/>
        <w:rPr>
          <w:del w:id="1775" w:author="Artemis" w:date="2021-04-28T19:35:00Z"/>
        </w:rPr>
        <w:pPrChange w:id="1776" w:author="Artemis" w:date="2021-05-09T22:09:00Z">
          <w:pPr/>
        </w:pPrChange>
      </w:pPr>
    </w:p>
    <w:p w14:paraId="268E68B1" w14:textId="26045270" w:rsidR="00316040" w:rsidDel="00695D92" w:rsidRDefault="00316040">
      <w:pPr>
        <w:ind w:firstLine="0"/>
        <w:rPr>
          <w:del w:id="1777" w:author="Artemis" w:date="2021-04-28T19:35:00Z"/>
        </w:rPr>
        <w:pPrChange w:id="1778" w:author="Artemis" w:date="2021-05-09T22:09:00Z">
          <w:pPr/>
        </w:pPrChange>
      </w:pPr>
    </w:p>
    <w:p w14:paraId="40531E2D" w14:textId="0EDB5F31" w:rsidR="00316040" w:rsidDel="00695D92" w:rsidRDefault="00316040">
      <w:pPr>
        <w:ind w:firstLine="0"/>
        <w:rPr>
          <w:del w:id="1779" w:author="Artemis" w:date="2021-04-28T19:35:00Z"/>
        </w:rPr>
        <w:pPrChange w:id="1780" w:author="Artemis" w:date="2021-05-09T22:09:00Z">
          <w:pPr/>
        </w:pPrChange>
      </w:pPr>
    </w:p>
    <w:p w14:paraId="65BA6B9C" w14:textId="10DF9FBD" w:rsidR="00316040" w:rsidDel="00695D92" w:rsidRDefault="00316040">
      <w:pPr>
        <w:ind w:firstLine="0"/>
        <w:rPr>
          <w:del w:id="1781" w:author="Artemis" w:date="2021-04-28T19:35:00Z"/>
        </w:rPr>
        <w:pPrChange w:id="1782" w:author="Artemis" w:date="2021-05-09T22:09:00Z">
          <w:pPr/>
        </w:pPrChange>
      </w:pPr>
    </w:p>
    <w:p w14:paraId="3BBF1B29" w14:textId="6DFFCD54" w:rsidR="00316040" w:rsidDel="00695D92" w:rsidRDefault="00316040">
      <w:pPr>
        <w:ind w:firstLine="0"/>
        <w:rPr>
          <w:del w:id="1783" w:author="Artemis" w:date="2021-04-28T19:35:00Z"/>
        </w:rPr>
        <w:pPrChange w:id="1784" w:author="Artemis" w:date="2021-05-09T22:09:00Z">
          <w:pPr/>
        </w:pPrChange>
      </w:pPr>
    </w:p>
    <w:p w14:paraId="4FB96FF3" w14:textId="09750E26" w:rsidR="00316040" w:rsidDel="00695D92" w:rsidRDefault="00316040">
      <w:pPr>
        <w:ind w:firstLine="0"/>
        <w:rPr>
          <w:del w:id="1785" w:author="Artemis" w:date="2021-04-28T19:35:00Z"/>
        </w:rPr>
        <w:pPrChange w:id="1786" w:author="Artemis" w:date="2021-05-09T22:09:00Z">
          <w:pPr/>
        </w:pPrChange>
      </w:pPr>
    </w:p>
    <w:p w14:paraId="1808A1AF" w14:textId="6AAC7A61" w:rsidR="00316040" w:rsidDel="00695D92" w:rsidRDefault="00316040">
      <w:pPr>
        <w:ind w:firstLine="0"/>
        <w:rPr>
          <w:del w:id="1787" w:author="Artemis" w:date="2021-04-28T19:35:00Z"/>
        </w:rPr>
        <w:pPrChange w:id="1788" w:author="Artemis" w:date="2021-05-09T22:09:00Z">
          <w:pPr/>
        </w:pPrChange>
      </w:pPr>
    </w:p>
    <w:p w14:paraId="4A8EDCD3" w14:textId="3AA88D6C" w:rsidR="00316040" w:rsidDel="00AB1821" w:rsidRDefault="00316040">
      <w:pPr>
        <w:ind w:firstLine="0"/>
        <w:rPr>
          <w:del w:id="1789" w:author="Artemis" w:date="2021-05-09T22:10:00Z"/>
        </w:rPr>
        <w:sectPr w:rsidR="00316040" w:rsidDel="00AB1821" w:rsidSect="005A1BA0">
          <w:type w:val="nextPage"/>
          <w:pgSz w:w="12240" w:h="15840" w:code="120"/>
          <w:pgMar w:top="1418" w:right="1418" w:bottom="1418" w:left="1701" w:header="709" w:footer="709" w:gutter="0"/>
          <w:cols w:space="708"/>
          <w:titlePg/>
          <w:docGrid w:linePitch="360"/>
          <w:sectPrChange w:id="1790" w:author="Artemis" w:date="2021-05-09T21:56:00Z">
            <w:sectPr w:rsidR="00316040" w:rsidDel="00AB1821" w:rsidSect="005A1BA0">
              <w:type w:val="oddPage"/>
              <w:pgMar w:top="1418" w:right="1418" w:bottom="1418" w:left="1701" w:header="709" w:footer="709" w:gutter="0"/>
            </w:sectPr>
          </w:sectPrChange>
        </w:sectPr>
        <w:pPrChange w:id="1791" w:author="Artemis" w:date="2021-05-09T22:09:00Z">
          <w:pPr/>
        </w:pPrChange>
      </w:pPr>
    </w:p>
    <w:p w14:paraId="19A21FED" w14:textId="3F230881" w:rsidR="007355F7" w:rsidRDefault="007355F7" w:rsidP="00F36DDA">
      <w:pPr>
        <w:pStyle w:val="Ttulo1"/>
      </w:pPr>
      <w:bookmarkStart w:id="1792" w:name="_Toc436748608"/>
      <w:bookmarkStart w:id="1793" w:name="_Toc84013435"/>
      <w:bookmarkEnd w:id="1720"/>
      <w:r w:rsidRPr="00256000">
        <w:t>CAPÍTULO III: MARCO METODOLÓGICO</w:t>
      </w:r>
      <w:bookmarkEnd w:id="1792"/>
      <w:bookmarkEnd w:id="1793"/>
    </w:p>
    <w:p w14:paraId="266DA7A1" w14:textId="1A5CE753" w:rsidR="00FD64FD" w:rsidDel="000B5891" w:rsidRDefault="00FD64FD">
      <w:pPr>
        <w:rPr>
          <w:del w:id="1794" w:author="Artemis" w:date="2021-05-09T23:05:00Z"/>
        </w:rPr>
        <w:pPrChange w:id="1795" w:author="Artemis" w:date="2021-04-28T19:50:00Z">
          <w:pPr>
            <w:ind w:firstLine="0"/>
          </w:pPr>
        </w:pPrChange>
      </w:pPr>
    </w:p>
    <w:p w14:paraId="79231C30" w14:textId="77777777" w:rsidR="000B5891" w:rsidRDefault="000B5891" w:rsidP="00FD64FD">
      <w:pPr>
        <w:rPr>
          <w:ins w:id="1796" w:author="Artemis" w:date="2021-05-09T23:05:00Z"/>
        </w:rPr>
      </w:pPr>
    </w:p>
    <w:p w14:paraId="57C4A34E" w14:textId="28CFCD63" w:rsidR="00FD64FD" w:rsidDel="000B5891" w:rsidRDefault="00FD64FD" w:rsidP="00FD64FD">
      <w:pPr>
        <w:rPr>
          <w:del w:id="1797" w:author="Artemis" w:date="2021-05-09T23:05:00Z"/>
        </w:rPr>
      </w:pPr>
    </w:p>
    <w:p w14:paraId="2D684C57" w14:textId="42D474C3" w:rsidR="00FD64FD" w:rsidDel="001325AF" w:rsidRDefault="00FD64FD">
      <w:pPr>
        <w:rPr>
          <w:del w:id="1798" w:author="Artemis" w:date="2021-04-28T19:46:00Z"/>
        </w:rPr>
      </w:pPr>
      <w:del w:id="1799" w:author="Artemis" w:date="2021-04-28T19:46:00Z">
        <w:r w:rsidDel="001325AF">
          <w:delText>Recuerde que cada capítulo empieza con una breve Introducción seguido de las secciones que componen el capítulo. Los capítulos son cinco: 1. Planteamiento del problema, 2. Marco teórico y referencial, 3. Marco metodológico, 4. Análisis y discusión de resultados, 5. Conclusiones y Recomendaciones.  Después del capítulo 5 debe ir la sección de Referencias antecedido de un Glosario con los términos que se usan recurrentemente en la tesis y sus definiciones.</w:delText>
        </w:r>
      </w:del>
    </w:p>
    <w:p w14:paraId="4F91D648" w14:textId="7F221F93" w:rsidR="001325AF" w:rsidRDefault="001325AF">
      <w:pPr>
        <w:pPrChange w:id="1800" w:author="Artemis" w:date="2021-04-28T19:50:00Z">
          <w:pPr>
            <w:ind w:firstLine="0"/>
          </w:pPr>
        </w:pPrChange>
      </w:pPr>
      <w:ins w:id="1801" w:author="Artemis" w:date="2021-04-28T19:50:00Z">
        <w:r>
          <w:t xml:space="preserve">En las metodologías ágiles, </w:t>
        </w:r>
      </w:ins>
      <w:ins w:id="1802" w:author="Artemis" w:date="2021-05-09T21:06:00Z">
        <w:r w:rsidR="00136D16">
          <w:t>se contextualiza los</w:t>
        </w:r>
      </w:ins>
      <w:ins w:id="1803" w:author="Artemis" w:date="2021-04-28T19:50:00Z">
        <w:r>
          <w:t xml:space="preserve"> valores,</w:t>
        </w:r>
      </w:ins>
      <w:ins w:id="1804" w:author="Artemis" w:date="2021-05-09T21:06:00Z">
        <w:r w:rsidR="00136D16">
          <w:t xml:space="preserve"> los</w:t>
        </w:r>
      </w:ins>
      <w:ins w:id="1805" w:author="Artemis" w:date="2021-04-28T19:50:00Z">
        <w:r>
          <w:t xml:space="preserve"> principios y comparaciones con las metodologías tradicionales, donde </w:t>
        </w:r>
      </w:ins>
      <w:ins w:id="1806" w:author="Artemis" w:date="2021-05-09T21:06:00Z">
        <w:r w:rsidR="00136D16">
          <w:t>se enfoca</w:t>
        </w:r>
      </w:ins>
      <w:ins w:id="1807" w:author="Artemis" w:date="2021-04-28T19:50:00Z">
        <w:r>
          <w:t xml:space="preserve"> en </w:t>
        </w:r>
      </w:ins>
      <w:ins w:id="1808" w:author="Artemis" w:date="2021-05-09T21:07:00Z">
        <w:r w:rsidR="00136D16">
          <w:t>los</w:t>
        </w:r>
      </w:ins>
      <w:ins w:id="1809" w:author="Artemis" w:date="2021-04-28T19:50:00Z">
        <w:r>
          <w:t xml:space="preserve"> desarrollo</w:t>
        </w:r>
      </w:ins>
      <w:ins w:id="1810" w:author="Artemis" w:date="2021-05-09T21:07:00Z">
        <w:r w:rsidR="00136D16">
          <w:t>s y las implementaciones</w:t>
        </w:r>
      </w:ins>
      <w:ins w:id="1811" w:author="Artemis" w:date="2021-04-28T19:50:00Z">
        <w:r>
          <w:t xml:space="preserve"> de </w:t>
        </w:r>
      </w:ins>
      <w:ins w:id="1812" w:author="Artemis" w:date="2021-05-09T21:08:00Z">
        <w:r w:rsidR="00136D16">
          <w:t>una Web</w:t>
        </w:r>
      </w:ins>
      <w:ins w:id="1813" w:author="Artemis" w:date="2021-04-28T19:50:00Z">
        <w:r>
          <w:t xml:space="preserve">, la Xtreme Programmaing, “XP” (Programación extrema), con </w:t>
        </w:r>
      </w:ins>
      <w:ins w:id="1814" w:author="Artemis" w:date="2021-05-09T21:09:00Z">
        <w:r w:rsidR="00136D16">
          <w:t xml:space="preserve">esta </w:t>
        </w:r>
      </w:ins>
      <w:ins w:id="1815" w:author="Artemis" w:date="2021-05-09T21:10:00Z">
        <w:r w:rsidR="00136D16">
          <w:t>metodología</w:t>
        </w:r>
      </w:ins>
      <w:ins w:id="1816" w:author="Artemis" w:date="2021-05-09T21:09:00Z">
        <w:r w:rsidR="00136D16">
          <w:t xml:space="preserve"> </w:t>
        </w:r>
      </w:ins>
      <w:ins w:id="1817" w:author="Artemis" w:date="2021-05-09T21:10:00Z">
        <w:r w:rsidR="00136D16">
          <w:t>se podrá</w:t>
        </w:r>
      </w:ins>
      <w:ins w:id="1818" w:author="Artemis" w:date="2021-04-28T19:50:00Z">
        <w:r>
          <w:t xml:space="preserve"> inte</w:t>
        </w:r>
        <w:r w:rsidR="00136D16">
          <w:t xml:space="preserve">ractuar con el desarrollo de la </w:t>
        </w:r>
      </w:ins>
      <w:ins w:id="1819" w:author="Artemis" w:date="2021-05-09T21:10:00Z">
        <w:r w:rsidR="00136D16">
          <w:t xml:space="preserve">Web, </w:t>
        </w:r>
      </w:ins>
      <w:ins w:id="1820" w:author="Artemis" w:date="2021-04-28T19:50:00Z">
        <w:r>
          <w:t xml:space="preserve">en un trabajo en equipo, donde cada proceso y sus herramientas, estarán en una </w:t>
        </w:r>
      </w:ins>
      <w:ins w:id="1821" w:author="Artemis" w:date="2021-05-09T21:11:00Z">
        <w:r w:rsidR="00136D16">
          <w:t>línea compartida</w:t>
        </w:r>
      </w:ins>
      <w:ins w:id="1822" w:author="Artemis" w:date="2021-04-28T19:50:00Z">
        <w:r>
          <w:t>, tanto como el programador como el cliente, desarrollando la w</w:t>
        </w:r>
        <w:r w:rsidR="00136D16">
          <w:t xml:space="preserve">eb con parámetros que funcionen entre </w:t>
        </w:r>
      </w:ins>
      <w:ins w:id="1823" w:author="Artemis" w:date="2021-05-09T21:11:00Z">
        <w:r w:rsidR="00136D16">
          <w:t>sí</w:t>
        </w:r>
      </w:ins>
      <w:ins w:id="1824" w:author="Artemis" w:date="2021-04-28T19:50:00Z">
        <w:r w:rsidR="00136D16">
          <w:t xml:space="preserve">, </w:t>
        </w:r>
        <w:r>
          <w:t xml:space="preserve">más que conseguir una buena documentación, se mantendrá presente la opinión y la guía del </w:t>
        </w:r>
      </w:ins>
      <w:ins w:id="1825" w:author="Artemis" w:date="2021-05-09T21:11:00Z">
        <w:r w:rsidR="00136D16">
          <w:t>usuario</w:t>
        </w:r>
      </w:ins>
      <w:ins w:id="1826" w:author="Artemis" w:date="2021-04-28T19:50:00Z">
        <w:r>
          <w:t xml:space="preserve">. </w:t>
        </w:r>
      </w:ins>
    </w:p>
    <w:p w14:paraId="5B224C8D" w14:textId="09FA0F52" w:rsidR="000331B9" w:rsidRDefault="000331B9" w:rsidP="000331B9"/>
    <w:p w14:paraId="736F57B7" w14:textId="77777777" w:rsidR="0081122A" w:rsidRDefault="000331B9" w:rsidP="0081122A">
      <w:pPr>
        <w:keepNext/>
        <w:jc w:val="center"/>
      </w:pPr>
      <w:r>
        <w:rPr>
          <w:noProof/>
          <w:lang w:val="en-US"/>
        </w:rPr>
        <w:drawing>
          <wp:inline distT="0" distB="0" distL="0" distR="0" wp14:anchorId="0B72AF94" wp14:editId="3F289C89">
            <wp:extent cx="5791835" cy="36855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685540"/>
                    </a:xfrm>
                    <a:prstGeom prst="rect">
                      <a:avLst/>
                    </a:prstGeom>
                  </pic:spPr>
                </pic:pic>
              </a:graphicData>
            </a:graphic>
          </wp:inline>
        </w:drawing>
      </w:r>
    </w:p>
    <w:p w14:paraId="592A840B" w14:textId="252E2028" w:rsidR="000331B9" w:rsidRPr="0081122A" w:rsidRDefault="0081122A" w:rsidP="0081122A">
      <w:pPr>
        <w:pStyle w:val="Descripcin"/>
        <w:jc w:val="center"/>
        <w:rPr>
          <w:lang w:val="es-CO"/>
        </w:rPr>
      </w:pPr>
      <w:bookmarkStart w:id="1827" w:name="_Toc84013476"/>
      <w:r w:rsidRPr="0081122A">
        <w:rPr>
          <w:lang w:val="es-CO"/>
        </w:rPr>
        <w:t xml:space="preserve">Ilustración </w:t>
      </w:r>
      <w:r>
        <w:fldChar w:fldCharType="begin"/>
      </w:r>
      <w:r w:rsidRPr="0081122A">
        <w:rPr>
          <w:lang w:val="es-CO"/>
        </w:rPr>
        <w:instrText xml:space="preserve"> SEQ Ilustración \* ARABIC </w:instrText>
      </w:r>
      <w:r>
        <w:fldChar w:fldCharType="separate"/>
      </w:r>
      <w:r w:rsidR="00862817">
        <w:rPr>
          <w:noProof/>
          <w:lang w:val="es-CO"/>
        </w:rPr>
        <w:t>3</w:t>
      </w:r>
      <w:r>
        <w:fldChar w:fldCharType="end"/>
      </w:r>
      <w:r w:rsidRPr="0081122A">
        <w:rPr>
          <w:lang w:val="es-CO"/>
        </w:rPr>
        <w:t>. XP. Fuente</w:t>
      </w:r>
      <w:r w:rsidR="007207B4">
        <w:rPr>
          <w:lang w:val="es-CO"/>
        </w:rPr>
        <w:t>:</w:t>
      </w:r>
      <w:r w:rsidRPr="0081122A">
        <w:rPr>
          <w:lang w:val="es-CO"/>
        </w:rPr>
        <w:t xml:space="preserve"> Roger S. Pressman, Ph.D.</w:t>
      </w:r>
      <w:bookmarkEnd w:id="1827"/>
    </w:p>
    <w:p w14:paraId="5A8CEAFA" w14:textId="77777777" w:rsidR="0081122A" w:rsidRPr="0081122A" w:rsidRDefault="0081122A" w:rsidP="0081122A">
      <w:pPr>
        <w:keepNext/>
        <w:jc w:val="center"/>
        <w:rPr>
          <w:ins w:id="1828" w:author="Artemis" w:date="2021-04-28T19:50:00Z"/>
        </w:rPr>
      </w:pPr>
    </w:p>
    <w:p w14:paraId="509A4216" w14:textId="5589EC96" w:rsidR="00F539B2" w:rsidRDefault="00F539B2" w:rsidP="00F539B2">
      <w:r>
        <w:t xml:space="preserve">Como lo menciona </w:t>
      </w:r>
      <w:sdt>
        <w:sdtPr>
          <w:id w:val="507719425"/>
          <w:citation/>
        </w:sdtPr>
        <w:sdtEndPr/>
        <w:sdtContent>
          <w:r>
            <w:fldChar w:fldCharType="begin"/>
          </w:r>
          <w:r>
            <w:instrText xml:space="preserve"> CITATION Rog10 \l 9226 </w:instrText>
          </w:r>
          <w:r>
            <w:fldChar w:fldCharType="separate"/>
          </w:r>
          <w:r w:rsidR="00935466">
            <w:rPr>
              <w:noProof/>
            </w:rPr>
            <w:t>(Roger S. , 2010)</w:t>
          </w:r>
          <w:r>
            <w:fldChar w:fldCharType="end"/>
          </w:r>
        </w:sdtContent>
      </w:sdt>
      <w:r w:rsidR="00E177D6">
        <w:t xml:space="preserve"> </w:t>
      </w:r>
      <w:r>
        <w:t xml:space="preserve">en su libro, </w:t>
      </w:r>
      <w:r w:rsidR="00E177D6">
        <w:t>p</w:t>
      </w:r>
      <w:r>
        <w:t>ara alcanzar la simplicidad, XP restringe a los desarrolladores para que diseñen sólo para las</w:t>
      </w:r>
      <w:r w:rsidR="00E177D6">
        <w:t xml:space="preserve"> </w:t>
      </w:r>
      <w:r>
        <w:t>necesidades inmediatas, en lugar de considerar las del futuro. El objetivo es crear un diseño</w:t>
      </w:r>
      <w:r w:rsidR="00E177D6">
        <w:t xml:space="preserve"> </w:t>
      </w:r>
      <w:r>
        <w:t>sencillo que se implemente con facilidad en forma de código. Si hay que mejorar el diseño, se</w:t>
      </w:r>
      <w:r w:rsidR="00E177D6">
        <w:t xml:space="preserve"> rediseñará</w:t>
      </w:r>
      <w:r>
        <w:t xml:space="preserve"> en un momento posterior.</w:t>
      </w:r>
    </w:p>
    <w:p w14:paraId="37978122" w14:textId="2491E0F1" w:rsidR="00F539B2" w:rsidRDefault="00F539B2" w:rsidP="00F539B2">
      <w:r>
        <w:lastRenderedPageBreak/>
        <w:t>La retroalimentación se obtiene de tres fuentes: el software implementado, el cliente y otros</w:t>
      </w:r>
      <w:r w:rsidR="00E177D6">
        <w:t xml:space="preserve"> </w:t>
      </w:r>
      <w:r>
        <w:t>miembros del equipo de software. Al diseñar e implementar una estrategia de pruebas eficaz, el software (por medio de los resultados de las pruebas) da retroalimentación</w:t>
      </w:r>
      <w:r w:rsidR="00E177D6">
        <w:t xml:space="preserve"> </w:t>
      </w:r>
      <w:r>
        <w:t>al equipo ágil. XP usa la prueba unitaria como su táctica principal de pruebas. A medida que se</w:t>
      </w:r>
      <w:r w:rsidR="00E177D6">
        <w:t xml:space="preserve"> </w:t>
      </w:r>
      <w:r>
        <w:t>desarrolla cada clase, el equipo implementa una prueba unitaria para ejecutar cada operación</w:t>
      </w:r>
      <w:r w:rsidR="00E177D6">
        <w:t xml:space="preserve"> </w:t>
      </w:r>
      <w:r>
        <w:t>de acuerdo con su funcionalidad especificada. Cuando se entrega un incremento a un cliente,</w:t>
      </w:r>
      <w:r w:rsidR="00E177D6">
        <w:t xml:space="preserve"> </w:t>
      </w:r>
      <w:r>
        <w:t>las historias del usuario o cas</w:t>
      </w:r>
      <w:r w:rsidR="00E177D6">
        <w:t xml:space="preserve">os de uso </w:t>
      </w:r>
      <w:r>
        <w:t>que se implementan con el incremento</w:t>
      </w:r>
      <w:r w:rsidR="00E177D6">
        <w:t xml:space="preserve"> </w:t>
      </w:r>
      <w:r>
        <w:t>se utilizan como base para las pruebas de aceptación. El grado en el que el software</w:t>
      </w:r>
      <w:r w:rsidR="00E177D6">
        <w:t xml:space="preserve"> </w:t>
      </w:r>
      <w:r>
        <w:t>implementa la salida, función y comportamiento del caso de uso es una forma de retroalimentación.</w:t>
      </w:r>
    </w:p>
    <w:p w14:paraId="6225915D" w14:textId="77777777" w:rsidR="00E177D6" w:rsidRDefault="00E177D6" w:rsidP="00F539B2"/>
    <w:p w14:paraId="379EDF32" w14:textId="32E62B10" w:rsidR="003302DF" w:rsidRDefault="00F539B2">
      <w:pPr>
        <w:pPrChange w:id="1829" w:author="Artemis" w:date="2021-04-28T19:50:00Z">
          <w:pPr>
            <w:ind w:firstLine="0"/>
          </w:pPr>
        </w:pPrChange>
      </w:pPr>
      <w:r>
        <w:t>Por último, conforme se obtienen nuevos requerimientos como parte de la planeación</w:t>
      </w:r>
      <w:r w:rsidR="00E177D6">
        <w:t xml:space="preserve"> </w:t>
      </w:r>
      <w:r>
        <w:t>iterativa, el equipo da al cliente una retroalimentación rápida con miras al costo y al efecto en</w:t>
      </w:r>
      <w:r w:rsidR="00E177D6">
        <w:t xml:space="preserve"> </w:t>
      </w:r>
      <w:r>
        <w:t>la programación de actividades.</w:t>
      </w:r>
      <w:r w:rsidR="00E177D6">
        <w:t xml:space="preserve"> </w:t>
      </w:r>
      <w:ins w:id="1830" w:author="Artemis" w:date="2021-04-28T19:50:00Z">
        <w:r w:rsidR="001325AF">
          <w:t xml:space="preserve">Los cambios necesarios se presentarán a tiempo con tan solo una mirada a la web, más que seguir estrictamente un plan de desarrollo. Los roles que se mantendrán con el programador y el cliente, se manejaran de maneras mixtas, puesto que cada uno tiene sus funciones, pero serán fusionadas cuando se reúnan para mirar y adelantar el sistema. El programador escribe las pruebas unitarias y produce el código del sistema. </w:t>
        </w:r>
      </w:ins>
    </w:p>
    <w:p w14:paraId="430EDBCE" w14:textId="55685052" w:rsidR="006568E2" w:rsidRDefault="006568E2" w:rsidP="006568E2"/>
    <w:p w14:paraId="094E1264" w14:textId="77777777" w:rsidR="00191606" w:rsidRPr="008046FA" w:rsidRDefault="00191606" w:rsidP="00191606">
      <w:pPr>
        <w:pStyle w:val="Prrafodelista"/>
        <w:numPr>
          <w:ilvl w:val="0"/>
          <w:numId w:val="1"/>
        </w:numPr>
        <w:tabs>
          <w:tab w:val="left" w:pos="851"/>
        </w:tabs>
        <w:spacing w:before="200" w:after="360" w:line="360" w:lineRule="auto"/>
        <w:contextualSpacing w:val="0"/>
        <w:outlineLvl w:val="1"/>
        <w:rPr>
          <w:rFonts w:eastAsia="Times New Roman"/>
          <w:b/>
          <w:bCs/>
          <w:vanish/>
          <w:szCs w:val="26"/>
          <w:lang w:val="es-CO"/>
        </w:rPr>
      </w:pPr>
      <w:bookmarkStart w:id="1831" w:name="_Toc72495658"/>
      <w:bookmarkStart w:id="1832" w:name="_Toc78728834"/>
      <w:bookmarkStart w:id="1833" w:name="_Toc39610627"/>
      <w:bookmarkStart w:id="1834" w:name="_Toc71372595"/>
      <w:bookmarkStart w:id="1835" w:name="_Toc84012554"/>
      <w:bookmarkStart w:id="1836" w:name="_Toc84012639"/>
      <w:bookmarkStart w:id="1837" w:name="_Toc84012724"/>
      <w:bookmarkStart w:id="1838" w:name="_Toc84012809"/>
      <w:bookmarkStart w:id="1839" w:name="_Toc84013266"/>
      <w:bookmarkStart w:id="1840" w:name="_Toc84013351"/>
      <w:bookmarkStart w:id="1841" w:name="_Toc84013436"/>
      <w:bookmarkEnd w:id="1831"/>
      <w:bookmarkEnd w:id="1832"/>
      <w:bookmarkEnd w:id="1835"/>
      <w:bookmarkEnd w:id="1836"/>
      <w:bookmarkEnd w:id="1837"/>
      <w:bookmarkEnd w:id="1838"/>
      <w:bookmarkEnd w:id="1839"/>
      <w:bookmarkEnd w:id="1840"/>
      <w:bookmarkEnd w:id="1841"/>
    </w:p>
    <w:p w14:paraId="0759B6F9" w14:textId="56DA2785" w:rsidR="006568E2" w:rsidRPr="00927806" w:rsidRDefault="006568E2" w:rsidP="00927806">
      <w:pPr>
        <w:pStyle w:val="Ttulo2"/>
        <w:ind w:left="567" w:hanging="567"/>
        <w:rPr>
          <w:b/>
          <w:bCs w:val="0"/>
        </w:rPr>
      </w:pPr>
      <w:bookmarkStart w:id="1842" w:name="_Toc84013437"/>
      <w:r w:rsidRPr="00927806">
        <w:rPr>
          <w:b/>
          <w:lang w:val="es-CO"/>
        </w:rPr>
        <w:t>Caso de Usos</w:t>
      </w:r>
      <w:bookmarkEnd w:id="1833"/>
      <w:bookmarkEnd w:id="1834"/>
      <w:bookmarkEnd w:id="1842"/>
    </w:p>
    <w:p w14:paraId="17CD1D24" w14:textId="4FCA3000" w:rsidR="006568E2" w:rsidRDefault="006568E2" w:rsidP="006568E2">
      <w:pPr>
        <w:rPr>
          <w:bCs/>
        </w:rPr>
      </w:pPr>
      <w:r w:rsidRPr="006568E2">
        <w:rPr>
          <w:bCs/>
        </w:rPr>
        <w:t xml:space="preserve">La diagramación y diseño del portal, se implementará un análisis de seguimiento basado en UML como se indica la ilustración 6. (Ilustración </w:t>
      </w:r>
      <w:r>
        <w:rPr>
          <w:bCs/>
        </w:rPr>
        <w:t>1</w:t>
      </w:r>
      <w:r w:rsidRPr="006568E2">
        <w:rPr>
          <w:bCs/>
        </w:rPr>
        <w:t xml:space="preserve">. Pasos UML), donde dispondremos cada uno de los recursos, y así formular una forma clara y sistemática, donde iniciaremos con los casos de uso, inicialmente con el caso de uso del Administrador seguido por el caso de uso del Usuario. </w:t>
      </w:r>
    </w:p>
    <w:p w14:paraId="1AA05B3A" w14:textId="541AE434" w:rsidR="00E91F9C" w:rsidRDefault="00E91F9C" w:rsidP="006568E2">
      <w:pPr>
        <w:rPr>
          <w:bCs/>
        </w:rPr>
      </w:pPr>
    </w:p>
    <w:p w14:paraId="32E3A7C6" w14:textId="07FF1F73" w:rsidR="006568E2" w:rsidRDefault="00927806" w:rsidP="006568E2">
      <w:pPr>
        <w:rPr>
          <w:bCs/>
        </w:rPr>
      </w:pPr>
      <w:r w:rsidRPr="00927806">
        <w:rPr>
          <w:bCs/>
        </w:rPr>
        <w:t>Bajo el diagrama de caso de uso, estará basado tanto como los nuevos diseños, como las entradas, tanto de información como de nuevos usuarios y sus diferentes roles, con ello se define un estilo arquitectural por capas, utilizando la tecnología Java Server Faces (JSF).</w:t>
      </w:r>
    </w:p>
    <w:p w14:paraId="6166352C" w14:textId="2912D43E" w:rsidR="00927806" w:rsidRDefault="00927806" w:rsidP="006568E2">
      <w:pPr>
        <w:rPr>
          <w:bCs/>
        </w:rPr>
      </w:pPr>
    </w:p>
    <w:p w14:paraId="6A24A713" w14:textId="77777777" w:rsidR="00927806" w:rsidRDefault="00927806" w:rsidP="00927806">
      <w:pPr>
        <w:keepNext/>
        <w:jc w:val="center"/>
      </w:pPr>
      <w:r>
        <w:rPr>
          <w:noProof/>
        </w:rPr>
        <w:lastRenderedPageBreak/>
        <w:drawing>
          <wp:inline distT="0" distB="0" distL="0" distR="0" wp14:anchorId="0CA236C8" wp14:editId="18B661E0">
            <wp:extent cx="3962400" cy="3105033"/>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64419" cy="3106615"/>
                    </a:xfrm>
                    <a:prstGeom prst="rect">
                      <a:avLst/>
                    </a:prstGeom>
                    <a:noFill/>
                    <a:ln>
                      <a:noFill/>
                    </a:ln>
                  </pic:spPr>
                </pic:pic>
              </a:graphicData>
            </a:graphic>
          </wp:inline>
        </w:drawing>
      </w:r>
    </w:p>
    <w:p w14:paraId="526520A5" w14:textId="2951AF12" w:rsidR="00927806" w:rsidRPr="00927806" w:rsidRDefault="00927806" w:rsidP="00927806">
      <w:pPr>
        <w:pStyle w:val="Descripcin"/>
        <w:jc w:val="center"/>
        <w:rPr>
          <w:rStyle w:val="Textoennegrita"/>
          <w:lang w:val="es-CO"/>
        </w:rPr>
      </w:pPr>
      <w:bookmarkStart w:id="1843" w:name="_Toc84013477"/>
      <w:r w:rsidRPr="00927806">
        <w:rPr>
          <w:lang w:val="es-CO"/>
        </w:rPr>
        <w:t xml:space="preserve">Ilustración </w:t>
      </w:r>
      <w:r w:rsidRPr="00927806">
        <w:rPr>
          <w:lang w:val="es-CO"/>
        </w:rPr>
        <w:fldChar w:fldCharType="begin"/>
      </w:r>
      <w:r w:rsidRPr="00927806">
        <w:rPr>
          <w:lang w:val="es-CO"/>
        </w:rPr>
        <w:instrText xml:space="preserve"> SEQ Ilustración \* ARABIC </w:instrText>
      </w:r>
      <w:r w:rsidRPr="00927806">
        <w:rPr>
          <w:lang w:val="es-CO"/>
        </w:rPr>
        <w:fldChar w:fldCharType="separate"/>
      </w:r>
      <w:r w:rsidR="00862817">
        <w:rPr>
          <w:noProof/>
          <w:lang w:val="es-CO"/>
        </w:rPr>
        <w:t>4</w:t>
      </w:r>
      <w:r w:rsidRPr="00927806">
        <w:rPr>
          <w:lang w:val="es-CO"/>
        </w:rPr>
        <w:fldChar w:fldCharType="end"/>
      </w:r>
      <w:r w:rsidRPr="00927806">
        <w:rPr>
          <w:lang w:val="es-CO"/>
        </w:rPr>
        <w:t>. Diagrama de caso de uso</w:t>
      </w:r>
      <w:bookmarkEnd w:id="1843"/>
    </w:p>
    <w:p w14:paraId="62A82B86" w14:textId="77777777" w:rsidR="006568E2" w:rsidRPr="00DC1A9A" w:rsidRDefault="006568E2" w:rsidP="006568E2">
      <w:pPr>
        <w:ind w:firstLine="0"/>
        <w:jc w:val="center"/>
      </w:pPr>
    </w:p>
    <w:p w14:paraId="31112941" w14:textId="77777777" w:rsidR="006568E2" w:rsidRPr="00DC1A9A" w:rsidRDefault="006568E2" w:rsidP="006568E2"/>
    <w:p w14:paraId="379E9720" w14:textId="5A1884CF" w:rsidR="00927806" w:rsidRPr="00927806" w:rsidRDefault="00927806" w:rsidP="00927806">
      <w:pPr>
        <w:rPr>
          <w:bCs/>
        </w:rPr>
      </w:pPr>
      <w:r w:rsidRPr="00927806">
        <w:rPr>
          <w:bCs/>
        </w:rPr>
        <w:t>Para el caso de uso del usuario o empleador está disponible sus datos de acceso, donde mediante cualquier dispositivo conectado a internet, podrá acceder a la Web y con ellos a los recursos proporcionados por la empresa, como información interna y a su nómina electrónica.</w:t>
      </w:r>
    </w:p>
    <w:p w14:paraId="79ABDF66" w14:textId="77777777" w:rsidR="00927806" w:rsidRDefault="00927806" w:rsidP="00E91F9C">
      <w:pPr>
        <w:keepNext/>
        <w:ind w:firstLine="0"/>
        <w:jc w:val="center"/>
      </w:pPr>
    </w:p>
    <w:p w14:paraId="5F6813B6" w14:textId="206757C3" w:rsidR="00E91F9C" w:rsidRPr="00E91F9C" w:rsidRDefault="006568E2" w:rsidP="00E91F9C">
      <w:pPr>
        <w:keepNext/>
        <w:ind w:firstLine="0"/>
        <w:jc w:val="center"/>
      </w:pPr>
      <w:r>
        <w:rPr>
          <w:noProof/>
          <w:lang w:val="en-US"/>
        </w:rPr>
        <w:drawing>
          <wp:inline distT="0" distB="0" distL="0" distR="0" wp14:anchorId="2EC9F375" wp14:editId="4D9F0493">
            <wp:extent cx="3885073" cy="2644140"/>
            <wp:effectExtent l="0" t="0" r="127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fografias-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93534" cy="2649899"/>
                    </a:xfrm>
                    <a:prstGeom prst="rect">
                      <a:avLst/>
                    </a:prstGeom>
                  </pic:spPr>
                </pic:pic>
              </a:graphicData>
            </a:graphic>
          </wp:inline>
        </w:drawing>
      </w:r>
    </w:p>
    <w:p w14:paraId="15D17BF0" w14:textId="501B34CD" w:rsidR="006568E2" w:rsidRPr="00E91F9C" w:rsidRDefault="00E91F9C" w:rsidP="00E91F9C">
      <w:pPr>
        <w:pStyle w:val="Descripcin"/>
        <w:jc w:val="center"/>
        <w:rPr>
          <w:lang w:val="es-CO"/>
        </w:rPr>
      </w:pPr>
      <w:bookmarkStart w:id="1844" w:name="_Toc84013478"/>
      <w:r w:rsidRPr="00E91F9C">
        <w:rPr>
          <w:lang w:val="es-CO"/>
        </w:rPr>
        <w:t xml:space="preserve">Ilustración </w:t>
      </w:r>
      <w:r>
        <w:fldChar w:fldCharType="begin"/>
      </w:r>
      <w:r w:rsidRPr="00E91F9C">
        <w:rPr>
          <w:lang w:val="es-CO"/>
        </w:rPr>
        <w:instrText xml:space="preserve"> SEQ Ilustración \* ARABIC </w:instrText>
      </w:r>
      <w:r>
        <w:fldChar w:fldCharType="separate"/>
      </w:r>
      <w:r w:rsidR="00862817">
        <w:rPr>
          <w:noProof/>
          <w:lang w:val="es-CO"/>
        </w:rPr>
        <w:t>5</w:t>
      </w:r>
      <w:r>
        <w:fldChar w:fldCharType="end"/>
      </w:r>
      <w:r w:rsidRPr="00E91F9C">
        <w:rPr>
          <w:lang w:val="es-CO"/>
        </w:rPr>
        <w:t xml:space="preserve">. </w:t>
      </w:r>
      <w:r w:rsidR="00927806">
        <w:rPr>
          <w:lang w:val="es-CO"/>
        </w:rPr>
        <w:t>Usabilidad</w:t>
      </w:r>
      <w:r w:rsidR="007207B4">
        <w:rPr>
          <w:lang w:val="es-CO"/>
        </w:rPr>
        <w:t>.</w:t>
      </w:r>
      <w:r w:rsidRPr="00E91F9C">
        <w:rPr>
          <w:lang w:val="es-CO"/>
        </w:rPr>
        <w:t xml:space="preserve"> </w:t>
      </w:r>
      <w:r w:rsidR="00927806">
        <w:t>Fuente</w:t>
      </w:r>
      <w:r w:rsidR="007207B4">
        <w:t>:</w:t>
      </w:r>
      <w:r w:rsidR="00927806">
        <w:t xml:space="preserve"> </w:t>
      </w:r>
      <w:r w:rsidR="00927806" w:rsidRPr="007207B4">
        <w:rPr>
          <w:lang w:val="es-CO"/>
        </w:rPr>
        <w:t>propia</w:t>
      </w:r>
      <w:bookmarkEnd w:id="1844"/>
    </w:p>
    <w:p w14:paraId="208C50AD" w14:textId="7AA8BE82" w:rsidR="006568E2" w:rsidRDefault="006568E2" w:rsidP="006568E2">
      <w:pPr>
        <w:pStyle w:val="Descripcin"/>
        <w:jc w:val="center"/>
        <w:rPr>
          <w:lang w:val="es-CO"/>
        </w:rPr>
      </w:pPr>
    </w:p>
    <w:p w14:paraId="0EF177DC" w14:textId="7CA3BAE5" w:rsidR="00927806" w:rsidRPr="00927806" w:rsidRDefault="00927806" w:rsidP="00927806">
      <w:pPr>
        <w:pStyle w:val="Ttulo2"/>
        <w:ind w:left="567" w:hanging="567"/>
        <w:rPr>
          <w:b/>
          <w:lang w:val="es-CO"/>
        </w:rPr>
      </w:pPr>
      <w:bookmarkStart w:id="1845" w:name="_Toc84013438"/>
      <w:r w:rsidRPr="00927806">
        <w:rPr>
          <w:b/>
          <w:lang w:val="es-CO"/>
        </w:rPr>
        <w:t>Diagrama de Componentes</w:t>
      </w:r>
      <w:bookmarkEnd w:id="1845"/>
    </w:p>
    <w:p w14:paraId="36A17691" w14:textId="0A2AEF30" w:rsidR="00927806" w:rsidRDefault="00927806" w:rsidP="00927806">
      <w:r w:rsidRPr="00927806">
        <w:t>Los componentes principales del sistema son: “Admin” (Administrador del sitio) que ingresa o actualiza “Datos” (Información de la empresa), donde dichos datos se almacenan en las “Secciones” (Sitios de la Web). Para los “Usuarios” (personas que pertenecen a la empresa con un rol específico) por su parte, ingresarán a “Secciones” en un apartado del sitio Web se llamará Certificaciones del Empleado para poder acceder se requerirá “Autenticación” para ingresar a “Nómina”.</w:t>
      </w:r>
    </w:p>
    <w:p w14:paraId="2C26BE0F" w14:textId="65561313" w:rsidR="00927806" w:rsidRDefault="00927806" w:rsidP="00927806"/>
    <w:p w14:paraId="19231FAE" w14:textId="77777777" w:rsidR="00927806" w:rsidRDefault="00927806" w:rsidP="00927806">
      <w:pPr>
        <w:keepNext/>
        <w:jc w:val="center"/>
      </w:pPr>
      <w:r>
        <w:rPr>
          <w:noProof/>
        </w:rPr>
        <w:drawing>
          <wp:inline distT="0" distB="0" distL="0" distR="0" wp14:anchorId="2C987F00" wp14:editId="2347808E">
            <wp:extent cx="4495800" cy="2715972"/>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00644" cy="2718898"/>
                    </a:xfrm>
                    <a:prstGeom prst="rect">
                      <a:avLst/>
                    </a:prstGeom>
                    <a:noFill/>
                    <a:ln>
                      <a:noFill/>
                    </a:ln>
                  </pic:spPr>
                </pic:pic>
              </a:graphicData>
            </a:graphic>
          </wp:inline>
        </w:drawing>
      </w:r>
    </w:p>
    <w:p w14:paraId="3226A0A3" w14:textId="2F898686" w:rsidR="00927806" w:rsidRPr="00927806" w:rsidRDefault="00927806" w:rsidP="00927806">
      <w:pPr>
        <w:pStyle w:val="Descripcin"/>
        <w:jc w:val="center"/>
        <w:rPr>
          <w:lang w:val="es-CO"/>
        </w:rPr>
      </w:pPr>
      <w:bookmarkStart w:id="1846" w:name="_Toc84013479"/>
      <w:r w:rsidRPr="00927806">
        <w:rPr>
          <w:lang w:val="es-CO"/>
        </w:rPr>
        <w:t xml:space="preserve">Ilustración </w:t>
      </w:r>
      <w:r w:rsidRPr="00927806">
        <w:rPr>
          <w:lang w:val="es-CO"/>
        </w:rPr>
        <w:fldChar w:fldCharType="begin"/>
      </w:r>
      <w:r w:rsidRPr="00927806">
        <w:rPr>
          <w:lang w:val="es-CO"/>
        </w:rPr>
        <w:instrText xml:space="preserve"> SEQ Ilustración \* ARABIC </w:instrText>
      </w:r>
      <w:r w:rsidRPr="00927806">
        <w:rPr>
          <w:lang w:val="es-CO"/>
        </w:rPr>
        <w:fldChar w:fldCharType="separate"/>
      </w:r>
      <w:r w:rsidR="00862817">
        <w:rPr>
          <w:noProof/>
          <w:lang w:val="es-CO"/>
        </w:rPr>
        <w:t>6</w:t>
      </w:r>
      <w:r w:rsidRPr="00927806">
        <w:rPr>
          <w:lang w:val="es-CO"/>
        </w:rPr>
        <w:fldChar w:fldCharType="end"/>
      </w:r>
      <w:r w:rsidRPr="00927806">
        <w:rPr>
          <w:lang w:val="es-CO"/>
        </w:rPr>
        <w:t>. Diagrama de componentes</w:t>
      </w:r>
      <w:bookmarkEnd w:id="1846"/>
    </w:p>
    <w:p w14:paraId="6240AAC3" w14:textId="5F05903C" w:rsidR="00927806" w:rsidRDefault="00927806" w:rsidP="00927806"/>
    <w:p w14:paraId="1820E495" w14:textId="51111FBA" w:rsidR="00927806" w:rsidRPr="00927806" w:rsidRDefault="00927806" w:rsidP="00927806">
      <w:pPr>
        <w:pStyle w:val="Ttulo2"/>
        <w:ind w:left="567" w:hanging="567"/>
        <w:rPr>
          <w:b/>
          <w:lang w:val="es-CO"/>
        </w:rPr>
      </w:pPr>
      <w:bookmarkStart w:id="1847" w:name="_Toc84013439"/>
      <w:r w:rsidRPr="00927806">
        <w:rPr>
          <w:b/>
          <w:lang w:val="es-CO"/>
        </w:rPr>
        <w:t>Diagrama de Despliegue</w:t>
      </w:r>
      <w:bookmarkEnd w:id="1847"/>
    </w:p>
    <w:p w14:paraId="737B4681" w14:textId="18FB094D" w:rsidR="00927806" w:rsidRDefault="00927806" w:rsidP="00927806">
      <w:r>
        <w:t>En el diagrama de despliegue se incluyen las especificaciones de las capas de la arquitectura implementada y la distribución de los componentes.</w:t>
      </w:r>
    </w:p>
    <w:p w14:paraId="71A08F09" w14:textId="379C31B9" w:rsidR="00927806" w:rsidRDefault="00927806" w:rsidP="00927806"/>
    <w:p w14:paraId="224523FB" w14:textId="77777777" w:rsidR="00927806" w:rsidRDefault="00927806" w:rsidP="00927806">
      <w:pPr>
        <w:keepNext/>
        <w:jc w:val="center"/>
      </w:pPr>
      <w:r>
        <w:rPr>
          <w:noProof/>
        </w:rPr>
        <w:lastRenderedPageBreak/>
        <w:drawing>
          <wp:inline distT="0" distB="0" distL="0" distR="0" wp14:anchorId="38E5FEC3" wp14:editId="01EF80C4">
            <wp:extent cx="3619500" cy="363060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22890" cy="3634003"/>
                    </a:xfrm>
                    <a:prstGeom prst="rect">
                      <a:avLst/>
                    </a:prstGeom>
                    <a:noFill/>
                    <a:ln>
                      <a:noFill/>
                    </a:ln>
                  </pic:spPr>
                </pic:pic>
              </a:graphicData>
            </a:graphic>
          </wp:inline>
        </w:drawing>
      </w:r>
    </w:p>
    <w:p w14:paraId="7E2C5DF2" w14:textId="06DC5778" w:rsidR="00927806" w:rsidRDefault="00927806" w:rsidP="00927806">
      <w:pPr>
        <w:pStyle w:val="Descripcin"/>
        <w:jc w:val="center"/>
        <w:rPr>
          <w:lang w:val="es-CO"/>
        </w:rPr>
      </w:pPr>
      <w:bookmarkStart w:id="1848" w:name="_Toc84013480"/>
      <w:r w:rsidRPr="00927806">
        <w:rPr>
          <w:lang w:val="es-CO"/>
        </w:rPr>
        <w:t xml:space="preserve">Ilustración </w:t>
      </w:r>
      <w:r w:rsidRPr="00927806">
        <w:rPr>
          <w:lang w:val="es-CO"/>
        </w:rPr>
        <w:fldChar w:fldCharType="begin"/>
      </w:r>
      <w:r w:rsidRPr="00927806">
        <w:rPr>
          <w:lang w:val="es-CO"/>
        </w:rPr>
        <w:instrText xml:space="preserve"> SEQ Ilustración \* ARABIC </w:instrText>
      </w:r>
      <w:r w:rsidRPr="00927806">
        <w:rPr>
          <w:lang w:val="es-CO"/>
        </w:rPr>
        <w:fldChar w:fldCharType="separate"/>
      </w:r>
      <w:r w:rsidR="00862817">
        <w:rPr>
          <w:noProof/>
          <w:lang w:val="es-CO"/>
        </w:rPr>
        <w:t>7</w:t>
      </w:r>
      <w:r w:rsidRPr="00927806">
        <w:rPr>
          <w:lang w:val="es-CO"/>
        </w:rPr>
        <w:fldChar w:fldCharType="end"/>
      </w:r>
      <w:r w:rsidRPr="00927806">
        <w:rPr>
          <w:lang w:val="es-CO"/>
        </w:rPr>
        <w:t>. Diagrama de Despliegue. Fuente</w:t>
      </w:r>
      <w:r w:rsidR="007207B4">
        <w:rPr>
          <w:lang w:val="es-CO"/>
        </w:rPr>
        <w:t>:</w:t>
      </w:r>
      <w:r w:rsidRPr="00927806">
        <w:rPr>
          <w:lang w:val="es-CO"/>
        </w:rPr>
        <w:t xml:space="preserve"> propia</w:t>
      </w:r>
      <w:bookmarkEnd w:id="1848"/>
    </w:p>
    <w:p w14:paraId="04A80220" w14:textId="4E4A0F2C" w:rsidR="00927806" w:rsidRDefault="00927806" w:rsidP="00927806"/>
    <w:p w14:paraId="2527EA5A" w14:textId="77777777" w:rsidR="00927806" w:rsidRDefault="00927806" w:rsidP="00927806">
      <w:r>
        <w:t>En esta etapa se presentación se despliega la información a los usuarios y se acepta simultáneamente peticiones y respuestas de los mismos a través de interfaces gráficas de usuario o JSP (Java Server Pages). En la capa lógica del negocio se gestionan todas las actividades del sistema y en la capa de persistencia se encuentran los componentes Entity creados a partir de cada tabla de la base de datos, esta capa manipula la información del negocio para su consulta y almacenamiento.</w:t>
      </w:r>
    </w:p>
    <w:p w14:paraId="07563E77" w14:textId="77777777" w:rsidR="00927806" w:rsidRDefault="00927806" w:rsidP="00927806"/>
    <w:p w14:paraId="12A6FE73" w14:textId="6628C7DF" w:rsidR="00927806" w:rsidRPr="00927806" w:rsidRDefault="00927806" w:rsidP="00927806">
      <w:pPr>
        <w:pStyle w:val="Ttulo2"/>
        <w:ind w:left="567" w:hanging="567"/>
        <w:rPr>
          <w:b/>
          <w:lang w:val="es-CO"/>
        </w:rPr>
      </w:pPr>
      <w:bookmarkStart w:id="1849" w:name="_Toc84013440"/>
      <w:r w:rsidRPr="00927806">
        <w:rPr>
          <w:b/>
          <w:lang w:val="es-CO"/>
        </w:rPr>
        <w:t>Diagrama de Modelo de Entidad Relación</w:t>
      </w:r>
      <w:bookmarkEnd w:id="1849"/>
    </w:p>
    <w:p w14:paraId="0A34E7F9" w14:textId="2B7C437E" w:rsidR="00927806" w:rsidRPr="00927806" w:rsidRDefault="00927806" w:rsidP="00927806">
      <w:r>
        <w:t>En las entidades de relación y en los diagramas de clase se observará el flujo de datos sobre una base creada en MySQL, desde cada atributo como sentencias y cada comunicación entre ellas, para que con esto se mantenga una línea correcta desde el almacenamiento, modificación y extracción de datos, con ello tendremos una comunicación clara e importante con cada tabla, desde uno a varios o viceversa.</w:t>
      </w:r>
    </w:p>
    <w:p w14:paraId="2C894CBB" w14:textId="77777777" w:rsidR="00927806" w:rsidRDefault="00927806" w:rsidP="00927806">
      <w:pPr>
        <w:keepNext/>
        <w:jc w:val="center"/>
      </w:pPr>
      <w:r>
        <w:rPr>
          <w:noProof/>
          <w:color w:val="000000"/>
        </w:rPr>
        <w:lastRenderedPageBreak/>
        <w:drawing>
          <wp:inline distT="0" distB="0" distL="0" distR="0" wp14:anchorId="25DF1012" wp14:editId="782B2549">
            <wp:extent cx="4503420" cy="45034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inline>
        </w:drawing>
      </w:r>
    </w:p>
    <w:p w14:paraId="72574AA9" w14:textId="4BC628E1" w:rsidR="000367F1" w:rsidRPr="005B4987" w:rsidRDefault="00927806" w:rsidP="00927806">
      <w:pPr>
        <w:pStyle w:val="Descripcin"/>
        <w:jc w:val="center"/>
        <w:rPr>
          <w:lang w:val="es-CO"/>
        </w:rPr>
      </w:pPr>
      <w:bookmarkStart w:id="1850" w:name="_Toc84013546"/>
      <w:r w:rsidRPr="005B4987">
        <w:rPr>
          <w:lang w:val="es-CO"/>
        </w:rPr>
        <w:t xml:space="preserve">Tabla </w:t>
      </w:r>
      <w:r w:rsidRPr="005B4987">
        <w:rPr>
          <w:lang w:val="es-CO"/>
        </w:rPr>
        <w:fldChar w:fldCharType="begin"/>
      </w:r>
      <w:r w:rsidRPr="005B4987">
        <w:rPr>
          <w:lang w:val="es-CO"/>
        </w:rPr>
        <w:instrText xml:space="preserve"> SEQ Tabla \* ARABIC </w:instrText>
      </w:r>
      <w:r w:rsidRPr="005B4987">
        <w:rPr>
          <w:lang w:val="es-CO"/>
        </w:rPr>
        <w:fldChar w:fldCharType="separate"/>
      </w:r>
      <w:r w:rsidR="00862817">
        <w:rPr>
          <w:noProof/>
          <w:lang w:val="es-CO"/>
        </w:rPr>
        <w:t>7</w:t>
      </w:r>
      <w:r w:rsidRPr="005B4987">
        <w:rPr>
          <w:lang w:val="es-CO"/>
        </w:rPr>
        <w:fldChar w:fldCharType="end"/>
      </w:r>
      <w:r w:rsidRPr="005B4987">
        <w:rPr>
          <w:lang w:val="es-CO"/>
        </w:rPr>
        <w:t>. Modelo Entidad Relación</w:t>
      </w:r>
      <w:bookmarkEnd w:id="1850"/>
    </w:p>
    <w:p w14:paraId="52973177" w14:textId="77777777" w:rsidR="00927806" w:rsidRPr="00927806" w:rsidRDefault="00927806" w:rsidP="00927806">
      <w:pPr>
        <w:rPr>
          <w:lang w:val="en-US"/>
        </w:rPr>
      </w:pPr>
    </w:p>
    <w:p w14:paraId="2823AAFF" w14:textId="1888AC58" w:rsidR="005377F9" w:rsidRDefault="005377F9" w:rsidP="00A91930">
      <w:pPr>
        <w:pStyle w:val="Ttulo2"/>
        <w:ind w:left="567" w:hanging="567"/>
      </w:pPr>
      <w:bookmarkStart w:id="1851" w:name="_Toc84013441"/>
      <w:r w:rsidRPr="005B4987">
        <w:rPr>
          <w:b/>
          <w:lang w:val="es-CO"/>
        </w:rPr>
        <w:t>Diagrama de secuencia</w:t>
      </w:r>
      <w:bookmarkEnd w:id="1851"/>
    </w:p>
    <w:p w14:paraId="5B4A818A" w14:textId="58EFA406" w:rsidR="00F532AD" w:rsidRPr="005377F9" w:rsidRDefault="005B4987" w:rsidP="000367F1">
      <w:pPr>
        <w:rPr>
          <w:noProof/>
          <w:color w:val="000000" w:themeColor="text1"/>
        </w:rPr>
      </w:pPr>
      <w:r w:rsidRPr="005B4987">
        <w:t>En el Diagrama de Secuencia tendrá el lineamiento entre las relaciones sobre un actor su procedimiento y sus desenlaces, se realiza el diagrama de secuencia, validando el proceso, mediante el cual se genera el paso a paso en la vinculación del administrador hacia el sistema, buscando los datos pertinentes para cada ejecución.</w:t>
      </w:r>
    </w:p>
    <w:p w14:paraId="44F27093" w14:textId="77777777" w:rsidR="005B4987" w:rsidRDefault="005B4987" w:rsidP="005B4987">
      <w:pPr>
        <w:keepNext/>
        <w:jc w:val="center"/>
      </w:pPr>
      <w:r>
        <w:rPr>
          <w:noProof/>
          <w:color w:val="000000"/>
        </w:rPr>
        <w:lastRenderedPageBreak/>
        <w:drawing>
          <wp:inline distT="0" distB="0" distL="0" distR="0" wp14:anchorId="7C480D5D" wp14:editId="55A8BF88">
            <wp:extent cx="3063240" cy="3199183"/>
            <wp:effectExtent l="0" t="0" r="381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4595"/>
                    <a:stretch/>
                  </pic:blipFill>
                  <pic:spPr bwMode="auto">
                    <a:xfrm>
                      <a:off x="0" y="0"/>
                      <a:ext cx="3064334" cy="3200326"/>
                    </a:xfrm>
                    <a:prstGeom prst="rect">
                      <a:avLst/>
                    </a:prstGeom>
                    <a:noFill/>
                    <a:ln>
                      <a:noFill/>
                    </a:ln>
                    <a:extLst>
                      <a:ext uri="{53640926-AAD7-44D8-BBD7-CCE9431645EC}">
                        <a14:shadowObscured xmlns:a14="http://schemas.microsoft.com/office/drawing/2010/main"/>
                      </a:ext>
                    </a:extLst>
                  </pic:spPr>
                </pic:pic>
              </a:graphicData>
            </a:graphic>
          </wp:inline>
        </w:drawing>
      </w:r>
    </w:p>
    <w:p w14:paraId="2B9F1D64" w14:textId="2B6D163C" w:rsidR="00F532AD" w:rsidRPr="005B4987" w:rsidRDefault="005B4987" w:rsidP="005B4987">
      <w:pPr>
        <w:pStyle w:val="Descripcin"/>
        <w:jc w:val="center"/>
        <w:rPr>
          <w:lang w:val="es-CO"/>
        </w:rPr>
      </w:pPr>
      <w:bookmarkStart w:id="1852" w:name="_Toc84013481"/>
      <w:r w:rsidRPr="005B4987">
        <w:rPr>
          <w:lang w:val="es-CO"/>
        </w:rPr>
        <w:t xml:space="preserve">Ilustración </w:t>
      </w:r>
      <w:r w:rsidRPr="005B4987">
        <w:rPr>
          <w:lang w:val="es-CO"/>
        </w:rPr>
        <w:fldChar w:fldCharType="begin"/>
      </w:r>
      <w:r w:rsidRPr="005B4987">
        <w:rPr>
          <w:lang w:val="es-CO"/>
        </w:rPr>
        <w:instrText xml:space="preserve"> SEQ Ilustración \* ARABIC </w:instrText>
      </w:r>
      <w:r w:rsidRPr="005B4987">
        <w:rPr>
          <w:lang w:val="es-CO"/>
        </w:rPr>
        <w:fldChar w:fldCharType="separate"/>
      </w:r>
      <w:r w:rsidR="00862817">
        <w:rPr>
          <w:noProof/>
          <w:lang w:val="es-CO"/>
        </w:rPr>
        <w:t>8</w:t>
      </w:r>
      <w:r w:rsidRPr="005B4987">
        <w:rPr>
          <w:lang w:val="es-CO"/>
        </w:rPr>
        <w:fldChar w:fldCharType="end"/>
      </w:r>
      <w:r w:rsidRPr="005B4987">
        <w:rPr>
          <w:lang w:val="es-CO"/>
        </w:rPr>
        <w:t>. Diagrama de Secuencia</w:t>
      </w:r>
      <w:bookmarkEnd w:id="1852"/>
    </w:p>
    <w:p w14:paraId="41FFAFF3" w14:textId="77777777" w:rsidR="006568E2" w:rsidRPr="00503078" w:rsidRDefault="006568E2" w:rsidP="006568E2"/>
    <w:p w14:paraId="3DFCB72F" w14:textId="3419E12C" w:rsidR="006568E2" w:rsidRDefault="006568E2" w:rsidP="005B4987">
      <w:pPr>
        <w:pStyle w:val="Ttulo2"/>
        <w:ind w:left="567" w:hanging="567"/>
        <w:rPr>
          <w:b/>
          <w:lang w:val="es-CO"/>
        </w:rPr>
      </w:pPr>
      <w:bookmarkStart w:id="1853" w:name="_Toc71372596"/>
      <w:bookmarkStart w:id="1854" w:name="_Toc84013442"/>
      <w:r w:rsidRPr="008279BC">
        <w:rPr>
          <w:b/>
          <w:lang w:val="es-CO"/>
        </w:rPr>
        <w:t>Arquitectura</w:t>
      </w:r>
      <w:bookmarkEnd w:id="1853"/>
      <w:bookmarkEnd w:id="1854"/>
    </w:p>
    <w:p w14:paraId="19B9043B" w14:textId="77777777" w:rsidR="005B4987" w:rsidRDefault="005B4987" w:rsidP="005B4987">
      <w:r>
        <w:t>Recordemos que el objetivo principal de nuestro proyecto es validar la importancia a ejecutar una web mostrando la información vital de la empresa y de igual manera el desarrollo de la nómina electrónica, que tendrá como finalidad, la facilidad de tener dicho documento de manera más rápida y fácil.</w:t>
      </w:r>
    </w:p>
    <w:p w14:paraId="69E3FE9B" w14:textId="77777777" w:rsidR="005B4987" w:rsidRDefault="005B4987" w:rsidP="005B4987"/>
    <w:p w14:paraId="6AAB82D5" w14:textId="77777777" w:rsidR="005B4987" w:rsidRDefault="005B4987" w:rsidP="005B4987">
      <w:r>
        <w:t>El desarrollo de aplicaciones en JEE se realiza distribuyendo los distintos módulos de software sobre una arquitectura multicapa.</w:t>
      </w:r>
    </w:p>
    <w:p w14:paraId="50C70F40" w14:textId="77777777" w:rsidR="005B4987" w:rsidRDefault="005B4987" w:rsidP="005B4987">
      <w:r>
        <w:t>•</w:t>
      </w:r>
      <w:r>
        <w:tab/>
        <w:t>Los componentes de la capa de cliente se ejecutan sobre la máquina del cliente.</w:t>
      </w:r>
    </w:p>
    <w:p w14:paraId="7FA0FD56" w14:textId="33813335" w:rsidR="005B4987" w:rsidRDefault="005B4987" w:rsidP="005B4987">
      <w:pPr>
        <w:ind w:left="704" w:hanging="420"/>
      </w:pPr>
      <w:r>
        <w:t>•</w:t>
      </w:r>
      <w:r>
        <w:tab/>
        <w:t>Los componentes de la capa web se ejecutan en el contenedor web JEE (servidor</w:t>
      </w:r>
      <w:r>
        <w:t xml:space="preserve"> </w:t>
      </w:r>
      <w:r>
        <w:t>GlassFish).</w:t>
      </w:r>
    </w:p>
    <w:p w14:paraId="5E23CC71" w14:textId="77777777" w:rsidR="005B4987" w:rsidRDefault="005B4987" w:rsidP="005B4987"/>
    <w:p w14:paraId="1E67032A" w14:textId="77777777" w:rsidR="005B4987" w:rsidRDefault="005B4987" w:rsidP="005B4987">
      <w:r>
        <w:t xml:space="preserve">Representa una arquitectura de software que modela las relaciones generales de las entidades del dominio, y provee una estructura y una especial metodología de trabajo, la cual extiende o utiliza las aplicaciones del dominio. </w:t>
      </w:r>
    </w:p>
    <w:p w14:paraId="70F11C40" w14:textId="77777777" w:rsidR="005B4987" w:rsidRDefault="005B4987" w:rsidP="005B4987"/>
    <w:p w14:paraId="6CD5B3B7" w14:textId="77777777" w:rsidR="005B4987" w:rsidRDefault="005B4987" w:rsidP="005B4987">
      <w:r>
        <w:t>Aunque se distinguen cuatro capas, podemos considerar que las aplicaciones multicapa de JEE son de tres capas al distribuirse físicamente en tres ubicaciones diferentes.</w:t>
      </w:r>
    </w:p>
    <w:p w14:paraId="5D5C660B" w14:textId="77777777" w:rsidR="005B4987" w:rsidRDefault="005B4987" w:rsidP="005B4987">
      <w:r>
        <w:t>•</w:t>
      </w:r>
      <w:r>
        <w:tab/>
        <w:t>Máquina del cliente (capa de cliente).</w:t>
      </w:r>
    </w:p>
    <w:p w14:paraId="3CC3A9DC" w14:textId="77777777" w:rsidR="005B4987" w:rsidRDefault="005B4987" w:rsidP="005B4987">
      <w:r>
        <w:t>•</w:t>
      </w:r>
      <w:r>
        <w:tab/>
        <w:t>Servidor JEE (capas web y de negocio).</w:t>
      </w:r>
    </w:p>
    <w:p w14:paraId="39582C0C" w14:textId="5E8EA1E8" w:rsidR="005B4987" w:rsidRDefault="005B4987" w:rsidP="005B4987">
      <w:r>
        <w:t>•</w:t>
      </w:r>
      <w:r>
        <w:tab/>
        <w:t>Servidor de bases de datos (capa de datos).</w:t>
      </w:r>
    </w:p>
    <w:p w14:paraId="20E62204" w14:textId="37B3BA09" w:rsidR="005B4987" w:rsidRDefault="005B4987" w:rsidP="005B4987"/>
    <w:p w14:paraId="0F43ACC8" w14:textId="77777777" w:rsidR="005B4987" w:rsidRDefault="005B4987" w:rsidP="005B4987">
      <w:pPr>
        <w:keepNext/>
        <w:jc w:val="center"/>
      </w:pPr>
      <w:r>
        <w:rPr>
          <w:noProof/>
        </w:rPr>
        <w:drawing>
          <wp:inline distT="0" distB="0" distL="0" distR="0" wp14:anchorId="0F511CE1" wp14:editId="057AEA2E">
            <wp:extent cx="4366260" cy="3725701"/>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l="2936" r="9671"/>
                    <a:stretch>
                      <a:fillRect/>
                    </a:stretch>
                  </pic:blipFill>
                  <pic:spPr bwMode="auto">
                    <a:xfrm>
                      <a:off x="0" y="0"/>
                      <a:ext cx="4367132" cy="3726445"/>
                    </a:xfrm>
                    <a:prstGeom prst="rect">
                      <a:avLst/>
                    </a:prstGeom>
                    <a:noFill/>
                    <a:ln>
                      <a:noFill/>
                    </a:ln>
                  </pic:spPr>
                </pic:pic>
              </a:graphicData>
            </a:graphic>
          </wp:inline>
        </w:drawing>
      </w:r>
    </w:p>
    <w:p w14:paraId="04F4C929" w14:textId="411CE2E9" w:rsidR="005B4987" w:rsidRPr="005B4987" w:rsidRDefault="005B4987" w:rsidP="005B4987">
      <w:pPr>
        <w:pStyle w:val="Descripcin"/>
        <w:jc w:val="center"/>
        <w:rPr>
          <w:lang w:val="es-CO"/>
        </w:rPr>
      </w:pPr>
      <w:bookmarkStart w:id="1855" w:name="_Toc84013482"/>
      <w:r w:rsidRPr="005B4987">
        <w:rPr>
          <w:lang w:val="es-CO"/>
        </w:rPr>
        <w:t xml:space="preserve">Ilustración </w:t>
      </w:r>
      <w:r w:rsidRPr="005B4987">
        <w:rPr>
          <w:lang w:val="es-CO"/>
        </w:rPr>
        <w:fldChar w:fldCharType="begin"/>
      </w:r>
      <w:r w:rsidRPr="005B4987">
        <w:rPr>
          <w:lang w:val="es-CO"/>
        </w:rPr>
        <w:instrText xml:space="preserve"> SEQ Ilustración \* ARABIC </w:instrText>
      </w:r>
      <w:r w:rsidRPr="005B4987">
        <w:rPr>
          <w:lang w:val="es-CO"/>
        </w:rPr>
        <w:fldChar w:fldCharType="separate"/>
      </w:r>
      <w:r w:rsidR="00862817">
        <w:rPr>
          <w:noProof/>
          <w:lang w:val="es-CO"/>
        </w:rPr>
        <w:t>9</w:t>
      </w:r>
      <w:r w:rsidRPr="005B4987">
        <w:rPr>
          <w:lang w:val="es-CO"/>
        </w:rPr>
        <w:fldChar w:fldCharType="end"/>
      </w:r>
      <w:r w:rsidRPr="005B4987">
        <w:rPr>
          <w:lang w:val="es-CO"/>
        </w:rPr>
        <w:t>. Arquitectura Multicapa</w:t>
      </w:r>
      <w:r w:rsidR="007207B4">
        <w:rPr>
          <w:lang w:val="es-CO"/>
        </w:rPr>
        <w:t>.</w:t>
      </w:r>
      <w:r w:rsidRPr="005B4987">
        <w:rPr>
          <w:lang w:val="es-CO"/>
        </w:rPr>
        <w:t xml:space="preserve"> </w:t>
      </w:r>
      <w:r w:rsidR="007207B4">
        <w:rPr>
          <w:lang w:val="es-CO"/>
        </w:rPr>
        <w:t>F</w:t>
      </w:r>
      <w:r w:rsidRPr="005B4987">
        <w:rPr>
          <w:lang w:val="es-CO"/>
        </w:rPr>
        <w:t>uente</w:t>
      </w:r>
      <w:r w:rsidR="007207B4">
        <w:rPr>
          <w:lang w:val="es-CO"/>
        </w:rPr>
        <w:t>:</w:t>
      </w:r>
      <w:r w:rsidRPr="005B4987">
        <w:rPr>
          <w:lang w:val="es-CO"/>
        </w:rPr>
        <w:t xml:space="preserve"> propia</w:t>
      </w:r>
      <w:bookmarkEnd w:id="1855"/>
    </w:p>
    <w:p w14:paraId="069E9B02" w14:textId="77777777" w:rsidR="005B4987" w:rsidRDefault="005B4987" w:rsidP="005B4987"/>
    <w:p w14:paraId="273D6CB2" w14:textId="77777777" w:rsidR="005B4987" w:rsidRDefault="005B4987" w:rsidP="005B4987">
      <w:r>
        <w:t>En este caso, las aplicaciones JEE de tres capas extienden el modelo C/S situando un servidor de aplicaciones multithread entre la capa de cliente (client app) y la capa de datos (back-end storage).</w:t>
      </w:r>
    </w:p>
    <w:p w14:paraId="7A7FBB9C" w14:textId="77777777" w:rsidR="005B4987" w:rsidRDefault="005B4987" w:rsidP="005B4987"/>
    <w:p w14:paraId="114D4370" w14:textId="77777777" w:rsidR="005B4987" w:rsidRDefault="005B4987" w:rsidP="005B4987">
      <w:r>
        <w:t>En esta fase se prepara el entorno para garantizar el buen desarrollo del proyecto y la disponibilidad de todos los medios requeridos; entre ellos: el servidor de aplicaciones, el gestor de bases de datos y las herramientas de generación de código.</w:t>
      </w:r>
    </w:p>
    <w:p w14:paraId="5FE01F16" w14:textId="480FD83D" w:rsidR="005B4987" w:rsidRDefault="005B4987" w:rsidP="005B4987">
      <w:r>
        <w:lastRenderedPageBreak/>
        <w:t>Para este proyecto se utilizó el servidor web Glass</w:t>
      </w:r>
      <w:r>
        <w:t>F</w:t>
      </w:r>
      <w:r>
        <w:t xml:space="preserve">ish versión 4.1.1 y la herramienta </w:t>
      </w:r>
      <w:r w:rsidR="00991638">
        <w:t>NetBeans</w:t>
      </w:r>
      <w:r>
        <w:t xml:space="preserve"> 8.2 como ambiente de desarrollo integrado para la creación del sistema y las páginas web. Las interfaces gráficas se desarrollan con tecnologías JSP (Java Server Pages) y JSF (Java Server Faces), basados en el diseño de la interfaz que se presenta y valida por el usuario final.</w:t>
      </w:r>
    </w:p>
    <w:p w14:paraId="432A89A5" w14:textId="51EF55EF" w:rsidR="005B4987" w:rsidRDefault="005B4987" w:rsidP="005B4987"/>
    <w:p w14:paraId="062568CB" w14:textId="77777777" w:rsidR="005B4987" w:rsidRDefault="005B4987" w:rsidP="005B4987">
      <w:pPr>
        <w:keepNext/>
        <w:jc w:val="center"/>
      </w:pPr>
      <w:r w:rsidRPr="00142D6D">
        <w:rPr>
          <w:noProof/>
          <w:lang w:val="en-US"/>
        </w:rPr>
        <w:drawing>
          <wp:inline distT="0" distB="0" distL="0" distR="0" wp14:anchorId="5F2B8DC7" wp14:editId="44923607">
            <wp:extent cx="3912701" cy="23393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21802" cy="2344781"/>
                    </a:xfrm>
                    <a:prstGeom prst="rect">
                      <a:avLst/>
                    </a:prstGeom>
                    <a:noFill/>
                    <a:ln>
                      <a:noFill/>
                    </a:ln>
                  </pic:spPr>
                </pic:pic>
              </a:graphicData>
            </a:graphic>
          </wp:inline>
        </w:drawing>
      </w:r>
    </w:p>
    <w:p w14:paraId="65C0873E" w14:textId="1D44D269" w:rsidR="005B4987" w:rsidRDefault="005B4987" w:rsidP="005B4987">
      <w:pPr>
        <w:pStyle w:val="Descripcin"/>
        <w:jc w:val="center"/>
        <w:rPr>
          <w:lang w:val="es-CO"/>
        </w:rPr>
      </w:pPr>
      <w:r w:rsidRPr="005B4987">
        <w:rPr>
          <w:lang w:val="es-CO"/>
        </w:rPr>
        <w:t xml:space="preserve">Figura </w:t>
      </w:r>
      <w:r w:rsidRPr="005B4987">
        <w:rPr>
          <w:lang w:val="es-CO"/>
        </w:rPr>
        <w:fldChar w:fldCharType="begin"/>
      </w:r>
      <w:r w:rsidRPr="005B4987">
        <w:rPr>
          <w:lang w:val="es-CO"/>
        </w:rPr>
        <w:instrText xml:space="preserve"> SEQ Figure \* ARABIC </w:instrText>
      </w:r>
      <w:r w:rsidRPr="005B4987">
        <w:rPr>
          <w:lang w:val="es-CO"/>
        </w:rPr>
        <w:fldChar w:fldCharType="separate"/>
      </w:r>
      <w:r w:rsidR="00862817">
        <w:rPr>
          <w:noProof/>
          <w:lang w:val="es-CO"/>
        </w:rPr>
        <w:t>1</w:t>
      </w:r>
      <w:r w:rsidRPr="005B4987">
        <w:rPr>
          <w:lang w:val="es-CO"/>
        </w:rPr>
        <w:fldChar w:fldCharType="end"/>
      </w:r>
      <w:r w:rsidRPr="005B4987">
        <w:rPr>
          <w:lang w:val="es-CO"/>
        </w:rPr>
        <w:t>. Autenticación</w:t>
      </w:r>
    </w:p>
    <w:p w14:paraId="44FA00A2" w14:textId="45F72795" w:rsidR="005B4987" w:rsidRDefault="005B4987" w:rsidP="005B4987"/>
    <w:p w14:paraId="35B66C13" w14:textId="6C08D215" w:rsidR="005B4987" w:rsidRDefault="005B4987" w:rsidP="005B4987">
      <w:r w:rsidRPr="005B4987">
        <w:t>Se presenta la pantalla de confirmación del registro de usuario o administrador.  Esta información se utiliza en el proceso de autenticación para acceder a todos los servicios.</w:t>
      </w:r>
    </w:p>
    <w:p w14:paraId="297066B1" w14:textId="77777777" w:rsidR="002F133E" w:rsidRDefault="002F133E" w:rsidP="005B4987"/>
    <w:p w14:paraId="2F26D65A" w14:textId="7FFA01A6" w:rsidR="005B4987" w:rsidRDefault="005B4987" w:rsidP="005B4987"/>
    <w:p w14:paraId="5241A7E9" w14:textId="77777777" w:rsidR="005B4987" w:rsidRDefault="005B4987" w:rsidP="005B4987">
      <w:pPr>
        <w:keepNext/>
        <w:jc w:val="center"/>
      </w:pPr>
      <w:r w:rsidRPr="000B192F">
        <w:rPr>
          <w:noProof/>
          <w:lang w:val="en-US"/>
        </w:rPr>
        <w:drawing>
          <wp:inline distT="0" distB="0" distL="0" distR="0" wp14:anchorId="17EFE171" wp14:editId="354FC325">
            <wp:extent cx="3866089" cy="2340000"/>
            <wp:effectExtent l="0" t="0" r="127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66089" cy="2340000"/>
                    </a:xfrm>
                    <a:prstGeom prst="rect">
                      <a:avLst/>
                    </a:prstGeom>
                    <a:noFill/>
                    <a:ln>
                      <a:noFill/>
                    </a:ln>
                  </pic:spPr>
                </pic:pic>
              </a:graphicData>
            </a:graphic>
          </wp:inline>
        </w:drawing>
      </w:r>
    </w:p>
    <w:p w14:paraId="351E3E08" w14:textId="3BA5F12A" w:rsidR="005B4987" w:rsidRPr="005B4987" w:rsidRDefault="005B4987" w:rsidP="005B4987">
      <w:pPr>
        <w:pStyle w:val="Descripcin"/>
        <w:jc w:val="center"/>
        <w:rPr>
          <w:lang w:val="es-CO"/>
        </w:rPr>
      </w:pPr>
      <w:r w:rsidRPr="005B4987">
        <w:rPr>
          <w:lang w:val="es-CO"/>
        </w:rPr>
        <w:t>Figur</w:t>
      </w:r>
      <w:r>
        <w:rPr>
          <w:lang w:val="es-CO"/>
        </w:rPr>
        <w:t>a</w:t>
      </w:r>
      <w:r w:rsidRPr="005B4987">
        <w:rPr>
          <w:lang w:val="es-CO"/>
        </w:rPr>
        <w:t xml:space="preserve"> </w:t>
      </w:r>
      <w:r w:rsidRPr="005B4987">
        <w:rPr>
          <w:lang w:val="es-CO"/>
        </w:rPr>
        <w:fldChar w:fldCharType="begin"/>
      </w:r>
      <w:r w:rsidRPr="005B4987">
        <w:rPr>
          <w:lang w:val="es-CO"/>
        </w:rPr>
        <w:instrText xml:space="preserve"> SEQ Figure \* ARABIC </w:instrText>
      </w:r>
      <w:r w:rsidRPr="005B4987">
        <w:rPr>
          <w:lang w:val="es-CO"/>
        </w:rPr>
        <w:fldChar w:fldCharType="separate"/>
      </w:r>
      <w:r w:rsidR="00862817">
        <w:rPr>
          <w:noProof/>
          <w:lang w:val="es-CO"/>
        </w:rPr>
        <w:t>2</w:t>
      </w:r>
      <w:r w:rsidRPr="005B4987">
        <w:rPr>
          <w:lang w:val="es-CO"/>
        </w:rPr>
        <w:fldChar w:fldCharType="end"/>
      </w:r>
      <w:r w:rsidRPr="005B4987">
        <w:rPr>
          <w:lang w:val="es-CO"/>
        </w:rPr>
        <w:t>. Nómina Electrónica</w:t>
      </w:r>
      <w:bookmarkStart w:id="1856" w:name="_Toc414348853"/>
    </w:p>
    <w:p w14:paraId="230C5979" w14:textId="639C07C2" w:rsidR="006568E2" w:rsidRDefault="002F133E" w:rsidP="006568E2">
      <w:r w:rsidRPr="002F133E">
        <w:lastRenderedPageBreak/>
        <w:t>En la nómina electrónica se accede a los datos principales del empleado, como administrador, puede ingresar usuarios y actualizar la nómina, en la parte de empleados, podrán visualizar sus estados de nómina, como descuentos, salario base, y sus diferentes deducciones laborales.</w:t>
      </w:r>
    </w:p>
    <w:p w14:paraId="73E29BA7" w14:textId="77777777" w:rsidR="002F133E" w:rsidRDefault="002F133E" w:rsidP="006568E2"/>
    <w:p w14:paraId="68E553F9" w14:textId="77777777" w:rsidR="006568E2" w:rsidRPr="001259C1" w:rsidRDefault="006568E2" w:rsidP="006568E2">
      <w:pPr>
        <w:pStyle w:val="Ttulo2"/>
        <w:ind w:left="567" w:hanging="567"/>
        <w:rPr>
          <w:b/>
          <w:lang w:val="es-CO"/>
        </w:rPr>
      </w:pPr>
      <w:bookmarkStart w:id="1857" w:name="_Toc71372597"/>
      <w:bookmarkStart w:id="1858" w:name="_Toc84013443"/>
      <w:r>
        <w:rPr>
          <w:b/>
          <w:lang w:val="es-CO"/>
        </w:rPr>
        <w:t>Resumen de la aplicación</w:t>
      </w:r>
      <w:bookmarkEnd w:id="1857"/>
      <w:bookmarkEnd w:id="1858"/>
    </w:p>
    <w:p w14:paraId="40D3690C" w14:textId="6B90BE02" w:rsidR="006568E2" w:rsidRDefault="006568E2" w:rsidP="006568E2">
      <w:r w:rsidRPr="001259C1">
        <w:t>Un portal Web es un sitio de Internet caracterizado por facilitar el acceso a distintos recursos o servicios de la World Wide Web (WWW). Estos accesos pueden manejar temas relacionados o ser de diversa índole, ofreciendo así un amplio abanico de temas que podrían ser de interés para el internauta.</w:t>
      </w:r>
    </w:p>
    <w:p w14:paraId="2AD63BDA" w14:textId="77777777" w:rsidR="004C62E2" w:rsidRPr="001259C1" w:rsidRDefault="004C62E2" w:rsidP="006568E2"/>
    <w:p w14:paraId="0971D94A" w14:textId="77777777" w:rsidR="006568E2" w:rsidRDefault="006568E2" w:rsidP="006568E2">
      <w:r w:rsidRPr="001259C1">
        <w:t>El objetivo principal de un portal es ayudar a los usuarios a localizar la información que necesitan sin tener que salir del portal, con lo que se incentiva a los usuarios a utilizar el sitio de forma recurrente.</w:t>
      </w:r>
    </w:p>
    <w:p w14:paraId="6FA99CE2" w14:textId="77777777" w:rsidR="006568E2" w:rsidRDefault="006568E2" w:rsidP="006568E2"/>
    <w:p w14:paraId="58F4825C" w14:textId="77777777" w:rsidR="006568E2" w:rsidRDefault="006568E2" w:rsidP="006568E2">
      <w:r>
        <w:t>Características principales:</w:t>
      </w:r>
    </w:p>
    <w:p w14:paraId="3739F1CB" w14:textId="0BEB8613" w:rsidR="006568E2" w:rsidRDefault="006568E2" w:rsidP="006568E2">
      <w:pPr>
        <w:pStyle w:val="Prrafodelista"/>
        <w:numPr>
          <w:ilvl w:val="0"/>
          <w:numId w:val="82"/>
        </w:numPr>
      </w:pPr>
      <w:r w:rsidRPr="001259C1">
        <w:t>Información:</w:t>
      </w:r>
      <w:r>
        <w:t xml:space="preserve"> </w:t>
      </w:r>
      <w:r w:rsidRPr="001259C1">
        <w:t>Pueden incluir buscadores, directorios, noticias y servicios.</w:t>
      </w:r>
    </w:p>
    <w:p w14:paraId="65832F83" w14:textId="3B62EA49" w:rsidR="004C62E2" w:rsidRPr="001259C1" w:rsidRDefault="004C62E2" w:rsidP="006568E2">
      <w:pPr>
        <w:pStyle w:val="Prrafodelista"/>
        <w:numPr>
          <w:ilvl w:val="0"/>
          <w:numId w:val="82"/>
        </w:numPr>
      </w:pPr>
      <w:r>
        <w:t>Nómina Electrónica: Acceder a sus reportes pagos, cualquier día.</w:t>
      </w:r>
    </w:p>
    <w:p w14:paraId="44FDC194" w14:textId="77777777" w:rsidR="006568E2" w:rsidRPr="001259C1" w:rsidRDefault="006568E2" w:rsidP="006568E2">
      <w:pPr>
        <w:pStyle w:val="Prrafodelista"/>
        <w:numPr>
          <w:ilvl w:val="0"/>
          <w:numId w:val="82"/>
        </w:numPr>
      </w:pPr>
      <w:r w:rsidRPr="001259C1">
        <w:t>Participación:</w:t>
      </w:r>
      <w:r>
        <w:t xml:space="preserve"> </w:t>
      </w:r>
      <w:r w:rsidRPr="001259C1">
        <w:t>Manejan aplicaciones, foros, email y chats.</w:t>
      </w:r>
    </w:p>
    <w:p w14:paraId="55F81385" w14:textId="77777777" w:rsidR="006568E2" w:rsidRPr="001259C1" w:rsidRDefault="006568E2" w:rsidP="006568E2">
      <w:pPr>
        <w:pStyle w:val="Prrafodelista"/>
        <w:numPr>
          <w:ilvl w:val="0"/>
          <w:numId w:val="82"/>
        </w:numPr>
      </w:pPr>
      <w:r w:rsidRPr="001259C1">
        <w:t>Comodidad:</w:t>
      </w:r>
      <w:r>
        <w:t xml:space="preserve"> </w:t>
      </w:r>
      <w:r w:rsidRPr="001259C1">
        <w:t>Brindan acceso a la mayor cantidad de información desde un mismo sitio.</w:t>
      </w:r>
    </w:p>
    <w:p w14:paraId="2911BD78" w14:textId="77777777" w:rsidR="006568E2" w:rsidRPr="001259C1" w:rsidRDefault="006568E2" w:rsidP="006568E2">
      <w:pPr>
        <w:pStyle w:val="Ttulo2"/>
        <w:numPr>
          <w:ilvl w:val="0"/>
          <w:numId w:val="0"/>
        </w:numPr>
        <w:ind w:left="9149" w:hanging="360"/>
        <w:rPr>
          <w:b/>
          <w:lang w:val="es-CO"/>
        </w:rPr>
      </w:pPr>
    </w:p>
    <w:p w14:paraId="289E6A81" w14:textId="77777777" w:rsidR="006568E2" w:rsidRDefault="006568E2" w:rsidP="006568E2">
      <w:pPr>
        <w:pStyle w:val="Ttulo2"/>
        <w:ind w:left="567" w:hanging="567"/>
        <w:rPr>
          <w:b/>
          <w:lang w:val="es-CO"/>
        </w:rPr>
      </w:pPr>
      <w:bookmarkStart w:id="1859" w:name="_Toc71372598"/>
      <w:bookmarkStart w:id="1860" w:name="_Toc84013444"/>
      <w:r w:rsidRPr="001259C1">
        <w:rPr>
          <w:b/>
          <w:lang w:val="es-CO"/>
        </w:rPr>
        <w:t>Ventajas del Modelo Vista Controlador</w:t>
      </w:r>
      <w:bookmarkEnd w:id="1859"/>
      <w:bookmarkEnd w:id="1860"/>
      <w:r w:rsidRPr="001259C1">
        <w:rPr>
          <w:b/>
          <w:lang w:val="es-CO"/>
        </w:rPr>
        <w:tab/>
      </w:r>
    </w:p>
    <w:p w14:paraId="60689C65" w14:textId="2A2A3453" w:rsidR="006568E2" w:rsidRDefault="006568E2" w:rsidP="006568E2">
      <w:r>
        <w:t xml:space="preserve">Las mejores ventajas que tenemos con MVC son la separación clara de dónde tiene que ir cada tipo de lógica, facilitando el mantenimiento y la escalabilidad del portal, de igual manera facilidad como lo dice </w:t>
      </w:r>
      <w:sdt>
        <w:sdtPr>
          <w:id w:val="-1058388148"/>
          <w:citation/>
        </w:sdtPr>
        <w:sdtEndPr/>
        <w:sdtContent>
          <w:r>
            <w:fldChar w:fldCharType="begin"/>
          </w:r>
          <w:r>
            <w:instrText xml:space="preserve"> CITATION Cam12 \l 9226 </w:instrText>
          </w:r>
          <w:r>
            <w:fldChar w:fldCharType="separate"/>
          </w:r>
          <w:r w:rsidR="00935466">
            <w:rPr>
              <w:noProof/>
            </w:rPr>
            <w:t>(Camarasa, 2012)</w:t>
          </w:r>
          <w:r>
            <w:fldChar w:fldCharType="end"/>
          </w:r>
        </w:sdtContent>
      </w:sdt>
      <w:r>
        <w:t xml:space="preserve"> la realización de pruebas unitarias de los componentes, así como de aplicar desarrollo guiado por pruebas (Test Driven Development o TDD). De las más grandes ventajas en la reutilización de los componentes, basados en páginas, donde se pueden clonas o copiar reduciendo así los aspectos de crear algo desde el inicio, permitiendo una sencillez para crear distintas representaciones de los mismos datos.</w:t>
      </w:r>
    </w:p>
    <w:p w14:paraId="24F51367" w14:textId="77777777" w:rsidR="00F532AD" w:rsidRDefault="006568E2" w:rsidP="00F532AD">
      <w:pPr>
        <w:keepNext/>
        <w:jc w:val="center"/>
      </w:pPr>
      <w:r>
        <w:rPr>
          <w:noProof/>
          <w:lang w:val="en-US"/>
        </w:rPr>
        <w:lastRenderedPageBreak/>
        <w:drawing>
          <wp:inline distT="0" distB="0" distL="0" distR="0" wp14:anchorId="0304009C" wp14:editId="2D18FEC5">
            <wp:extent cx="3390900" cy="33909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 (Model, View, Controller) explicado."/>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391695" cy="3391695"/>
                    </a:xfrm>
                    <a:prstGeom prst="rect">
                      <a:avLst/>
                    </a:prstGeom>
                    <a:noFill/>
                    <a:ln>
                      <a:noFill/>
                    </a:ln>
                    <a:extLst>
                      <a:ext uri="{53640926-AAD7-44D8-BBD7-CCE9431645EC}">
                        <a14:shadowObscured xmlns:a14="http://schemas.microsoft.com/office/drawing/2010/main"/>
                      </a:ext>
                    </a:extLst>
                  </pic:spPr>
                </pic:pic>
              </a:graphicData>
            </a:graphic>
          </wp:inline>
        </w:drawing>
      </w:r>
    </w:p>
    <w:p w14:paraId="7EB85B4B" w14:textId="0E7E80A3" w:rsidR="004C62E2" w:rsidRPr="005377F9" w:rsidRDefault="00F532AD" w:rsidP="00F532AD">
      <w:pPr>
        <w:pStyle w:val="Descripcin"/>
        <w:jc w:val="center"/>
        <w:rPr>
          <w:lang w:val="es-CO"/>
        </w:rPr>
      </w:pPr>
      <w:bookmarkStart w:id="1861" w:name="_Toc84013483"/>
      <w:r w:rsidRPr="005377F9">
        <w:rPr>
          <w:lang w:val="es-CO"/>
        </w:rPr>
        <w:t xml:space="preserve">Ilustración </w:t>
      </w:r>
      <w:r>
        <w:fldChar w:fldCharType="begin"/>
      </w:r>
      <w:r w:rsidRPr="005377F9">
        <w:rPr>
          <w:lang w:val="es-CO"/>
        </w:rPr>
        <w:instrText xml:space="preserve"> SEQ Ilustración \* ARABIC </w:instrText>
      </w:r>
      <w:r>
        <w:fldChar w:fldCharType="separate"/>
      </w:r>
      <w:r w:rsidR="00862817">
        <w:rPr>
          <w:noProof/>
          <w:lang w:val="es-CO"/>
        </w:rPr>
        <w:t>10</w:t>
      </w:r>
      <w:r>
        <w:fldChar w:fldCharType="end"/>
      </w:r>
      <w:r w:rsidRPr="005377F9">
        <w:rPr>
          <w:lang w:val="es-CO"/>
        </w:rPr>
        <w:t>. MVC</w:t>
      </w:r>
      <w:r w:rsidR="007207B4">
        <w:rPr>
          <w:lang w:val="es-CO"/>
        </w:rPr>
        <w:t>.</w:t>
      </w:r>
      <w:r w:rsidRPr="005377F9">
        <w:rPr>
          <w:lang w:val="es-CO"/>
        </w:rPr>
        <w:t xml:space="preserve"> Fuente: propia</w:t>
      </w:r>
      <w:bookmarkEnd w:id="1861"/>
    </w:p>
    <w:p w14:paraId="703E15D4" w14:textId="5D892B31" w:rsidR="006568E2" w:rsidRPr="004C62E2" w:rsidRDefault="006568E2" w:rsidP="004C62E2">
      <w:pPr>
        <w:pStyle w:val="Descripcin"/>
        <w:jc w:val="center"/>
        <w:rPr>
          <w:lang w:val="es-CO"/>
        </w:rPr>
      </w:pPr>
    </w:p>
    <w:p w14:paraId="412100BA" w14:textId="77777777" w:rsidR="006568E2" w:rsidRPr="006568E2" w:rsidRDefault="006568E2" w:rsidP="006568E2">
      <w:pPr>
        <w:pStyle w:val="Descripcin"/>
        <w:rPr>
          <w:lang w:val="es-CO"/>
        </w:rPr>
      </w:pPr>
    </w:p>
    <w:p w14:paraId="2A25C7DF" w14:textId="77777777" w:rsidR="006568E2" w:rsidRDefault="006568E2" w:rsidP="006568E2">
      <w:r w:rsidRPr="00C054F2">
        <w:rPr>
          <w:b/>
        </w:rPr>
        <w:t>Modelo</w:t>
      </w:r>
      <w:r>
        <w:t>: Acceder a la capa de almacenamiento de datos. Lo ideal es que el modelo sea independiente del sistema de almacenamiento.</w:t>
      </w:r>
    </w:p>
    <w:p w14:paraId="067189DC" w14:textId="77777777" w:rsidR="006568E2" w:rsidRDefault="006568E2" w:rsidP="006568E2">
      <w:r w:rsidRPr="00C054F2">
        <w:rPr>
          <w:b/>
        </w:rPr>
        <w:t>Vista</w:t>
      </w:r>
      <w:r>
        <w:t>: Recibir datos procesados por el controlador o del modelo y mostrarlos al usuario, con ello el usuario puede navegar e informarse con un diseño practico y viable.</w:t>
      </w:r>
    </w:p>
    <w:p w14:paraId="40222472" w14:textId="013503EB" w:rsidR="004C62E2" w:rsidRDefault="006568E2" w:rsidP="002F133E">
      <w:r w:rsidRPr="00C054F2">
        <w:rPr>
          <w:b/>
        </w:rPr>
        <w:t>Controlador</w:t>
      </w:r>
      <w:r>
        <w:t>: Contiene reglas de gestión de eventos y acciones que pueden suponer peticiones al modelo o a las vistas. Una de estas peticiones a las vistas puede ser una llamada al método y sus diferentes componentes de desarrollo.</w:t>
      </w:r>
    </w:p>
    <w:p w14:paraId="5FC360A0" w14:textId="77777777" w:rsidR="00191606" w:rsidRPr="00191606" w:rsidRDefault="00191606" w:rsidP="00191606">
      <w:pPr>
        <w:rPr>
          <w:lang w:val="en-US"/>
        </w:rPr>
      </w:pPr>
    </w:p>
    <w:p w14:paraId="1359A9E4" w14:textId="40442020" w:rsidR="001325AF" w:rsidRPr="00191606" w:rsidDel="001325AF" w:rsidRDefault="001325AF">
      <w:pPr>
        <w:pStyle w:val="Ttulo2"/>
        <w:ind w:left="567" w:hanging="567"/>
        <w:rPr>
          <w:del w:id="1862" w:author="Artemis" w:date="2021-04-28T19:51:00Z"/>
          <w:b/>
        </w:rPr>
        <w:pPrChange w:id="1863" w:author="Artemis" w:date="2021-05-09T23:02:00Z">
          <w:pPr>
            <w:ind w:firstLine="0"/>
          </w:pPr>
        </w:pPrChange>
      </w:pPr>
      <w:bookmarkStart w:id="1864" w:name="_Toc70691580"/>
      <w:bookmarkStart w:id="1865" w:name="_Toc70692003"/>
      <w:bookmarkStart w:id="1866" w:name="_Toc70692376"/>
      <w:bookmarkStart w:id="1867" w:name="_Toc70692871"/>
      <w:bookmarkStart w:id="1868" w:name="_Toc70697254"/>
      <w:bookmarkStart w:id="1869" w:name="_Toc70697503"/>
      <w:bookmarkStart w:id="1870" w:name="_Toc71487759"/>
      <w:bookmarkStart w:id="1871" w:name="_Toc71488180"/>
      <w:bookmarkStart w:id="1872" w:name="_Toc71488217"/>
      <w:bookmarkStart w:id="1873" w:name="_Toc72495666"/>
      <w:bookmarkStart w:id="1874" w:name="_Toc78728842"/>
      <w:bookmarkStart w:id="1875" w:name="_Toc84012563"/>
      <w:bookmarkStart w:id="1876" w:name="_Toc84012648"/>
      <w:bookmarkStart w:id="1877" w:name="_Toc84012733"/>
      <w:bookmarkStart w:id="1878" w:name="_Toc84012818"/>
      <w:bookmarkStart w:id="1879" w:name="_Toc84013275"/>
      <w:bookmarkStart w:id="1880" w:name="_Toc84013360"/>
      <w:bookmarkStart w:id="1881" w:name="_Toc84013445"/>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p>
    <w:p w14:paraId="348BF9B8" w14:textId="3B3894B9" w:rsidR="00FD64FD" w:rsidRPr="00191606" w:rsidDel="001325AF" w:rsidRDefault="00FD64FD">
      <w:pPr>
        <w:pStyle w:val="Ttulo2"/>
        <w:ind w:left="567" w:hanging="567"/>
        <w:rPr>
          <w:del w:id="1882" w:author="Artemis" w:date="2021-04-28T19:51:00Z"/>
          <w:b/>
        </w:rPr>
        <w:pPrChange w:id="1883" w:author="Artemis" w:date="2021-05-09T23:02:00Z">
          <w:pPr>
            <w:shd w:val="clear" w:color="auto" w:fill="BFBFBF" w:themeFill="background1" w:themeFillShade="BF"/>
            <w:ind w:firstLine="0"/>
          </w:pPr>
        </w:pPrChange>
      </w:pPr>
      <w:del w:id="1884" w:author="Artemis" w:date="2021-04-28T19:51:00Z">
        <w:r w:rsidRPr="00191606" w:rsidDel="001325AF">
          <w:rPr>
            <w:b/>
            <w:lang w:val="es-CO"/>
          </w:rPr>
          <w:delText>QUÉ DEBE INCLUIR EL CAPÍTULO III</w:delText>
        </w:r>
        <w:bookmarkStart w:id="1885" w:name="_Toc70691581"/>
        <w:bookmarkStart w:id="1886" w:name="_Toc70692004"/>
        <w:bookmarkStart w:id="1887" w:name="_Toc70692377"/>
        <w:bookmarkStart w:id="1888" w:name="_Toc70692872"/>
        <w:bookmarkStart w:id="1889" w:name="_Toc70697255"/>
        <w:bookmarkStart w:id="1890" w:name="_Toc70697504"/>
        <w:bookmarkStart w:id="1891" w:name="_Toc71487760"/>
        <w:bookmarkStart w:id="1892" w:name="_Toc71488181"/>
        <w:bookmarkStart w:id="1893" w:name="_Toc71488218"/>
        <w:bookmarkStart w:id="1894" w:name="_Toc71493910"/>
        <w:bookmarkStart w:id="1895" w:name="_Toc71493985"/>
        <w:bookmarkStart w:id="1896" w:name="_Toc71494053"/>
        <w:bookmarkStart w:id="1897" w:name="_Toc71494412"/>
        <w:bookmarkStart w:id="1898" w:name="_Toc71494491"/>
        <w:bookmarkStart w:id="1899" w:name="_Toc72179111"/>
        <w:bookmarkStart w:id="1900" w:name="_Toc72179176"/>
        <w:bookmarkStart w:id="1901" w:name="_Toc72489678"/>
        <w:bookmarkStart w:id="1902" w:name="_Toc72492508"/>
        <w:bookmarkStart w:id="1903" w:name="_Toc72494465"/>
        <w:bookmarkStart w:id="1904" w:name="_Toc72494818"/>
        <w:bookmarkStart w:id="1905" w:name="_Toc72495667"/>
        <w:bookmarkStart w:id="1906" w:name="_Toc78728843"/>
        <w:bookmarkStart w:id="1907" w:name="_Toc84012564"/>
        <w:bookmarkStart w:id="1908" w:name="_Toc84012649"/>
        <w:bookmarkStart w:id="1909" w:name="_Toc84012734"/>
        <w:bookmarkStart w:id="1910" w:name="_Toc84012819"/>
        <w:bookmarkStart w:id="1911" w:name="_Toc84013276"/>
        <w:bookmarkStart w:id="1912" w:name="_Toc84013361"/>
        <w:bookmarkStart w:id="1913" w:name="_Toc84013446"/>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del>
    </w:p>
    <w:p w14:paraId="78F7CD39" w14:textId="2FEF31CA" w:rsidR="00FD64FD" w:rsidRPr="00191606" w:rsidDel="001325AF" w:rsidRDefault="00FD64FD">
      <w:pPr>
        <w:pStyle w:val="Ttulo2"/>
        <w:ind w:left="567" w:hanging="567"/>
        <w:rPr>
          <w:del w:id="1914" w:author="Artemis" w:date="2021-04-28T19:51:00Z"/>
          <w:b/>
        </w:rPr>
        <w:pPrChange w:id="1915" w:author="Artemis" w:date="2021-05-09T23:02:00Z">
          <w:pPr/>
        </w:pPrChange>
      </w:pPr>
      <w:del w:id="1916" w:author="Artemis" w:date="2021-04-28T19:51:00Z">
        <w:r w:rsidRPr="00191606" w:rsidDel="001325AF">
          <w:rPr>
            <w:b/>
            <w:lang w:val="es-CO"/>
          </w:rPr>
          <w:delText xml:space="preserve">Recuerde revisar muy bien los criterios para la elaboración de cada capítulo, porque ellos definen su estructura, el contenido y ante ellos se evalúa cada componente. Por ejemplo, para desarrollar el capítulo III, recuerde incluir: </w:delText>
        </w:r>
        <w:bookmarkStart w:id="1917" w:name="_Toc70691582"/>
        <w:bookmarkStart w:id="1918" w:name="_Toc70692005"/>
        <w:bookmarkStart w:id="1919" w:name="_Toc70692378"/>
        <w:bookmarkStart w:id="1920" w:name="_Toc70692873"/>
        <w:bookmarkStart w:id="1921" w:name="_Toc70697256"/>
        <w:bookmarkStart w:id="1922" w:name="_Toc70697505"/>
        <w:bookmarkStart w:id="1923" w:name="_Toc71487761"/>
        <w:bookmarkStart w:id="1924" w:name="_Toc71488182"/>
        <w:bookmarkStart w:id="1925" w:name="_Toc71488219"/>
        <w:bookmarkStart w:id="1926" w:name="_Toc71493911"/>
        <w:bookmarkStart w:id="1927" w:name="_Toc71493986"/>
        <w:bookmarkStart w:id="1928" w:name="_Toc71494054"/>
        <w:bookmarkStart w:id="1929" w:name="_Toc71494413"/>
        <w:bookmarkStart w:id="1930" w:name="_Toc71494492"/>
        <w:bookmarkStart w:id="1931" w:name="_Toc72179112"/>
        <w:bookmarkStart w:id="1932" w:name="_Toc72179177"/>
        <w:bookmarkStart w:id="1933" w:name="_Toc72489679"/>
        <w:bookmarkStart w:id="1934" w:name="_Toc72492509"/>
        <w:bookmarkStart w:id="1935" w:name="_Toc72494466"/>
        <w:bookmarkStart w:id="1936" w:name="_Toc72494819"/>
        <w:bookmarkStart w:id="1937" w:name="_Toc72495668"/>
        <w:bookmarkStart w:id="1938" w:name="_Toc78728844"/>
        <w:bookmarkStart w:id="1939" w:name="_Toc84012565"/>
        <w:bookmarkStart w:id="1940" w:name="_Toc84012650"/>
        <w:bookmarkStart w:id="1941" w:name="_Toc84012735"/>
        <w:bookmarkStart w:id="1942" w:name="_Toc84012820"/>
        <w:bookmarkStart w:id="1943" w:name="_Toc84013277"/>
        <w:bookmarkStart w:id="1944" w:name="_Toc84013362"/>
        <w:bookmarkStart w:id="1945" w:name="_Toc84013447"/>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del>
    </w:p>
    <w:p w14:paraId="5CD12FB0" w14:textId="292BDA31" w:rsidR="00FD64FD" w:rsidRPr="00191606" w:rsidDel="001325AF" w:rsidRDefault="00FD64FD">
      <w:pPr>
        <w:pStyle w:val="Ttulo2"/>
        <w:ind w:left="567" w:hanging="567"/>
        <w:rPr>
          <w:del w:id="1946" w:author="Artemis" w:date="2021-04-28T19:51:00Z"/>
          <w:b/>
          <w:bCs w:val="0"/>
          <w:lang w:val="es-CO"/>
          <w:rPrChange w:id="1947" w:author="Artemis" w:date="2021-05-09T23:02:00Z">
            <w:rPr>
              <w:del w:id="1948" w:author="Artemis" w:date="2021-04-28T19:51:00Z"/>
              <w:rFonts w:eastAsia="Times New Roman"/>
              <w:bCs/>
              <w:vanish/>
              <w:szCs w:val="26"/>
              <w:lang w:val="x-none"/>
            </w:rPr>
          </w:rPrChange>
        </w:rPr>
        <w:pPrChange w:id="1949" w:author="Artemis" w:date="2021-05-09T23:02:00Z">
          <w:pPr>
            <w:pStyle w:val="Prrafodelista"/>
            <w:numPr>
              <w:numId w:val="1"/>
            </w:numPr>
            <w:tabs>
              <w:tab w:val="left" w:pos="851"/>
            </w:tabs>
            <w:spacing w:before="200" w:after="360" w:line="360" w:lineRule="auto"/>
            <w:ind w:left="360" w:hanging="360"/>
            <w:contextualSpacing w:val="0"/>
            <w:outlineLvl w:val="1"/>
          </w:pPr>
        </w:pPrChange>
      </w:pPr>
      <w:del w:id="1950" w:author="Artemis" w:date="2021-04-28T19:51:00Z">
        <w:r w:rsidRPr="00191606" w:rsidDel="001325AF">
          <w:rPr>
            <w:b/>
            <w:lang w:val="es-CO"/>
          </w:rPr>
          <w:delText>Introducción</w:delText>
        </w:r>
        <w:bookmarkStart w:id="1951" w:name="_Toc436748304"/>
        <w:bookmarkStart w:id="1952" w:name="_Toc418846228"/>
        <w:bookmarkStart w:id="1953" w:name="_Toc418846440"/>
        <w:bookmarkStart w:id="1954" w:name="_Toc418849032"/>
        <w:bookmarkStart w:id="1955" w:name="_Toc418849070"/>
        <w:bookmarkStart w:id="1956" w:name="_Toc433786624"/>
        <w:bookmarkStart w:id="1957" w:name="_Toc433787493"/>
        <w:bookmarkStart w:id="1958" w:name="_Toc433787523"/>
        <w:bookmarkStart w:id="1959" w:name="_Toc434934340"/>
        <w:bookmarkStart w:id="1960" w:name="_Toc435708737"/>
        <w:bookmarkStart w:id="1961" w:name="_Toc436748305"/>
        <w:bookmarkStart w:id="1962" w:name="_Toc70691583"/>
        <w:bookmarkStart w:id="1963" w:name="_Toc70692006"/>
        <w:bookmarkStart w:id="1964" w:name="_Toc70692379"/>
        <w:bookmarkStart w:id="1965" w:name="_Toc70692874"/>
        <w:bookmarkStart w:id="1966" w:name="_Toc70697257"/>
        <w:bookmarkStart w:id="1967" w:name="_Toc70697506"/>
        <w:bookmarkStart w:id="1968" w:name="_Toc71487762"/>
        <w:bookmarkStart w:id="1969" w:name="_Toc71488183"/>
        <w:bookmarkStart w:id="1970" w:name="_Toc71488220"/>
        <w:bookmarkStart w:id="1971" w:name="_Toc71493912"/>
        <w:bookmarkStart w:id="1972" w:name="_Toc71493987"/>
        <w:bookmarkStart w:id="1973" w:name="_Toc71494055"/>
        <w:bookmarkStart w:id="1974" w:name="_Toc71494414"/>
        <w:bookmarkStart w:id="1975" w:name="_Toc71494493"/>
        <w:bookmarkStart w:id="1976" w:name="_Toc72179113"/>
        <w:bookmarkStart w:id="1977" w:name="_Toc72179178"/>
        <w:bookmarkStart w:id="1978" w:name="_Toc72489680"/>
        <w:bookmarkStart w:id="1979" w:name="_Toc72492510"/>
        <w:bookmarkStart w:id="1980" w:name="_Toc72494467"/>
        <w:bookmarkStart w:id="1981" w:name="_Toc72494820"/>
        <w:bookmarkStart w:id="1982" w:name="_Toc72495669"/>
        <w:bookmarkStart w:id="1983" w:name="_Toc78728845"/>
        <w:bookmarkStart w:id="1984" w:name="_Toc84012566"/>
        <w:bookmarkStart w:id="1985" w:name="_Toc84012651"/>
        <w:bookmarkStart w:id="1986" w:name="_Toc84012736"/>
        <w:bookmarkStart w:id="1987" w:name="_Toc84012821"/>
        <w:bookmarkStart w:id="1988" w:name="_Toc84013278"/>
        <w:bookmarkStart w:id="1989" w:name="_Toc84013363"/>
        <w:bookmarkStart w:id="1990" w:name="_Toc84013448"/>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del>
    </w:p>
    <w:p w14:paraId="014E2B64" w14:textId="4735FDE0" w:rsidR="00FD64FD" w:rsidRPr="00191606" w:rsidDel="001325AF" w:rsidRDefault="00FD64FD">
      <w:pPr>
        <w:pStyle w:val="Ttulo2"/>
        <w:ind w:left="567" w:hanging="567"/>
        <w:rPr>
          <w:del w:id="1991" w:author="Artemis" w:date="2021-04-28T19:51:00Z"/>
          <w:b/>
          <w:lang w:val="es-CO"/>
        </w:rPr>
        <w:pPrChange w:id="1992" w:author="Artemis" w:date="2021-05-09T23:02:00Z">
          <w:pPr>
            <w:pStyle w:val="Ttulo2"/>
          </w:pPr>
        </w:pPrChange>
      </w:pPr>
      <w:bookmarkStart w:id="1993" w:name="_Toc436748609"/>
      <w:del w:id="1994" w:author="Artemis" w:date="2021-04-28T19:51:00Z">
        <w:r w:rsidRPr="00191606" w:rsidDel="001325AF">
          <w:rPr>
            <w:b/>
            <w:lang w:val="es-CO"/>
          </w:rPr>
          <w:delText>Enfoque</w:delText>
        </w:r>
        <w:bookmarkStart w:id="1995" w:name="_Toc70691584"/>
        <w:bookmarkStart w:id="1996" w:name="_Toc70692007"/>
        <w:bookmarkStart w:id="1997" w:name="_Toc70692380"/>
        <w:bookmarkStart w:id="1998" w:name="_Toc70692875"/>
        <w:bookmarkStart w:id="1999" w:name="_Toc70697258"/>
        <w:bookmarkStart w:id="2000" w:name="_Toc70697507"/>
        <w:bookmarkStart w:id="2001" w:name="_Toc71487763"/>
        <w:bookmarkStart w:id="2002" w:name="_Toc71488184"/>
        <w:bookmarkStart w:id="2003" w:name="_Toc71488221"/>
        <w:bookmarkStart w:id="2004" w:name="_Toc71493913"/>
        <w:bookmarkStart w:id="2005" w:name="_Toc71493988"/>
        <w:bookmarkStart w:id="2006" w:name="_Toc71494056"/>
        <w:bookmarkStart w:id="2007" w:name="_Toc71494415"/>
        <w:bookmarkStart w:id="2008" w:name="_Toc71494494"/>
        <w:bookmarkStart w:id="2009" w:name="_Toc72179114"/>
        <w:bookmarkStart w:id="2010" w:name="_Toc72179179"/>
        <w:bookmarkStart w:id="2011" w:name="_Toc72489681"/>
        <w:bookmarkStart w:id="2012" w:name="_Toc72492511"/>
        <w:bookmarkStart w:id="2013" w:name="_Toc72494468"/>
        <w:bookmarkStart w:id="2014" w:name="_Toc72494821"/>
        <w:bookmarkStart w:id="2015" w:name="_Toc72495670"/>
        <w:bookmarkStart w:id="2016" w:name="_Toc78728846"/>
        <w:bookmarkStart w:id="2017" w:name="_Toc84012567"/>
        <w:bookmarkStart w:id="2018" w:name="_Toc84012652"/>
        <w:bookmarkStart w:id="2019" w:name="_Toc84012737"/>
        <w:bookmarkStart w:id="2020" w:name="_Toc84012822"/>
        <w:bookmarkStart w:id="2021" w:name="_Toc84013279"/>
        <w:bookmarkStart w:id="2022" w:name="_Toc84013364"/>
        <w:bookmarkStart w:id="2023" w:name="_Toc84013449"/>
        <w:bookmarkEnd w:id="1993"/>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del>
    </w:p>
    <w:p w14:paraId="1C333FF8" w14:textId="7A5BD104" w:rsidR="000B5891" w:rsidRPr="00191606" w:rsidRDefault="00FD64FD">
      <w:pPr>
        <w:pStyle w:val="Ttulo2"/>
        <w:ind w:left="567" w:hanging="567"/>
        <w:rPr>
          <w:ins w:id="2024" w:author="Artemis" w:date="2021-04-28T19:53:00Z"/>
          <w:b/>
          <w:lang w:val="es-CO"/>
        </w:rPr>
        <w:pPrChange w:id="2025" w:author="Artemis" w:date="2021-05-09T23:02:00Z">
          <w:pPr>
            <w:pStyle w:val="Ttulo2"/>
          </w:pPr>
        </w:pPrChange>
      </w:pPr>
      <w:bookmarkStart w:id="2026" w:name="_Toc436748610"/>
      <w:bookmarkStart w:id="2027" w:name="_Toc84013450"/>
      <w:r w:rsidRPr="00191606">
        <w:rPr>
          <w:b/>
          <w:lang w:val="es-CO"/>
        </w:rPr>
        <w:t>Diseño</w:t>
      </w:r>
      <w:bookmarkEnd w:id="2026"/>
      <w:bookmarkEnd w:id="2027"/>
    </w:p>
    <w:p w14:paraId="2EF0CFAD" w14:textId="77777777" w:rsidR="006C46A4" w:rsidRDefault="006C46A4" w:rsidP="006C46A4">
      <w:pPr>
        <w:rPr>
          <w:ins w:id="2028" w:author="Artemis" w:date="2021-04-29T14:36:00Z"/>
        </w:rPr>
      </w:pPr>
      <w:ins w:id="2029" w:author="Artemis" w:date="2021-04-29T14:36:00Z">
        <w:r w:rsidRPr="00506ADD">
          <w:t xml:space="preserve">El diseño es una parte </w:t>
        </w:r>
        <w:r>
          <w:t>fundamental donde centraremos el portal</w:t>
        </w:r>
        <w:r w:rsidRPr="00506ADD">
          <w:t xml:space="preserve"> donde un usuario se sienta cómodo, </w:t>
        </w:r>
        <w:r>
          <w:t>por lo tal se manejaron 4 pilares en su entorno sea más agradable, practico y seguro:</w:t>
        </w:r>
      </w:ins>
    </w:p>
    <w:p w14:paraId="675BEB86" w14:textId="77777777" w:rsidR="006C46A4" w:rsidRDefault="006C46A4" w:rsidP="006C46A4">
      <w:pPr>
        <w:rPr>
          <w:ins w:id="2030" w:author="Artemis" w:date="2021-04-29T14:36:00Z"/>
        </w:rPr>
      </w:pPr>
    </w:p>
    <w:p w14:paraId="4C675F0D" w14:textId="77777777" w:rsidR="006C46A4" w:rsidRDefault="006C46A4" w:rsidP="006C46A4">
      <w:pPr>
        <w:pStyle w:val="Prrafodelista"/>
        <w:numPr>
          <w:ilvl w:val="0"/>
          <w:numId w:val="16"/>
        </w:numPr>
        <w:rPr>
          <w:ins w:id="2031" w:author="Artemis" w:date="2021-04-29T14:36:00Z"/>
        </w:rPr>
      </w:pPr>
      <w:ins w:id="2032" w:author="Artemis" w:date="2021-04-29T14:36:00Z">
        <w:r w:rsidRPr="00506ADD">
          <w:t xml:space="preserve">El pilar del </w:t>
        </w:r>
        <w:r w:rsidRPr="00506ADD">
          <w:rPr>
            <w:b/>
          </w:rPr>
          <w:t>DISEÑO</w:t>
        </w:r>
        <w:r>
          <w:t>: Parte visual y usabilidad del portal</w:t>
        </w:r>
      </w:ins>
    </w:p>
    <w:p w14:paraId="34B65ABA" w14:textId="77777777" w:rsidR="006C46A4" w:rsidRDefault="006C46A4" w:rsidP="006C46A4">
      <w:pPr>
        <w:pStyle w:val="Prrafodelista"/>
        <w:numPr>
          <w:ilvl w:val="0"/>
          <w:numId w:val="16"/>
        </w:numPr>
        <w:rPr>
          <w:ins w:id="2033" w:author="Artemis" w:date="2021-04-29T14:36:00Z"/>
        </w:rPr>
      </w:pPr>
      <w:ins w:id="2034" w:author="Artemis" w:date="2021-04-29T14:36:00Z">
        <w:r w:rsidRPr="00506ADD">
          <w:t xml:space="preserve">El pilar del </w:t>
        </w:r>
        <w:r w:rsidRPr="00506ADD">
          <w:rPr>
            <w:b/>
          </w:rPr>
          <w:t>SEO</w:t>
        </w:r>
        <w:r>
          <w:t>: P</w:t>
        </w:r>
        <w:r w:rsidRPr="00506ADD">
          <w:t>osicionamiento en buscadores</w:t>
        </w:r>
      </w:ins>
    </w:p>
    <w:p w14:paraId="52C365B7" w14:textId="77777777" w:rsidR="006C46A4" w:rsidRDefault="006C46A4" w:rsidP="006C46A4">
      <w:pPr>
        <w:pStyle w:val="Prrafodelista"/>
        <w:numPr>
          <w:ilvl w:val="0"/>
          <w:numId w:val="16"/>
        </w:numPr>
        <w:rPr>
          <w:ins w:id="2035" w:author="Artemis" w:date="2021-04-29T14:36:00Z"/>
        </w:rPr>
      </w:pPr>
      <w:ins w:id="2036" w:author="Artemis" w:date="2021-04-29T14:36:00Z">
        <w:r w:rsidRPr="00506ADD">
          <w:lastRenderedPageBreak/>
          <w:t>El pilar de</w:t>
        </w:r>
        <w:r>
          <w:t xml:space="preserve"> la </w:t>
        </w:r>
        <w:r w:rsidRPr="00506ADD">
          <w:rPr>
            <w:b/>
          </w:rPr>
          <w:t>SEGURIDAD</w:t>
        </w:r>
        <w:r>
          <w:t>: Fiabilidad en accesos y contraseñas</w:t>
        </w:r>
      </w:ins>
    </w:p>
    <w:p w14:paraId="6AA41C00" w14:textId="38756A3E" w:rsidR="000B5891" w:rsidRDefault="006C46A4">
      <w:pPr>
        <w:pStyle w:val="Prrafodelista"/>
        <w:numPr>
          <w:ilvl w:val="0"/>
          <w:numId w:val="16"/>
        </w:numPr>
        <w:rPr>
          <w:ins w:id="2037" w:author="Artemis" w:date="2021-05-09T23:11:00Z"/>
        </w:rPr>
        <w:pPrChange w:id="2038" w:author="Artemis" w:date="2021-05-09T23:06:00Z">
          <w:pPr>
            <w:pStyle w:val="Prrafodelista"/>
            <w:numPr>
              <w:numId w:val="50"/>
            </w:numPr>
            <w:tabs>
              <w:tab w:val="left" w:pos="851"/>
            </w:tabs>
            <w:spacing w:before="200" w:after="360" w:line="360" w:lineRule="auto"/>
            <w:ind w:left="360" w:hanging="360"/>
            <w:contextualSpacing w:val="0"/>
            <w:outlineLvl w:val="1"/>
          </w:pPr>
        </w:pPrChange>
      </w:pPr>
      <w:ins w:id="2039" w:author="Artemis" w:date="2021-04-29T14:36:00Z">
        <w:r w:rsidRPr="00506ADD">
          <w:t xml:space="preserve">El pilar del </w:t>
        </w:r>
        <w:r w:rsidRPr="00506ADD">
          <w:rPr>
            <w:b/>
          </w:rPr>
          <w:t>WPO</w:t>
        </w:r>
        <w:r>
          <w:t>: V</w:t>
        </w:r>
        <w:r w:rsidRPr="00506ADD">
          <w:t>elocidad de carga</w:t>
        </w:r>
      </w:ins>
      <w:bookmarkStart w:id="2040" w:name="_Toc71493915"/>
      <w:bookmarkStart w:id="2041" w:name="_Toc71493990"/>
      <w:bookmarkEnd w:id="2040"/>
      <w:bookmarkEnd w:id="2041"/>
    </w:p>
    <w:p w14:paraId="0B799E93" w14:textId="6726CA54" w:rsidR="00254A11" w:rsidRDefault="00254A11">
      <w:pPr>
        <w:pStyle w:val="Prrafodelista"/>
        <w:ind w:left="644" w:firstLine="0"/>
        <w:rPr>
          <w:ins w:id="2042" w:author="Artemis" w:date="2021-05-09T23:11:00Z"/>
        </w:rPr>
        <w:pPrChange w:id="2043" w:author="Artemis" w:date="2021-05-09T23:11:00Z">
          <w:pPr>
            <w:pStyle w:val="Prrafodelista"/>
            <w:numPr>
              <w:numId w:val="50"/>
            </w:numPr>
            <w:tabs>
              <w:tab w:val="left" w:pos="851"/>
            </w:tabs>
            <w:spacing w:before="200" w:after="360" w:line="360" w:lineRule="auto"/>
            <w:ind w:left="360" w:hanging="360"/>
            <w:contextualSpacing w:val="0"/>
            <w:outlineLvl w:val="1"/>
          </w:pPr>
        </w:pPrChange>
      </w:pPr>
    </w:p>
    <w:p w14:paraId="53F64E60" w14:textId="2CE9D811" w:rsidR="006C46A4" w:rsidRPr="00B13DC3" w:rsidRDefault="006C46A4">
      <w:pPr>
        <w:pStyle w:val="Ttulo3"/>
        <w:numPr>
          <w:ilvl w:val="2"/>
          <w:numId w:val="53"/>
        </w:numPr>
        <w:rPr>
          <w:ins w:id="2044" w:author="Artemis" w:date="2021-04-30T16:29:00Z"/>
        </w:rPr>
        <w:pPrChange w:id="2045" w:author="Artemis" w:date="2021-05-09T23:03:00Z">
          <w:pPr/>
        </w:pPrChange>
      </w:pPr>
      <w:bookmarkStart w:id="2046" w:name="_Toc71493918"/>
      <w:bookmarkStart w:id="2047" w:name="_Toc71493993"/>
      <w:bookmarkStart w:id="2048" w:name="_Toc71493919"/>
      <w:bookmarkStart w:id="2049" w:name="_Toc71493994"/>
      <w:bookmarkStart w:id="2050" w:name="_Toc84013451"/>
      <w:bookmarkEnd w:id="2046"/>
      <w:bookmarkEnd w:id="2047"/>
      <w:bookmarkEnd w:id="2048"/>
      <w:bookmarkEnd w:id="2049"/>
      <w:ins w:id="2051" w:author="Artemis" w:date="2021-04-29T14:36:00Z">
        <w:r w:rsidRPr="00E96CD4">
          <w:rPr>
            <w:rPrChange w:id="2052" w:author="Artemis" w:date="2021-04-30T17:49:00Z">
              <w:rPr>
                <w:b/>
              </w:rPr>
            </w:rPrChange>
          </w:rPr>
          <w:t>APIs</w:t>
        </w:r>
        <w:bookmarkEnd w:id="2050"/>
        <w:r w:rsidRPr="00B13DC3">
          <w:t xml:space="preserve"> </w:t>
        </w:r>
      </w:ins>
    </w:p>
    <w:p w14:paraId="3C935CE4" w14:textId="77777777" w:rsidR="004C7322" w:rsidRPr="00B13DC3" w:rsidRDefault="004C7322">
      <w:pPr>
        <w:rPr>
          <w:ins w:id="2053" w:author="Artemis" w:date="2021-04-30T16:29:00Z"/>
        </w:rPr>
        <w:pPrChange w:id="2054" w:author="Artemis" w:date="2021-04-30T16:30:00Z">
          <w:pPr>
            <w:pStyle w:val="Ttulo3"/>
            <w:ind w:left="993"/>
          </w:pPr>
        </w:pPrChange>
      </w:pPr>
      <w:ins w:id="2055" w:author="Artemis" w:date="2021-04-30T16:29:00Z">
        <w:r w:rsidRPr="004C7322">
          <w:rPr>
            <w:i/>
            <w:rPrChange w:id="2056" w:author="Artemis" w:date="2021-04-30T16:30:00Z">
              <w:rPr/>
            </w:rPrChange>
          </w:rPr>
          <w:t xml:space="preserve">Las </w:t>
        </w:r>
        <w:r w:rsidRPr="004C7322">
          <w:rPr>
            <w:i/>
            <w:rPrChange w:id="2057" w:author="Artemis" w:date="2021-04-30T16:30:00Z">
              <w:rPr>
                <w:b/>
              </w:rPr>
            </w:rPrChange>
          </w:rPr>
          <w:t>APIs</w:t>
        </w:r>
        <w:r w:rsidRPr="004C7322">
          <w:rPr>
            <w:i/>
            <w:rPrChange w:id="2058" w:author="Artemis" w:date="2021-04-30T16:30:00Z">
              <w:rPr/>
            </w:rPrChange>
          </w:rPr>
          <w:t xml:space="preserve"> de WordPress para desarrollar, son fundamentales cuando se necesita tener contenido externo de las cuales utilizaremos las siguientes:</w:t>
        </w:r>
      </w:ins>
    </w:p>
    <w:p w14:paraId="3989B0F9" w14:textId="77777777" w:rsidR="006C46A4" w:rsidRPr="006C46A4" w:rsidRDefault="006C46A4">
      <w:pPr>
        <w:rPr>
          <w:ins w:id="2059" w:author="Artemis" w:date="2021-04-29T14:36:00Z"/>
          <w:lang w:val="es-ES"/>
          <w:rPrChange w:id="2060" w:author="Artemis" w:date="2021-04-29T14:40:00Z">
            <w:rPr>
              <w:ins w:id="2061" w:author="Artemis" w:date="2021-04-29T14:36:00Z"/>
            </w:rPr>
          </w:rPrChange>
        </w:rPr>
      </w:pPr>
    </w:p>
    <w:p w14:paraId="2B29A453" w14:textId="7FD9B6C5" w:rsidR="006C46A4" w:rsidRDefault="006C46A4">
      <w:pPr>
        <w:pStyle w:val="Prrafodelista"/>
        <w:numPr>
          <w:ilvl w:val="0"/>
          <w:numId w:val="33"/>
        </w:numPr>
        <w:rPr>
          <w:ins w:id="2062" w:author="Artemis" w:date="2021-04-30T16:22:00Z"/>
          <w:i/>
        </w:rPr>
        <w:pPrChange w:id="2063" w:author="Artemis" w:date="2021-04-30T16:22:00Z">
          <w:pPr/>
        </w:pPrChange>
      </w:pPr>
      <w:ins w:id="2064" w:author="Artemis" w:date="2021-04-29T14:36:00Z">
        <w:r w:rsidRPr="007A6FCB">
          <w:rPr>
            <w:b/>
            <w:i/>
            <w:rPrChange w:id="2065" w:author="Artemis" w:date="2021-04-30T16:22:00Z">
              <w:rPr>
                <w:b/>
              </w:rPr>
            </w:rPrChange>
          </w:rPr>
          <w:t>HTTP API</w:t>
        </w:r>
        <w:r w:rsidRPr="007A6FCB">
          <w:rPr>
            <w:i/>
            <w:rPrChange w:id="2066" w:author="Artemis" w:date="2021-04-30T16:22:00Z">
              <w:rPr/>
            </w:rPrChange>
          </w:rPr>
          <w:t>: Se utilizará cuando el portal genere peticiones HTTP a servicios de terceros, o enviar cierta información.</w:t>
        </w:r>
      </w:ins>
      <w:ins w:id="2067" w:author="Artemis" w:date="2021-04-30T16:22:00Z">
        <w:r w:rsidR="007A6FCB">
          <w:rPr>
            <w:i/>
          </w:rPr>
          <w:t xml:space="preserve"> </w:t>
        </w:r>
      </w:ins>
    </w:p>
    <w:p w14:paraId="5E45A591" w14:textId="77777777" w:rsidR="007A6FCB" w:rsidRPr="007A6FCB" w:rsidRDefault="007A6FCB">
      <w:pPr>
        <w:pStyle w:val="Prrafodelista"/>
        <w:ind w:left="644" w:firstLine="0"/>
        <w:rPr>
          <w:ins w:id="2068" w:author="Artemis" w:date="2021-04-29T14:36:00Z"/>
          <w:i/>
          <w:rPrChange w:id="2069" w:author="Artemis" w:date="2021-04-30T16:22:00Z">
            <w:rPr>
              <w:ins w:id="2070" w:author="Artemis" w:date="2021-04-29T14:36:00Z"/>
            </w:rPr>
          </w:rPrChange>
        </w:rPr>
        <w:pPrChange w:id="2071" w:author="Artemis" w:date="2021-04-30T16:22:00Z">
          <w:pPr/>
        </w:pPrChange>
      </w:pPr>
    </w:p>
    <w:p w14:paraId="7791C9C2" w14:textId="0DF3B74C" w:rsidR="006C46A4" w:rsidRDefault="006C46A4">
      <w:pPr>
        <w:pStyle w:val="Prrafodelista"/>
        <w:numPr>
          <w:ilvl w:val="0"/>
          <w:numId w:val="33"/>
        </w:numPr>
        <w:rPr>
          <w:ins w:id="2072" w:author="Artemis" w:date="2021-04-30T16:22:00Z"/>
          <w:i/>
        </w:rPr>
        <w:pPrChange w:id="2073" w:author="Artemis" w:date="2021-04-30T16:22:00Z">
          <w:pPr/>
        </w:pPrChange>
      </w:pPr>
      <w:ins w:id="2074" w:author="Artemis" w:date="2021-04-29T14:36:00Z">
        <w:r w:rsidRPr="007A6FCB">
          <w:rPr>
            <w:b/>
            <w:i/>
            <w:rPrChange w:id="2075" w:author="Artemis" w:date="2021-04-30T16:22:00Z">
              <w:rPr>
                <w:b/>
              </w:rPr>
            </w:rPrChange>
          </w:rPr>
          <w:t>REST API</w:t>
        </w:r>
        <w:r w:rsidRPr="007A6FCB">
          <w:rPr>
            <w:i/>
            <w:rPrChange w:id="2076" w:author="Artemis" w:date="2021-04-30T16:22:00Z">
              <w:rPr/>
            </w:rPrChange>
          </w:rPr>
          <w:t>: nos facilita una serie de endpoints para obtener y/o modificar información de manera remota, de igual manera podemos crear nuestros propios endpoints donde hacer filtrados de información personalizados.</w:t>
        </w:r>
      </w:ins>
    </w:p>
    <w:p w14:paraId="202B9EFF" w14:textId="77777777" w:rsidR="007A6FCB" w:rsidRPr="007A6FCB" w:rsidRDefault="007A6FCB">
      <w:pPr>
        <w:pStyle w:val="Prrafodelista"/>
        <w:rPr>
          <w:ins w:id="2077" w:author="Artemis" w:date="2021-04-30T16:22:00Z"/>
          <w:i/>
          <w:rPrChange w:id="2078" w:author="Artemis" w:date="2021-04-30T16:22:00Z">
            <w:rPr>
              <w:ins w:id="2079" w:author="Artemis" w:date="2021-04-30T16:22:00Z"/>
            </w:rPr>
          </w:rPrChange>
        </w:rPr>
        <w:pPrChange w:id="2080" w:author="Artemis" w:date="2021-04-30T16:22:00Z">
          <w:pPr>
            <w:pStyle w:val="Prrafodelista"/>
            <w:numPr>
              <w:numId w:val="33"/>
            </w:numPr>
            <w:ind w:left="644" w:hanging="360"/>
          </w:pPr>
        </w:pPrChange>
      </w:pPr>
    </w:p>
    <w:p w14:paraId="2EF60DDD" w14:textId="5F35BC27" w:rsidR="006C46A4" w:rsidRDefault="006C46A4">
      <w:pPr>
        <w:pStyle w:val="Prrafodelista"/>
        <w:numPr>
          <w:ilvl w:val="0"/>
          <w:numId w:val="33"/>
        </w:numPr>
        <w:rPr>
          <w:ins w:id="2081" w:author="Artemis" w:date="2021-04-30T16:22:00Z"/>
          <w:i/>
        </w:rPr>
        <w:pPrChange w:id="2082" w:author="Artemis" w:date="2021-04-30T16:22:00Z">
          <w:pPr/>
        </w:pPrChange>
      </w:pPr>
      <w:ins w:id="2083" w:author="Artemis" w:date="2021-04-29T14:36:00Z">
        <w:r w:rsidRPr="007A6FCB">
          <w:rPr>
            <w:b/>
            <w:i/>
            <w:rPrChange w:id="2084" w:author="Artemis" w:date="2021-04-30T16:22:00Z">
              <w:rPr>
                <w:b/>
              </w:rPr>
            </w:rPrChange>
          </w:rPr>
          <w:t>Options API</w:t>
        </w:r>
        <w:r w:rsidRPr="007A6FCB">
          <w:rPr>
            <w:i/>
            <w:rPrChange w:id="2085" w:author="Artemis" w:date="2021-04-30T16:22:00Z">
              <w:rPr/>
            </w:rPrChange>
          </w:rPr>
          <w:t>: Donde podemos obtener y establecer valores de opciones de configuración en tus plugins y temas.</w:t>
        </w:r>
      </w:ins>
    </w:p>
    <w:p w14:paraId="468720D3" w14:textId="77777777" w:rsidR="007A6FCB" w:rsidRPr="007A6FCB" w:rsidRDefault="007A6FCB">
      <w:pPr>
        <w:pStyle w:val="Prrafodelista"/>
        <w:rPr>
          <w:ins w:id="2086" w:author="Artemis" w:date="2021-04-30T16:22:00Z"/>
          <w:i/>
          <w:rPrChange w:id="2087" w:author="Artemis" w:date="2021-04-30T16:22:00Z">
            <w:rPr>
              <w:ins w:id="2088" w:author="Artemis" w:date="2021-04-30T16:22:00Z"/>
            </w:rPr>
          </w:rPrChange>
        </w:rPr>
        <w:pPrChange w:id="2089" w:author="Artemis" w:date="2021-04-30T16:22:00Z">
          <w:pPr>
            <w:pStyle w:val="Prrafodelista"/>
            <w:numPr>
              <w:numId w:val="33"/>
            </w:numPr>
            <w:ind w:left="644" w:hanging="360"/>
          </w:pPr>
        </w:pPrChange>
      </w:pPr>
    </w:p>
    <w:p w14:paraId="307EB0D3" w14:textId="7617BE1E" w:rsidR="006C46A4" w:rsidRDefault="006C46A4">
      <w:pPr>
        <w:pStyle w:val="Prrafodelista"/>
        <w:numPr>
          <w:ilvl w:val="0"/>
          <w:numId w:val="33"/>
        </w:numPr>
        <w:rPr>
          <w:ins w:id="2090" w:author="Artemis" w:date="2021-04-30T16:22:00Z"/>
          <w:i/>
        </w:rPr>
        <w:pPrChange w:id="2091" w:author="Artemis" w:date="2021-04-30T16:22:00Z">
          <w:pPr/>
        </w:pPrChange>
      </w:pPr>
      <w:ins w:id="2092" w:author="Artemis" w:date="2021-04-29T14:36:00Z">
        <w:r w:rsidRPr="007A6FCB">
          <w:rPr>
            <w:b/>
            <w:i/>
            <w:rPrChange w:id="2093" w:author="Artemis" w:date="2021-04-30T16:22:00Z">
              <w:rPr>
                <w:b/>
              </w:rPr>
            </w:rPrChange>
          </w:rPr>
          <w:t>Rewrite API</w:t>
        </w:r>
        <w:r w:rsidRPr="007A6FCB">
          <w:rPr>
            <w:i/>
            <w:rPrChange w:id="2094" w:author="Artemis" w:date="2021-04-30T16:22:00Z">
              <w:rPr/>
            </w:rPrChange>
          </w:rPr>
          <w:t>: Crearemos las reglas personalizadas de cada enlace.</w:t>
        </w:r>
      </w:ins>
    </w:p>
    <w:p w14:paraId="4F6D34AC" w14:textId="77777777" w:rsidR="007A6FCB" w:rsidRPr="007A6FCB" w:rsidRDefault="007A6FCB">
      <w:pPr>
        <w:pStyle w:val="Prrafodelista"/>
        <w:rPr>
          <w:ins w:id="2095" w:author="Artemis" w:date="2021-04-30T16:22:00Z"/>
          <w:i/>
          <w:rPrChange w:id="2096" w:author="Artemis" w:date="2021-04-30T16:22:00Z">
            <w:rPr>
              <w:ins w:id="2097" w:author="Artemis" w:date="2021-04-30T16:22:00Z"/>
            </w:rPr>
          </w:rPrChange>
        </w:rPr>
        <w:pPrChange w:id="2098" w:author="Artemis" w:date="2021-04-30T16:22:00Z">
          <w:pPr>
            <w:pStyle w:val="Prrafodelista"/>
            <w:numPr>
              <w:numId w:val="33"/>
            </w:numPr>
            <w:ind w:left="644" w:hanging="360"/>
          </w:pPr>
        </w:pPrChange>
      </w:pPr>
    </w:p>
    <w:p w14:paraId="1670B291" w14:textId="07526AD1" w:rsidR="005C237C" w:rsidRPr="007A6FCB" w:rsidRDefault="006C46A4">
      <w:pPr>
        <w:pStyle w:val="Prrafodelista"/>
        <w:numPr>
          <w:ilvl w:val="0"/>
          <w:numId w:val="33"/>
        </w:numPr>
        <w:rPr>
          <w:ins w:id="2099" w:author="Artemis" w:date="2021-04-28T19:53:00Z"/>
          <w:i/>
          <w:rPrChange w:id="2100" w:author="Artemis" w:date="2021-04-30T16:22:00Z">
            <w:rPr>
              <w:ins w:id="2101" w:author="Artemis" w:date="2021-04-28T19:53:00Z"/>
            </w:rPr>
          </w:rPrChange>
        </w:rPr>
        <w:pPrChange w:id="2102" w:author="Artemis" w:date="2021-04-30T16:22:00Z">
          <w:pPr>
            <w:pStyle w:val="Ttulo2"/>
          </w:pPr>
        </w:pPrChange>
      </w:pPr>
      <w:ins w:id="2103" w:author="Artemis" w:date="2021-04-29T14:36:00Z">
        <w:r w:rsidRPr="007A6FCB">
          <w:rPr>
            <w:b/>
            <w:i/>
            <w:rPrChange w:id="2104" w:author="Artemis" w:date="2021-04-30T16:22:00Z">
              <w:rPr>
                <w:b/>
              </w:rPr>
            </w:rPrChange>
          </w:rPr>
          <w:t>Settings API</w:t>
        </w:r>
        <w:r w:rsidRPr="007A6FCB">
          <w:rPr>
            <w:i/>
            <w:rPrChange w:id="2105" w:author="Artemis" w:date="2021-04-30T16:22:00Z">
              <w:rPr/>
            </w:rPrChange>
          </w:rPr>
          <w:t>: La interacción que manejara el usuario donde pueda establecer opciones de configuración para la web.</w:t>
        </w:r>
      </w:ins>
    </w:p>
    <w:p w14:paraId="7272535F" w14:textId="2474D8FA" w:rsidR="005C237C" w:rsidRDefault="005C237C" w:rsidP="00BA2B84"/>
    <w:p w14:paraId="12CE217F" w14:textId="77777777" w:rsidR="00BA2B84" w:rsidRPr="00BA2B84" w:rsidRDefault="00BA2B84">
      <w:pPr>
        <w:pStyle w:val="Ttulo2"/>
        <w:rPr>
          <w:ins w:id="2106" w:author="Artemis" w:date="2021-04-29T15:09:00Z"/>
          <w:szCs w:val="24"/>
          <w:lang w:val="es-CO"/>
        </w:rPr>
      </w:pPr>
      <w:bookmarkStart w:id="2107" w:name="_Toc84013452"/>
      <w:ins w:id="2108" w:author="Artemis" w:date="2021-04-29T15:09:00Z">
        <w:r w:rsidRPr="00BA2B84">
          <w:rPr>
            <w:szCs w:val="24"/>
            <w:lang w:val="es-CO"/>
          </w:rPr>
          <w:t>Alcances</w:t>
        </w:r>
        <w:bookmarkEnd w:id="2107"/>
        <w:r w:rsidRPr="00BA2B84">
          <w:rPr>
            <w:szCs w:val="24"/>
            <w:lang w:val="es-CO"/>
          </w:rPr>
          <w:t xml:space="preserve"> </w:t>
        </w:r>
      </w:ins>
    </w:p>
    <w:p w14:paraId="08E7CE45" w14:textId="77777777" w:rsidR="00BA2B84" w:rsidRPr="00BA2B84" w:rsidRDefault="00BA2B84">
      <w:pPr>
        <w:rPr>
          <w:ins w:id="2109" w:author="Artemis" w:date="2021-04-30T16:23:00Z"/>
        </w:rPr>
        <w:pPrChange w:id="2110" w:author="Artemis" w:date="2021-04-30T16:23:00Z">
          <w:pPr>
            <w:shd w:val="clear" w:color="auto" w:fill="FFFFFF"/>
            <w:spacing w:line="240" w:lineRule="auto"/>
            <w:ind w:firstLine="0"/>
          </w:pPr>
        </w:pPrChange>
      </w:pPr>
      <w:ins w:id="2111" w:author="Artemis" w:date="2021-04-29T15:12:00Z">
        <w:r w:rsidRPr="00BA2B84">
          <w:rPr>
            <w:rPrChange w:id="2112" w:author="Artemis" w:date="2021-04-30T16:23:00Z">
              <w:rPr>
                <w:rFonts w:ascii="Verdana" w:eastAsia="Times New Roman" w:hAnsi="Verdana"/>
                <w:color w:val="333333"/>
                <w:sz w:val="20"/>
                <w:szCs w:val="20"/>
              </w:rPr>
            </w:rPrChange>
          </w:rPr>
          <w:t>El al</w:t>
        </w:r>
      </w:ins>
      <w:ins w:id="2113" w:author="Artemis" w:date="2021-04-29T17:53:00Z">
        <w:r w:rsidRPr="00BA2B84">
          <w:rPr>
            <w:rPrChange w:id="2114" w:author="Artemis" w:date="2021-04-30T16:23:00Z">
              <w:rPr>
                <w:rFonts w:ascii="Verdana" w:eastAsia="Times New Roman" w:hAnsi="Verdana"/>
                <w:color w:val="333333"/>
                <w:sz w:val="20"/>
                <w:szCs w:val="20"/>
              </w:rPr>
            </w:rPrChange>
          </w:rPr>
          <w:t>c</w:t>
        </w:r>
      </w:ins>
      <w:ins w:id="2115" w:author="Artemis" w:date="2021-04-29T15:12:00Z">
        <w:r w:rsidRPr="00BA2B84">
          <w:rPr>
            <w:rPrChange w:id="2116" w:author="Artemis" w:date="2021-04-30T16:23:00Z">
              <w:rPr>
                <w:rFonts w:ascii="Verdana" w:eastAsia="Times New Roman" w:hAnsi="Verdana"/>
                <w:color w:val="333333"/>
                <w:sz w:val="20"/>
                <w:szCs w:val="20"/>
              </w:rPr>
            </w:rPrChange>
          </w:rPr>
          <w:t>ance</w:t>
        </w:r>
      </w:ins>
      <w:ins w:id="2117" w:author="Artemis" w:date="2021-04-29T17:52:00Z">
        <w:r w:rsidRPr="00BA2B84">
          <w:rPr>
            <w:rPrChange w:id="2118" w:author="Artemis" w:date="2021-04-30T16:23:00Z">
              <w:rPr>
                <w:rFonts w:ascii="Verdana" w:eastAsia="Times New Roman" w:hAnsi="Verdana"/>
                <w:color w:val="333333"/>
                <w:sz w:val="20"/>
                <w:szCs w:val="20"/>
              </w:rPr>
            </w:rPrChange>
          </w:rPr>
          <w:t xml:space="preserve"> será</w:t>
        </w:r>
      </w:ins>
      <w:ins w:id="2119" w:author="Artemis" w:date="2021-04-29T17:51:00Z">
        <w:r w:rsidRPr="00BA2B84">
          <w:rPr>
            <w:rPrChange w:id="2120" w:author="Artemis" w:date="2021-04-30T16:23:00Z">
              <w:rPr>
                <w:rFonts w:ascii="Verdana" w:eastAsia="Times New Roman" w:hAnsi="Verdana"/>
                <w:color w:val="333333"/>
                <w:sz w:val="20"/>
                <w:szCs w:val="20"/>
              </w:rPr>
            </w:rPrChange>
          </w:rPr>
          <w:t xml:space="preserve"> la base para desarrollar el cronograma</w:t>
        </w:r>
      </w:ins>
      <w:ins w:id="2121" w:author="Artemis" w:date="2021-04-29T17:55:00Z">
        <w:r w:rsidRPr="00BA2B84">
          <w:rPr>
            <w:rPrChange w:id="2122" w:author="Artemis" w:date="2021-04-30T16:23:00Z">
              <w:rPr>
                <w:rFonts w:ascii="Verdana" w:eastAsia="Times New Roman" w:hAnsi="Verdana"/>
                <w:color w:val="333333"/>
                <w:sz w:val="20"/>
                <w:szCs w:val="20"/>
              </w:rPr>
            </w:rPrChange>
          </w:rPr>
          <w:t xml:space="preserve"> de eventualidades basadas en la información interna de la empresa, con el objetivo</w:t>
        </w:r>
      </w:ins>
      <w:ins w:id="2123" w:author="Artemis" w:date="2021-04-29T17:56:00Z">
        <w:r w:rsidRPr="00BA2B84">
          <w:rPr>
            <w:rPrChange w:id="2124" w:author="Artemis" w:date="2021-04-30T16:23:00Z">
              <w:rPr>
                <w:rFonts w:ascii="Verdana" w:eastAsia="Times New Roman" w:hAnsi="Verdana"/>
                <w:color w:val="333333"/>
                <w:sz w:val="20"/>
                <w:szCs w:val="20"/>
              </w:rPr>
            </w:rPrChange>
          </w:rPr>
          <w:t xml:space="preserve"> primario de establecer una conexión de empresa empleado, y así suplir cada necesidad por medio de la </w:t>
        </w:r>
      </w:ins>
      <w:ins w:id="2125" w:author="Artemis" w:date="2021-04-29T17:57:00Z">
        <w:r w:rsidRPr="00BA2B84">
          <w:rPr>
            <w:rPrChange w:id="2126" w:author="Artemis" w:date="2021-04-30T16:23:00Z">
              <w:rPr>
                <w:rFonts w:ascii="Verdana" w:eastAsia="Times New Roman" w:hAnsi="Verdana"/>
                <w:color w:val="333333"/>
                <w:sz w:val="20"/>
                <w:szCs w:val="20"/>
              </w:rPr>
            </w:rPrChange>
          </w:rPr>
          <w:t>tecnología</w:t>
        </w:r>
      </w:ins>
      <w:ins w:id="2127" w:author="Artemis" w:date="2021-04-29T17:56:00Z">
        <w:r w:rsidRPr="00BA2B84">
          <w:rPr>
            <w:rPrChange w:id="2128" w:author="Artemis" w:date="2021-04-30T16:23:00Z">
              <w:rPr>
                <w:rFonts w:ascii="Verdana" w:eastAsia="Times New Roman" w:hAnsi="Verdana"/>
                <w:color w:val="333333"/>
                <w:sz w:val="20"/>
                <w:szCs w:val="20"/>
              </w:rPr>
            </w:rPrChange>
          </w:rPr>
          <w:t xml:space="preserve">, en este caso una </w:t>
        </w:r>
      </w:ins>
      <w:ins w:id="2129" w:author="Artemis" w:date="2021-04-29T17:57:00Z">
        <w:r w:rsidRPr="00BA2B84">
          <w:rPr>
            <w:rPrChange w:id="2130" w:author="Artemis" w:date="2021-04-30T16:23:00Z">
              <w:rPr>
                <w:rFonts w:ascii="Verdana" w:eastAsia="Times New Roman" w:hAnsi="Verdana"/>
                <w:color w:val="333333"/>
                <w:sz w:val="20"/>
                <w:szCs w:val="20"/>
              </w:rPr>
            </w:rPrChange>
          </w:rPr>
          <w:t>Web</w:t>
        </w:r>
      </w:ins>
      <w:ins w:id="2131" w:author="Artemis" w:date="2021-04-29T17:58:00Z">
        <w:r w:rsidRPr="00BA2B84">
          <w:rPr>
            <w:rPrChange w:id="2132" w:author="Artemis" w:date="2021-04-30T16:23:00Z">
              <w:rPr>
                <w:rFonts w:ascii="Verdana" w:eastAsia="Times New Roman" w:hAnsi="Verdana"/>
                <w:color w:val="333333"/>
                <w:sz w:val="20"/>
                <w:szCs w:val="20"/>
              </w:rPr>
            </w:rPrChange>
          </w:rPr>
          <w:t xml:space="preserve">, donde se almacene la información relevante hacia el empleado, y sus diferentes necesidades. </w:t>
        </w:r>
      </w:ins>
    </w:p>
    <w:p w14:paraId="3FE0EB55" w14:textId="77777777" w:rsidR="00BA2B84" w:rsidRPr="00BA2B84" w:rsidRDefault="00BA2B84">
      <w:pPr>
        <w:rPr>
          <w:ins w:id="2133" w:author="Artemis" w:date="2021-04-29T18:06:00Z"/>
        </w:rPr>
        <w:pPrChange w:id="2134" w:author="Artemis" w:date="2021-04-30T16:23:00Z">
          <w:pPr>
            <w:shd w:val="clear" w:color="auto" w:fill="FFFFFF"/>
            <w:spacing w:line="240" w:lineRule="auto"/>
            <w:ind w:firstLine="0"/>
          </w:pPr>
        </w:pPrChange>
      </w:pPr>
    </w:p>
    <w:p w14:paraId="32B0F38C" w14:textId="77777777" w:rsidR="00BA2B84" w:rsidRPr="00BA2B84" w:rsidRDefault="00BA2B84">
      <w:pPr>
        <w:rPr>
          <w:ins w:id="2135" w:author="Artemis" w:date="2021-04-29T18:20:00Z"/>
        </w:rPr>
        <w:pPrChange w:id="2136" w:author="Artemis" w:date="2021-04-30T16:23:00Z">
          <w:pPr>
            <w:shd w:val="clear" w:color="auto" w:fill="FFFFFF"/>
            <w:spacing w:line="240" w:lineRule="auto"/>
            <w:ind w:firstLine="0"/>
          </w:pPr>
        </w:pPrChange>
      </w:pPr>
      <w:ins w:id="2137" w:author="Artemis" w:date="2021-04-29T18:10:00Z">
        <w:r w:rsidRPr="00BA2B84">
          <w:t xml:space="preserve">Unos de los factores </w:t>
        </w:r>
      </w:ins>
      <w:ins w:id="2138" w:author="Artemis" w:date="2021-04-29T18:12:00Z">
        <w:r w:rsidRPr="00BA2B84">
          <w:t xml:space="preserve">y su mayor alcance es el desarrollo de los desprendibles de pago </w:t>
        </w:r>
      </w:ins>
      <w:ins w:id="2139" w:author="Artemis" w:date="2021-04-29T18:13:00Z">
        <w:r w:rsidRPr="00BA2B84">
          <w:t>electrónicos</w:t>
        </w:r>
      </w:ins>
      <w:ins w:id="2140" w:author="Artemis" w:date="2021-04-29T18:12:00Z">
        <w:r w:rsidRPr="00BA2B84">
          <w:t xml:space="preserve">, a </w:t>
        </w:r>
      </w:ins>
      <w:ins w:id="2141" w:author="Artemis" w:date="2021-04-29T18:13:00Z">
        <w:r w:rsidRPr="00BA2B84">
          <w:t>través</w:t>
        </w:r>
      </w:ins>
      <w:ins w:id="2142" w:author="Artemis" w:date="2021-04-29T18:12:00Z">
        <w:r w:rsidRPr="00BA2B84">
          <w:t xml:space="preserve"> </w:t>
        </w:r>
      </w:ins>
      <w:ins w:id="2143" w:author="Artemis" w:date="2021-04-29T18:13:00Z">
        <w:r w:rsidRPr="00BA2B84">
          <w:t xml:space="preserve">del sitio web de la empresa, con ello será </w:t>
        </w:r>
      </w:ins>
      <w:ins w:id="2144" w:author="Artemis" w:date="2021-04-29T18:14:00Z">
        <w:r w:rsidRPr="00BA2B84">
          <w:t>tendrá</w:t>
        </w:r>
      </w:ins>
      <w:ins w:id="2145" w:author="Artemis" w:date="2021-04-29T18:13:00Z">
        <w:r w:rsidRPr="00BA2B84">
          <w:t xml:space="preserve"> </w:t>
        </w:r>
      </w:ins>
      <w:ins w:id="2146" w:author="Artemis" w:date="2021-04-29T18:14:00Z">
        <w:r w:rsidRPr="00BA2B84">
          <w:t xml:space="preserve">al alcance del empleador una forma </w:t>
        </w:r>
      </w:ins>
      <w:ins w:id="2147" w:author="Artemis" w:date="2021-04-29T18:15:00Z">
        <w:r w:rsidRPr="00BA2B84">
          <w:t>más</w:t>
        </w:r>
      </w:ins>
      <w:ins w:id="2148" w:author="Artemis" w:date="2021-04-29T18:14:00Z">
        <w:r w:rsidRPr="00BA2B84">
          <w:t xml:space="preserve"> fácil de acceder a sus datos y a su informaci</w:t>
        </w:r>
      </w:ins>
      <w:ins w:id="2149" w:author="Artemis" w:date="2021-04-29T18:19:00Z">
        <w:r w:rsidRPr="00BA2B84">
          <w:t>ón personal.</w:t>
        </w:r>
      </w:ins>
    </w:p>
    <w:p w14:paraId="10F56788" w14:textId="58E8DDE3" w:rsidR="005C237C" w:rsidRPr="00B13DC3" w:rsidDel="007C6E1D" w:rsidRDefault="005C237C">
      <w:pPr>
        <w:ind w:firstLine="0"/>
        <w:rPr>
          <w:del w:id="2150" w:author="Artemis" w:date="2021-04-29T14:48:00Z"/>
        </w:rPr>
        <w:pPrChange w:id="2151" w:author="Artemis" w:date="2021-04-29T14:48:00Z">
          <w:pPr>
            <w:pStyle w:val="Ttulo2"/>
          </w:pPr>
        </w:pPrChange>
      </w:pPr>
      <w:bookmarkStart w:id="2152" w:name="_Toc70691592"/>
      <w:bookmarkStart w:id="2153" w:name="_Toc70692015"/>
      <w:bookmarkStart w:id="2154" w:name="_Toc70692383"/>
      <w:bookmarkStart w:id="2155" w:name="_Toc70692878"/>
      <w:bookmarkStart w:id="2156" w:name="_Toc70697261"/>
      <w:bookmarkStart w:id="2157" w:name="_Toc70697510"/>
      <w:bookmarkStart w:id="2158" w:name="_Toc71487766"/>
      <w:bookmarkStart w:id="2159" w:name="_Toc71488187"/>
      <w:bookmarkStart w:id="2160" w:name="_Toc71488224"/>
      <w:bookmarkStart w:id="2161" w:name="_Toc71493921"/>
      <w:bookmarkStart w:id="2162" w:name="_Toc71493996"/>
      <w:bookmarkStart w:id="2163" w:name="_Toc71494059"/>
      <w:bookmarkStart w:id="2164" w:name="_Toc71494418"/>
      <w:bookmarkStart w:id="2165" w:name="_Toc71494497"/>
      <w:bookmarkStart w:id="2166" w:name="_Toc84012571"/>
      <w:bookmarkStart w:id="2167" w:name="_Toc84012656"/>
      <w:bookmarkStart w:id="2168" w:name="_Toc84012741"/>
      <w:bookmarkStart w:id="2169" w:name="_Toc84012826"/>
      <w:bookmarkStart w:id="2170" w:name="_Toc84013283"/>
      <w:bookmarkStart w:id="2171" w:name="_Toc84013368"/>
      <w:bookmarkStart w:id="2172" w:name="_Toc84013453"/>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p>
    <w:p w14:paraId="5A356B95" w14:textId="6BFE5295" w:rsidR="00FD64FD" w:rsidRPr="00B13DC3" w:rsidDel="000119B7" w:rsidRDefault="004C7322" w:rsidP="00F36DDA">
      <w:pPr>
        <w:pStyle w:val="Ttulo2"/>
        <w:rPr>
          <w:del w:id="2173" w:author="Artemis" w:date="2021-04-29T18:46:00Z"/>
          <w:szCs w:val="24"/>
          <w:lang w:val="es-CO"/>
        </w:rPr>
      </w:pPr>
      <w:bookmarkStart w:id="2174" w:name="_Toc436748612"/>
      <w:ins w:id="2175" w:author="Artemis" w:date="2021-04-30T16:30:00Z">
        <w:r>
          <w:rPr>
            <w:szCs w:val="24"/>
            <w:lang w:val="es-CO"/>
          </w:rPr>
          <w:t xml:space="preserve"> </w:t>
        </w:r>
      </w:ins>
      <w:del w:id="2176" w:author="Artemis" w:date="2021-04-29T18:46:00Z">
        <w:r w:rsidR="00FD64FD" w:rsidRPr="000119B7" w:rsidDel="000119B7">
          <w:rPr>
            <w:szCs w:val="24"/>
            <w:lang w:val="es-CO"/>
            <w:rPrChange w:id="2177" w:author="Artemis" w:date="2021-04-29T18:51:00Z">
              <w:rPr/>
            </w:rPrChange>
          </w:rPr>
          <w:delText>Marco contextual</w:delText>
        </w:r>
        <w:bookmarkStart w:id="2178" w:name="_Toc70691600"/>
        <w:bookmarkStart w:id="2179" w:name="_Toc70692023"/>
        <w:bookmarkStart w:id="2180" w:name="_Toc70692387"/>
        <w:bookmarkStart w:id="2181" w:name="_Toc70692882"/>
        <w:bookmarkStart w:id="2182" w:name="_Toc70697265"/>
        <w:bookmarkStart w:id="2183" w:name="_Toc70697514"/>
        <w:bookmarkStart w:id="2184" w:name="_Toc71487770"/>
        <w:bookmarkStart w:id="2185" w:name="_Toc71488191"/>
        <w:bookmarkStart w:id="2186" w:name="_Toc71488228"/>
        <w:bookmarkStart w:id="2187" w:name="_Toc71493925"/>
        <w:bookmarkStart w:id="2188" w:name="_Toc71494000"/>
        <w:bookmarkStart w:id="2189" w:name="_Toc71494063"/>
        <w:bookmarkStart w:id="2190" w:name="_Toc71494422"/>
        <w:bookmarkStart w:id="2191" w:name="_Toc71494501"/>
        <w:bookmarkStart w:id="2192" w:name="_Toc72179118"/>
        <w:bookmarkStart w:id="2193" w:name="_Toc72179183"/>
        <w:bookmarkStart w:id="2194" w:name="_Toc72489685"/>
        <w:bookmarkStart w:id="2195" w:name="_Toc72492515"/>
        <w:bookmarkStart w:id="2196" w:name="_Toc72494472"/>
        <w:bookmarkStart w:id="2197" w:name="_Toc72494825"/>
        <w:bookmarkStart w:id="2198" w:name="_Toc72495674"/>
        <w:bookmarkStart w:id="2199" w:name="_Toc78728850"/>
        <w:bookmarkStart w:id="2200" w:name="_Toc84012572"/>
        <w:bookmarkStart w:id="2201" w:name="_Toc84012657"/>
        <w:bookmarkStart w:id="2202" w:name="_Toc84012742"/>
        <w:bookmarkStart w:id="2203" w:name="_Toc84012827"/>
        <w:bookmarkStart w:id="2204" w:name="_Toc84013284"/>
        <w:bookmarkStart w:id="2205" w:name="_Toc84013369"/>
        <w:bookmarkStart w:id="2206" w:name="_Toc84013454"/>
        <w:bookmarkEnd w:id="2174"/>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del>
    </w:p>
    <w:p w14:paraId="63C124B5" w14:textId="5FDB8F78" w:rsidR="00FD64FD" w:rsidRDefault="00FD64FD" w:rsidP="00F36DDA">
      <w:pPr>
        <w:pStyle w:val="Ttulo2"/>
        <w:rPr>
          <w:ins w:id="2207" w:author="Artemis" w:date="2021-04-29T18:55:00Z"/>
          <w:szCs w:val="24"/>
        </w:rPr>
      </w:pPr>
      <w:bookmarkStart w:id="2208" w:name="_Toc436748613"/>
      <w:bookmarkStart w:id="2209" w:name="_Toc84013455"/>
      <w:r w:rsidRPr="000119B7">
        <w:rPr>
          <w:szCs w:val="24"/>
          <w:lang w:val="es-CO"/>
          <w:rPrChange w:id="2210" w:author="Artemis" w:date="2021-04-29T18:51:00Z">
            <w:rPr/>
          </w:rPrChange>
        </w:rPr>
        <w:t>Población</w:t>
      </w:r>
      <w:del w:id="2211" w:author="Artemis" w:date="2021-04-29T18:48:00Z">
        <w:r w:rsidRPr="00B13DC3" w:rsidDel="000119B7">
          <w:rPr>
            <w:szCs w:val="24"/>
          </w:rPr>
          <w:delText xml:space="preserve">, </w:delText>
        </w:r>
      </w:del>
      <w:del w:id="2212" w:author="Artemis" w:date="2021-04-29T18:46:00Z">
        <w:r w:rsidRPr="00B13DC3" w:rsidDel="000119B7">
          <w:rPr>
            <w:szCs w:val="24"/>
          </w:rPr>
          <w:delText>Participantes y Selección de</w:delText>
        </w:r>
      </w:del>
      <w:r w:rsidRPr="00862676">
        <w:rPr>
          <w:szCs w:val="24"/>
        </w:rPr>
        <w:t xml:space="preserve"> </w:t>
      </w:r>
      <w:ins w:id="2213" w:author="Artemis" w:date="2021-04-29T18:48:00Z">
        <w:r w:rsidR="000119B7" w:rsidRPr="00653A04">
          <w:rPr>
            <w:szCs w:val="24"/>
            <w:lang w:val="es-CO"/>
          </w:rPr>
          <w:t>y</w:t>
        </w:r>
      </w:ins>
      <w:del w:id="2214" w:author="Artemis" w:date="2021-04-29T18:48:00Z">
        <w:r w:rsidRPr="00E96CD4" w:rsidDel="000119B7">
          <w:rPr>
            <w:szCs w:val="24"/>
            <w:lang w:val="es-CO"/>
            <w:rPrChange w:id="2215" w:author="Artemis" w:date="2021-04-30T17:49:00Z">
              <w:rPr/>
            </w:rPrChange>
          </w:rPr>
          <w:delText>la</w:delText>
        </w:r>
      </w:del>
      <w:r w:rsidRPr="00E96CD4">
        <w:rPr>
          <w:szCs w:val="24"/>
          <w:lang w:val="es-CO"/>
          <w:rPrChange w:id="2216" w:author="Artemis" w:date="2021-04-30T17:49:00Z">
            <w:rPr/>
          </w:rPrChange>
        </w:rPr>
        <w:t xml:space="preserve"> muestra</w:t>
      </w:r>
      <w:bookmarkEnd w:id="2208"/>
      <w:bookmarkEnd w:id="2209"/>
    </w:p>
    <w:p w14:paraId="649E9402" w14:textId="22EDCDF7" w:rsidR="00196FEE" w:rsidRDefault="00CA1B23" w:rsidP="00196FEE">
      <w:pPr>
        <w:rPr>
          <w:ins w:id="2217" w:author="Artemis" w:date="2021-05-09T21:25:00Z"/>
        </w:rPr>
      </w:pPr>
      <w:ins w:id="2218" w:author="Artemis" w:date="2021-04-30T12:12:00Z">
        <w:r>
          <w:t xml:space="preserve">En el desarrollo empresarial, y nuestro análisis </w:t>
        </w:r>
      </w:ins>
      <w:ins w:id="2219" w:author="Artemis" w:date="2021-04-30T12:18:00Z">
        <w:r>
          <w:t>preliminar</w:t>
        </w:r>
      </w:ins>
      <w:ins w:id="2220" w:author="Artemis" w:date="2021-04-30T12:12:00Z">
        <w:r>
          <w:t xml:space="preserve"> de cada factor a tener en cuenta, y las proba</w:t>
        </w:r>
      </w:ins>
      <w:ins w:id="2221" w:author="Artemis" w:date="2021-04-30T12:19:00Z">
        <w:r>
          <w:t>bi</w:t>
        </w:r>
      </w:ins>
      <w:ins w:id="2222" w:author="Artemis" w:date="2021-04-30T12:12:00Z">
        <w:r>
          <w:t xml:space="preserve">lidades del </w:t>
        </w:r>
      </w:ins>
      <w:ins w:id="2223" w:author="Artemis" w:date="2021-04-30T12:18:00Z">
        <w:r>
          <w:t>planteamiento</w:t>
        </w:r>
      </w:ins>
      <w:ins w:id="2224" w:author="Artemis" w:date="2021-04-30T12:13:00Z">
        <w:r>
          <w:t xml:space="preserve"> del problema, </w:t>
        </w:r>
      </w:ins>
      <w:ins w:id="2225" w:author="Artemis" w:date="2021-04-30T12:14:00Z">
        <w:r>
          <w:t>dado que para haber validado lo dicho mencionado, se tuvo que analizar inicialmente la problemática principal, que fue la</w:t>
        </w:r>
      </w:ins>
      <w:ins w:id="2226" w:author="Artemis" w:date="2021-04-30T12:16:00Z">
        <w:r>
          <w:t xml:space="preserve"> de</w:t>
        </w:r>
      </w:ins>
      <w:ins w:id="2227" w:author="Artemis" w:date="2021-04-30T12:14:00Z">
        <w:r>
          <w:t xml:space="preserve"> suplir esa necesidad de los empleados sobre la informaci</w:t>
        </w:r>
      </w:ins>
      <w:ins w:id="2228" w:author="Artemis" w:date="2021-04-30T12:15:00Z">
        <w:r>
          <w:t xml:space="preserve">ón </w:t>
        </w:r>
      </w:ins>
      <w:ins w:id="2229" w:author="Artemis" w:date="2021-04-30T12:16:00Z">
        <w:r>
          <w:t>pertinente</w:t>
        </w:r>
      </w:ins>
      <w:ins w:id="2230" w:author="Artemis" w:date="2021-04-30T12:15:00Z">
        <w:r>
          <w:t xml:space="preserve"> que se debe hacer llevar a cada uno, por lo tal se </w:t>
        </w:r>
      </w:ins>
      <w:ins w:id="2231" w:author="Artemis" w:date="2021-04-30T12:18:00Z">
        <w:r>
          <w:t>necesitó</w:t>
        </w:r>
      </w:ins>
      <w:ins w:id="2232" w:author="Artemis" w:date="2021-04-30T12:15:00Z">
        <w:r>
          <w:t xml:space="preserve"> realizar un </w:t>
        </w:r>
      </w:ins>
      <w:ins w:id="2233" w:author="Artemis" w:date="2021-04-30T12:17:00Z">
        <w:r>
          <w:t>análisis</w:t>
        </w:r>
      </w:ins>
      <w:ins w:id="2234" w:author="Artemis" w:date="2021-04-30T12:15:00Z">
        <w:r>
          <w:t xml:space="preserve"> </w:t>
        </w:r>
      </w:ins>
      <w:ins w:id="2235" w:author="Artemis" w:date="2021-04-30T12:17:00Z">
        <w:r>
          <w:t xml:space="preserve">de datos para determinar su complejidad y su favorabilidad para que con ello se pueda demostrar su </w:t>
        </w:r>
      </w:ins>
      <w:ins w:id="2236" w:author="Artemis" w:date="2021-04-30T12:18:00Z">
        <w:r>
          <w:t xml:space="preserve">veracidad ante la idea principal del proyecto, dado los datos recogidos se </w:t>
        </w:r>
      </w:ins>
      <w:ins w:id="2237" w:author="Artemis" w:date="2021-04-30T12:19:00Z">
        <w:r>
          <w:t>dispondrán</w:t>
        </w:r>
      </w:ins>
      <w:ins w:id="2238" w:author="Artemis" w:date="2021-04-30T12:18:00Z">
        <w:r>
          <w:t xml:space="preserve"> </w:t>
        </w:r>
      </w:ins>
      <w:ins w:id="2239" w:author="Artemis" w:date="2021-04-30T12:19:00Z">
        <w:r>
          <w:t>de la siguiente manera:</w:t>
        </w:r>
      </w:ins>
    </w:p>
    <w:p w14:paraId="30211E48" w14:textId="77777777" w:rsidR="00371603" w:rsidRDefault="00371603">
      <w:pPr>
        <w:rPr>
          <w:ins w:id="2240" w:author="Artemis" w:date="2021-04-30T12:19:00Z"/>
        </w:rPr>
        <w:pPrChange w:id="2241" w:author="Artemis" w:date="2021-04-29T18:55:00Z">
          <w:pPr>
            <w:pStyle w:val="Ttulo2"/>
          </w:pPr>
        </w:pPrChange>
      </w:pPr>
    </w:p>
    <w:p w14:paraId="00F64EF0" w14:textId="5BE15A2C" w:rsidR="00CA1B23" w:rsidRDefault="00CA1B23">
      <w:pPr>
        <w:pStyle w:val="Ttulo3"/>
        <w:ind w:left="993"/>
        <w:rPr>
          <w:ins w:id="2242" w:author="Artemis" w:date="2021-04-30T12:19:00Z"/>
        </w:rPr>
        <w:pPrChange w:id="2243" w:author="Artemis" w:date="2021-04-30T15:16:00Z">
          <w:pPr>
            <w:pStyle w:val="Ttulo2"/>
          </w:pPr>
        </w:pPrChange>
      </w:pPr>
      <w:bookmarkStart w:id="2244" w:name="_Toc84013456"/>
      <w:ins w:id="2245" w:author="Artemis" w:date="2021-04-30T12:19:00Z">
        <w:r>
          <w:t>Población</w:t>
        </w:r>
        <w:bookmarkEnd w:id="2244"/>
      </w:ins>
    </w:p>
    <w:p w14:paraId="09B46BC1" w14:textId="526FEFBB" w:rsidR="000B107D" w:rsidRDefault="00CA1B23">
      <w:pPr>
        <w:rPr>
          <w:ins w:id="2246" w:author="Artemis" w:date="2021-04-30T16:24:00Z"/>
          <w:i/>
        </w:rPr>
        <w:pPrChange w:id="2247" w:author="Artemis" w:date="2021-04-30T16:24:00Z">
          <w:pPr>
            <w:pStyle w:val="Ttulo2"/>
          </w:pPr>
        </w:pPrChange>
      </w:pPr>
      <w:ins w:id="2248" w:author="Artemis" w:date="2021-04-30T12:19:00Z">
        <w:r w:rsidRPr="007A6FCB">
          <w:rPr>
            <w:i/>
            <w:rPrChange w:id="2249" w:author="Artemis" w:date="2021-04-30T16:24:00Z">
              <w:rPr/>
            </w:rPrChange>
          </w:rPr>
          <w:t xml:space="preserve">El conjunto principal son los empleados de la </w:t>
        </w:r>
      </w:ins>
      <w:ins w:id="2250" w:author="Artemis" w:date="2021-04-30T12:20:00Z">
        <w:r w:rsidRPr="007A6FCB">
          <w:rPr>
            <w:i/>
            <w:rPrChange w:id="2251" w:author="Artemis" w:date="2021-04-30T16:24:00Z">
              <w:rPr/>
            </w:rPrChange>
          </w:rPr>
          <w:t xml:space="preserve">Empresa Isit, dado que para el desarrollo de ello se establece por medio de herramientas de </w:t>
        </w:r>
      </w:ins>
      <w:ins w:id="2252" w:author="Artemis" w:date="2021-04-30T12:21:00Z">
        <w:r w:rsidRPr="007A6FCB">
          <w:rPr>
            <w:i/>
            <w:rPrChange w:id="2253" w:author="Artemis" w:date="2021-04-30T16:24:00Z">
              <w:rPr/>
            </w:rPrChange>
          </w:rPr>
          <w:t xml:space="preserve">recolección de datos, la valides para que este proyecto sea efectuado, y así poder suplir la necesidad dada de la </w:t>
        </w:r>
      </w:ins>
      <w:ins w:id="2254" w:author="Artemis" w:date="2021-04-30T12:22:00Z">
        <w:r w:rsidRPr="007A6FCB">
          <w:rPr>
            <w:i/>
            <w:rPrChange w:id="2255" w:author="Artemis" w:date="2021-04-30T16:24:00Z">
              <w:rPr/>
            </w:rPrChange>
          </w:rPr>
          <w:t>información</w:t>
        </w:r>
      </w:ins>
      <w:ins w:id="2256" w:author="Artemis" w:date="2021-04-30T12:21:00Z">
        <w:r w:rsidRPr="007A6FCB">
          <w:rPr>
            <w:i/>
            <w:rPrChange w:id="2257" w:author="Artemis" w:date="2021-04-30T16:24:00Z">
              <w:rPr/>
            </w:rPrChange>
          </w:rPr>
          <w:t>.</w:t>
        </w:r>
      </w:ins>
    </w:p>
    <w:p w14:paraId="2B4CB4CC" w14:textId="77777777" w:rsidR="007A6FCB" w:rsidRPr="007A6FCB" w:rsidRDefault="007A6FCB">
      <w:pPr>
        <w:rPr>
          <w:ins w:id="2258" w:author="Artemis" w:date="2021-04-30T12:40:00Z"/>
          <w:i/>
          <w:rPrChange w:id="2259" w:author="Artemis" w:date="2021-04-30T16:24:00Z">
            <w:rPr>
              <w:ins w:id="2260" w:author="Artemis" w:date="2021-04-30T12:40:00Z"/>
            </w:rPr>
          </w:rPrChange>
        </w:rPr>
        <w:pPrChange w:id="2261" w:author="Artemis" w:date="2021-04-30T16:24:00Z">
          <w:pPr>
            <w:pStyle w:val="Ttulo2"/>
          </w:pPr>
        </w:pPrChange>
      </w:pPr>
    </w:p>
    <w:p w14:paraId="7A0EC6C9" w14:textId="25A9D9FE" w:rsidR="000B107D" w:rsidRDefault="000B107D">
      <w:pPr>
        <w:rPr>
          <w:i/>
        </w:rPr>
      </w:pPr>
      <w:ins w:id="2262" w:author="Artemis" w:date="2021-04-30T12:40:00Z">
        <w:r w:rsidRPr="007A6FCB">
          <w:rPr>
            <w:i/>
            <w:rPrChange w:id="2263" w:author="Artemis" w:date="2021-04-30T16:24:00Z">
              <w:rPr>
                <w:rStyle w:val="Textoennegrita"/>
                <w:rFonts w:ascii="Times New Roman" w:hAnsi="Times New Roman"/>
                <w:color w:val="2D3B45"/>
                <w:shd w:val="clear" w:color="auto" w:fill="FFFFFF"/>
              </w:rPr>
            </w:rPrChange>
          </w:rPr>
          <w:t>El grupo de empleado de la empresa se catalogó de la siguiente manera:</w:t>
        </w:r>
      </w:ins>
    </w:p>
    <w:p w14:paraId="001CAABC" w14:textId="77777777" w:rsidR="00FE371A" w:rsidRDefault="00FE371A" w:rsidP="00FE371A">
      <w:pPr>
        <w:rPr>
          <w:ins w:id="2264" w:author="Artemis" w:date="2021-04-30T12:56:00Z"/>
        </w:rPr>
      </w:pPr>
    </w:p>
    <w:p w14:paraId="242FEE78" w14:textId="77777777" w:rsidR="00F532AD" w:rsidRDefault="00323853" w:rsidP="00F532AD">
      <w:pPr>
        <w:keepNext/>
        <w:jc w:val="center"/>
      </w:pPr>
      <w:ins w:id="2265" w:author="Artemis" w:date="2021-04-30T12:56:00Z">
        <w:r>
          <w:rPr>
            <w:noProof/>
            <w:lang w:val="en-US"/>
          </w:rPr>
          <w:drawing>
            <wp:inline distT="0" distB="0" distL="0" distR="0" wp14:anchorId="20E3BCC0" wp14:editId="60757424">
              <wp:extent cx="5436853" cy="29565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410590-0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50067" cy="2963746"/>
                      </a:xfrm>
                      <a:prstGeom prst="rect">
                        <a:avLst/>
                      </a:prstGeom>
                    </pic:spPr>
                  </pic:pic>
                </a:graphicData>
              </a:graphic>
            </wp:inline>
          </w:drawing>
        </w:r>
      </w:ins>
    </w:p>
    <w:p w14:paraId="41C3511E" w14:textId="0B48C92A" w:rsidR="004C62E2" w:rsidRPr="00F532AD" w:rsidRDefault="00F532AD" w:rsidP="00F532AD">
      <w:pPr>
        <w:pStyle w:val="Descripcin"/>
        <w:jc w:val="center"/>
        <w:rPr>
          <w:lang w:val="es-CO"/>
        </w:rPr>
      </w:pPr>
      <w:bookmarkStart w:id="2266" w:name="_Toc84013484"/>
      <w:r w:rsidRPr="00F532AD">
        <w:rPr>
          <w:lang w:val="es-CO"/>
        </w:rPr>
        <w:t xml:space="preserve">Ilustración </w:t>
      </w:r>
      <w:r>
        <w:fldChar w:fldCharType="begin"/>
      </w:r>
      <w:r w:rsidRPr="00F532AD">
        <w:rPr>
          <w:lang w:val="es-CO"/>
        </w:rPr>
        <w:instrText xml:space="preserve"> SEQ Ilustración \* ARABIC </w:instrText>
      </w:r>
      <w:r>
        <w:fldChar w:fldCharType="separate"/>
      </w:r>
      <w:r w:rsidR="00862817">
        <w:rPr>
          <w:noProof/>
          <w:lang w:val="es-CO"/>
        </w:rPr>
        <w:t>11</w:t>
      </w:r>
      <w:r>
        <w:fldChar w:fldCharType="end"/>
      </w:r>
      <w:r w:rsidRPr="00F532AD">
        <w:rPr>
          <w:lang w:val="es-CO"/>
        </w:rPr>
        <w:t>. Población</w:t>
      </w:r>
      <w:r w:rsidR="007207B4">
        <w:rPr>
          <w:lang w:val="es-CO"/>
        </w:rPr>
        <w:t xml:space="preserve">. Fuente: </w:t>
      </w:r>
      <w:r w:rsidRPr="00F532AD">
        <w:rPr>
          <w:lang w:val="es-CO"/>
        </w:rPr>
        <w:t>Propia (freepick)</w:t>
      </w:r>
      <w:bookmarkEnd w:id="2266"/>
    </w:p>
    <w:p w14:paraId="45E1F174" w14:textId="4DD9FB79" w:rsidR="00323853" w:rsidRDefault="00323853">
      <w:pPr>
        <w:rPr>
          <w:ins w:id="2267" w:author="Artemis" w:date="2021-04-30T13:01:00Z"/>
        </w:rPr>
        <w:pPrChange w:id="2268" w:author="Artemis" w:date="2021-04-29T18:55:00Z">
          <w:pPr>
            <w:pStyle w:val="Ttulo2"/>
          </w:pPr>
        </w:pPrChange>
      </w:pPr>
      <w:ins w:id="2269" w:author="Artemis" w:date="2021-04-30T12:59:00Z">
        <w:r w:rsidRPr="007A6FCB">
          <w:rPr>
            <w:i/>
            <w:rPrChange w:id="2270" w:author="Artemis" w:date="2021-04-30T16:24:00Z">
              <w:rPr/>
            </w:rPrChange>
          </w:rPr>
          <w:lastRenderedPageBreak/>
          <w:t xml:space="preserve">Se validad </w:t>
        </w:r>
      </w:ins>
      <w:ins w:id="2271" w:author="Artemis" w:date="2021-04-30T13:00:00Z">
        <w:r w:rsidRPr="007A6FCB">
          <w:rPr>
            <w:i/>
            <w:rPrChange w:id="2272" w:author="Artemis" w:date="2021-04-30T16:24:00Z">
              <w:rPr/>
            </w:rPrChange>
          </w:rPr>
          <w:t>el porcentaje</w:t>
        </w:r>
      </w:ins>
      <w:ins w:id="2273" w:author="Artemis" w:date="2021-04-30T12:59:00Z">
        <w:r w:rsidRPr="007A6FCB">
          <w:rPr>
            <w:i/>
            <w:rPrChange w:id="2274" w:author="Artemis" w:date="2021-04-30T16:24:00Z">
              <w:rPr/>
            </w:rPrChange>
          </w:rPr>
          <w:t xml:space="preserve"> de los empleados en su totalidad</w:t>
        </w:r>
      </w:ins>
      <w:ins w:id="2275" w:author="Artemis" w:date="2021-04-30T13:22:00Z">
        <w:r w:rsidR="00155592" w:rsidRPr="007A6FCB">
          <w:rPr>
            <w:i/>
            <w:rPrChange w:id="2276" w:author="Artemis" w:date="2021-04-30T16:24:00Z">
              <w:rPr/>
            </w:rPrChange>
          </w:rPr>
          <w:t xml:space="preserve"> de 220 personas, </w:t>
        </w:r>
      </w:ins>
      <w:ins w:id="2277" w:author="Artemis" w:date="2021-04-30T13:23:00Z">
        <w:r w:rsidR="00155592" w:rsidRPr="007A6FCB">
          <w:rPr>
            <w:i/>
            <w:rPrChange w:id="2278" w:author="Artemis" w:date="2021-04-30T16:24:00Z">
              <w:rPr/>
            </w:rPrChange>
          </w:rPr>
          <w:t>dividido en dos grupos</w:t>
        </w:r>
      </w:ins>
      <w:ins w:id="2279" w:author="Artemis" w:date="2021-04-30T13:22:00Z">
        <w:r w:rsidR="00155592" w:rsidRPr="007A6FCB">
          <w:rPr>
            <w:i/>
            <w:rPrChange w:id="2280" w:author="Artemis" w:date="2021-04-30T16:24:00Z">
              <w:rPr/>
            </w:rPrChange>
          </w:rPr>
          <w:t xml:space="preserve"> operativo</w:t>
        </w:r>
      </w:ins>
      <w:r w:rsidR="00A94496">
        <w:rPr>
          <w:i/>
        </w:rPr>
        <w:t xml:space="preserve"> técnico</w:t>
      </w:r>
      <w:ins w:id="2281" w:author="Artemis" w:date="2021-04-30T13:22:00Z">
        <w:r w:rsidR="00155592" w:rsidRPr="007A6FCB">
          <w:rPr>
            <w:i/>
            <w:rPrChange w:id="2282" w:author="Artemis" w:date="2021-04-30T16:24:00Z">
              <w:rPr/>
            </w:rPrChange>
          </w:rPr>
          <w:t xml:space="preserve"> y </w:t>
        </w:r>
      </w:ins>
      <w:ins w:id="2283" w:author="Artemis" w:date="2021-04-30T13:23:00Z">
        <w:r w:rsidR="00155592" w:rsidRPr="007A6FCB">
          <w:rPr>
            <w:i/>
            <w:rPrChange w:id="2284" w:author="Artemis" w:date="2021-04-30T16:24:00Z">
              <w:rPr/>
            </w:rPrChange>
          </w:rPr>
          <w:t>administrativo</w:t>
        </w:r>
      </w:ins>
      <w:ins w:id="2285" w:author="Artemis" w:date="2021-04-30T12:59:00Z">
        <w:r w:rsidRPr="007A6FCB">
          <w:rPr>
            <w:i/>
            <w:rPrChange w:id="2286" w:author="Artemis" w:date="2021-04-30T16:24:00Z">
              <w:rPr/>
            </w:rPrChange>
          </w:rPr>
          <w:t>,</w:t>
        </w:r>
      </w:ins>
      <w:ins w:id="2287" w:author="Artemis" w:date="2021-04-30T13:00:00Z">
        <w:r w:rsidRPr="007A6FCB">
          <w:rPr>
            <w:i/>
            <w:rPrChange w:id="2288" w:author="Artemis" w:date="2021-04-30T16:24:00Z">
              <w:rPr/>
            </w:rPrChange>
          </w:rPr>
          <w:t xml:space="preserve"> </w:t>
        </w:r>
      </w:ins>
      <w:ins w:id="2289" w:author="Artemis" w:date="2021-04-30T12:59:00Z">
        <w:r w:rsidRPr="007A6FCB">
          <w:rPr>
            <w:i/>
            <w:rPrChange w:id="2290" w:author="Artemis" w:date="2021-04-30T16:24:00Z">
              <w:rPr/>
            </w:rPrChange>
          </w:rPr>
          <w:t>para tener un conceso claro, de donde se va a sacar la muestra, y as</w:t>
        </w:r>
      </w:ins>
      <w:ins w:id="2291" w:author="Artemis" w:date="2021-04-30T13:00:00Z">
        <w:r w:rsidRPr="007A6FCB">
          <w:rPr>
            <w:i/>
            <w:rPrChange w:id="2292" w:author="Artemis" w:date="2021-04-30T16:24:00Z">
              <w:rPr/>
            </w:rPrChange>
          </w:rPr>
          <w:t>í identificar con el subconjunto a trabajar.</w:t>
        </w:r>
      </w:ins>
    </w:p>
    <w:p w14:paraId="54C0179E" w14:textId="29E8380B" w:rsidR="00323853" w:rsidRDefault="00323853">
      <w:pPr>
        <w:rPr>
          <w:ins w:id="2293" w:author="Artemis" w:date="2021-04-30T13:01:00Z"/>
        </w:rPr>
        <w:pPrChange w:id="2294" w:author="Artemis" w:date="2021-04-29T18:55:00Z">
          <w:pPr>
            <w:pStyle w:val="Ttulo2"/>
          </w:pPr>
        </w:pPrChange>
      </w:pPr>
    </w:p>
    <w:p w14:paraId="4CBACC12" w14:textId="7641DF08" w:rsidR="00323853" w:rsidRDefault="00323853">
      <w:pPr>
        <w:rPr>
          <w:ins w:id="2295" w:author="Artemis" w:date="2021-04-30T13:01:00Z"/>
        </w:rPr>
        <w:pPrChange w:id="2296" w:author="Artemis" w:date="2021-04-29T18:55:00Z">
          <w:pPr>
            <w:pStyle w:val="Ttulo2"/>
          </w:pPr>
        </w:pPrChange>
      </w:pPr>
    </w:p>
    <w:p w14:paraId="613449AF" w14:textId="6EBCC831" w:rsidR="001A3958" w:rsidRDefault="000B107D">
      <w:pPr>
        <w:pStyle w:val="Ttulo3"/>
        <w:ind w:left="993"/>
        <w:rPr>
          <w:ins w:id="2297" w:author="Artemis" w:date="2021-04-30T13:01:00Z"/>
        </w:rPr>
        <w:pPrChange w:id="2298" w:author="Artemis" w:date="2021-04-29T18:55:00Z">
          <w:pPr>
            <w:pStyle w:val="Ttulo2"/>
          </w:pPr>
        </w:pPrChange>
      </w:pPr>
      <w:bookmarkStart w:id="2299" w:name="_Toc84013457"/>
      <w:ins w:id="2300" w:author="Artemis" w:date="2021-04-30T12:41:00Z">
        <w:r>
          <w:t>Muestra</w:t>
        </w:r>
      </w:ins>
      <w:bookmarkEnd w:id="2299"/>
    </w:p>
    <w:p w14:paraId="1E53770F" w14:textId="58B9DD5D" w:rsidR="00323853" w:rsidRPr="007A6FCB" w:rsidRDefault="00323853">
      <w:pPr>
        <w:rPr>
          <w:ins w:id="2301" w:author="Artemis" w:date="2021-04-30T12:41:00Z"/>
          <w:i/>
          <w:rPrChange w:id="2302" w:author="Artemis" w:date="2021-04-30T16:24:00Z">
            <w:rPr>
              <w:ins w:id="2303" w:author="Artemis" w:date="2021-04-30T12:41:00Z"/>
            </w:rPr>
          </w:rPrChange>
        </w:rPr>
        <w:pPrChange w:id="2304" w:author="Artemis" w:date="2021-04-30T16:24:00Z">
          <w:pPr>
            <w:pStyle w:val="Ttulo2"/>
          </w:pPr>
        </w:pPrChange>
      </w:pPr>
      <w:ins w:id="2305" w:author="Artemis" w:date="2021-04-30T13:01:00Z">
        <w:r w:rsidRPr="007A6FCB">
          <w:rPr>
            <w:i/>
            <w:rPrChange w:id="2306" w:author="Artemis" w:date="2021-04-30T16:24:00Z">
              <w:rPr/>
            </w:rPrChange>
          </w:rPr>
          <w:t xml:space="preserve">Ya identificando </w:t>
        </w:r>
      </w:ins>
      <w:ins w:id="2307" w:author="Artemis" w:date="2021-04-30T13:08:00Z">
        <w:r w:rsidR="001A3958" w:rsidRPr="007A6FCB">
          <w:rPr>
            <w:i/>
            <w:rPrChange w:id="2308" w:author="Artemis" w:date="2021-04-30T16:24:00Z">
              <w:rPr/>
            </w:rPrChange>
          </w:rPr>
          <w:t>la pobla</w:t>
        </w:r>
      </w:ins>
      <w:ins w:id="2309" w:author="Artemis" w:date="2021-04-30T13:10:00Z">
        <w:r w:rsidR="001A3958" w:rsidRPr="007A6FCB">
          <w:rPr>
            <w:i/>
            <w:rPrChange w:id="2310" w:author="Artemis" w:date="2021-04-30T16:24:00Z">
              <w:rPr/>
            </w:rPrChange>
          </w:rPr>
          <w:t xml:space="preserve">ción se </w:t>
        </w:r>
      </w:ins>
      <w:ins w:id="2311" w:author="Artemis" w:date="2021-04-30T13:11:00Z">
        <w:r w:rsidR="001A3958" w:rsidRPr="007A6FCB">
          <w:rPr>
            <w:i/>
            <w:rPrChange w:id="2312" w:author="Artemis" w:date="2021-04-30T16:24:00Z">
              <w:rPr/>
            </w:rPrChange>
          </w:rPr>
          <w:t>tomó</w:t>
        </w:r>
      </w:ins>
      <w:ins w:id="2313" w:author="Artemis" w:date="2021-04-30T13:10:00Z">
        <w:r w:rsidR="001A3958" w:rsidRPr="007A6FCB">
          <w:rPr>
            <w:i/>
            <w:rPrChange w:id="2314" w:author="Artemis" w:date="2021-04-30T16:24:00Z">
              <w:rPr/>
            </w:rPrChange>
          </w:rPr>
          <w:t xml:space="preserve"> la muestra en dos grupos de hombres y mujeres, entre operarios y administrativos, de </w:t>
        </w:r>
      </w:ins>
      <w:ins w:id="2315" w:author="Artemis" w:date="2021-04-30T13:11:00Z">
        <w:r w:rsidR="001A3958" w:rsidRPr="007A6FCB">
          <w:rPr>
            <w:i/>
            <w:rPrChange w:id="2316" w:author="Artemis" w:date="2021-04-30T16:24:00Z">
              <w:rPr/>
            </w:rPrChange>
          </w:rPr>
          <w:t>la siguiente manera:</w:t>
        </w:r>
      </w:ins>
    </w:p>
    <w:p w14:paraId="09B8746E" w14:textId="01D2CD1D" w:rsidR="000B107D" w:rsidRDefault="000B107D">
      <w:pPr>
        <w:rPr>
          <w:ins w:id="2317" w:author="Artemis" w:date="2021-04-30T12:40:00Z"/>
        </w:rPr>
        <w:pPrChange w:id="2318" w:author="Artemis" w:date="2021-04-29T18:55:00Z">
          <w:pPr>
            <w:pStyle w:val="Ttulo2"/>
          </w:pPr>
        </w:pPrChange>
      </w:pPr>
      <w:ins w:id="2319" w:author="Artemis" w:date="2021-04-30T12:42:00Z">
        <w:r>
          <w:tab/>
        </w:r>
      </w:ins>
    </w:p>
    <w:p w14:paraId="57C2E38C" w14:textId="77777777" w:rsidR="00F532AD" w:rsidRDefault="00323853" w:rsidP="00F532AD">
      <w:pPr>
        <w:keepNext/>
        <w:jc w:val="center"/>
      </w:pPr>
      <w:ins w:id="2320" w:author="Artemis" w:date="2021-04-30T12:56:00Z">
        <w:r>
          <w:rPr>
            <w:noProof/>
            <w:lang w:val="en-US"/>
          </w:rPr>
          <w:drawing>
            <wp:inline distT="0" distB="0" distL="0" distR="0" wp14:anchorId="1F3EEA03" wp14:editId="671D3E40">
              <wp:extent cx="5077413" cy="21107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10590-0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8954" cy="2115538"/>
                      </a:xfrm>
                      <a:prstGeom prst="rect">
                        <a:avLst/>
                      </a:prstGeom>
                    </pic:spPr>
                  </pic:pic>
                </a:graphicData>
              </a:graphic>
            </wp:inline>
          </w:drawing>
        </w:r>
      </w:ins>
    </w:p>
    <w:p w14:paraId="25CE9D95" w14:textId="30AFE744" w:rsidR="004C62E2" w:rsidRPr="00F532AD" w:rsidRDefault="00F532AD" w:rsidP="00F532AD">
      <w:pPr>
        <w:pStyle w:val="Descripcin"/>
        <w:jc w:val="center"/>
        <w:rPr>
          <w:lang w:val="es-CO"/>
        </w:rPr>
      </w:pPr>
      <w:bookmarkStart w:id="2321" w:name="_Toc84013485"/>
      <w:r w:rsidRPr="00F532AD">
        <w:rPr>
          <w:lang w:val="es-CO"/>
        </w:rPr>
        <w:t xml:space="preserve">Ilustración </w:t>
      </w:r>
      <w:r>
        <w:fldChar w:fldCharType="begin"/>
      </w:r>
      <w:r w:rsidRPr="00F532AD">
        <w:rPr>
          <w:lang w:val="es-CO"/>
        </w:rPr>
        <w:instrText xml:space="preserve"> SEQ Ilustración \* ARABIC </w:instrText>
      </w:r>
      <w:r>
        <w:fldChar w:fldCharType="separate"/>
      </w:r>
      <w:r w:rsidR="00862817">
        <w:rPr>
          <w:noProof/>
          <w:lang w:val="es-CO"/>
        </w:rPr>
        <w:t>12</w:t>
      </w:r>
      <w:r>
        <w:fldChar w:fldCharType="end"/>
      </w:r>
      <w:r w:rsidRPr="00F532AD">
        <w:rPr>
          <w:lang w:val="es-CO"/>
        </w:rPr>
        <w:t>. Muestra</w:t>
      </w:r>
      <w:r w:rsidR="007207B4">
        <w:rPr>
          <w:lang w:val="es-CO"/>
        </w:rPr>
        <w:t xml:space="preserve">. Fuente: </w:t>
      </w:r>
      <w:r w:rsidRPr="00F532AD">
        <w:rPr>
          <w:lang w:val="es-CO"/>
        </w:rPr>
        <w:t>propia (freepick)</w:t>
      </w:r>
      <w:bookmarkEnd w:id="2321"/>
    </w:p>
    <w:p w14:paraId="6FECF9B1" w14:textId="3AC22941" w:rsidR="000B107D" w:rsidRPr="008606D2" w:rsidRDefault="000B107D">
      <w:pPr>
        <w:pStyle w:val="Descripcin"/>
        <w:rPr>
          <w:ins w:id="2322" w:author="Artemis" w:date="2021-04-30T12:40:00Z"/>
          <w:lang w:val="es-CO"/>
          <w:rPrChange w:id="2323" w:author="Artemis" w:date="2021-04-30T17:42:00Z">
            <w:rPr>
              <w:ins w:id="2324" w:author="Artemis" w:date="2021-04-30T12:40:00Z"/>
            </w:rPr>
          </w:rPrChange>
        </w:rPr>
        <w:pPrChange w:id="2325" w:author="Artemis" w:date="2021-04-30T17:40:00Z">
          <w:pPr>
            <w:pStyle w:val="Ttulo2"/>
          </w:pPr>
        </w:pPrChange>
      </w:pPr>
    </w:p>
    <w:p w14:paraId="2D7E5A50" w14:textId="77777777" w:rsidR="001A3958" w:rsidRDefault="001A3958" w:rsidP="000B107D">
      <w:pPr>
        <w:rPr>
          <w:ins w:id="2326" w:author="Artemis" w:date="2021-04-30T13:12:00Z"/>
          <w:rStyle w:val="Textoennegrita"/>
          <w:rFonts w:ascii="Times New Roman" w:hAnsi="Times New Roman"/>
          <w:color w:val="2D3B45"/>
          <w:shd w:val="clear" w:color="auto" w:fill="FFFFFF"/>
        </w:rPr>
      </w:pPr>
    </w:p>
    <w:p w14:paraId="56D18947" w14:textId="2229FD11" w:rsidR="000B107D" w:rsidRPr="007A6FCB" w:rsidRDefault="000B107D">
      <w:pPr>
        <w:rPr>
          <w:ins w:id="2327" w:author="Artemis" w:date="2021-04-30T13:17:00Z"/>
          <w:i/>
          <w:rPrChange w:id="2328" w:author="Artemis" w:date="2021-04-30T16:25:00Z">
            <w:rPr>
              <w:ins w:id="2329" w:author="Artemis" w:date="2021-04-30T13:17:00Z"/>
              <w:rStyle w:val="Textoennegrita"/>
              <w:rFonts w:ascii="Times New Roman" w:hAnsi="Times New Roman"/>
              <w:color w:val="2D3B45"/>
              <w:shd w:val="clear" w:color="auto" w:fill="FFFFFF"/>
            </w:rPr>
          </w:rPrChange>
        </w:rPr>
      </w:pPr>
      <w:ins w:id="2330" w:author="Artemis" w:date="2021-04-30T12:40:00Z">
        <w:r w:rsidRPr="007A6FCB">
          <w:rPr>
            <w:i/>
            <w:rPrChange w:id="2331" w:author="Artemis" w:date="2021-04-30T16:25:00Z">
              <w:rPr>
                <w:rStyle w:val="Textoennegrita"/>
                <w:rFonts w:ascii="Times New Roman" w:hAnsi="Times New Roman"/>
                <w:color w:val="2D3B45"/>
                <w:shd w:val="clear" w:color="auto" w:fill="FFFFFF"/>
              </w:rPr>
            </w:rPrChange>
          </w:rPr>
          <w:t>La muestra se catalogó de la siguiente manera</w:t>
        </w:r>
      </w:ins>
      <w:ins w:id="2332" w:author="Artemis" w:date="2021-04-30T13:12:00Z">
        <w:r w:rsidR="001A3958" w:rsidRPr="007A6FCB">
          <w:rPr>
            <w:i/>
            <w:rPrChange w:id="2333" w:author="Artemis" w:date="2021-04-30T16:25:00Z">
              <w:rPr>
                <w:rStyle w:val="Textoennegrita"/>
                <w:rFonts w:ascii="Times New Roman" w:hAnsi="Times New Roman"/>
                <w:color w:val="2D3B45"/>
                <w:shd w:val="clear" w:color="auto" w:fill="FFFFFF"/>
              </w:rPr>
            </w:rPrChange>
          </w:rPr>
          <w:t xml:space="preserve">, determinando a las personas seleccionadas al </w:t>
        </w:r>
      </w:ins>
      <w:ins w:id="2334" w:author="Artemis" w:date="2021-04-30T13:13:00Z">
        <w:r w:rsidR="001A3958" w:rsidRPr="007A6FCB">
          <w:rPr>
            <w:i/>
            <w:rPrChange w:id="2335" w:author="Artemis" w:date="2021-04-30T16:25:00Z">
              <w:rPr>
                <w:rStyle w:val="Textoennegrita"/>
                <w:rFonts w:ascii="Times New Roman" w:hAnsi="Times New Roman"/>
                <w:color w:val="2D3B45"/>
                <w:shd w:val="clear" w:color="auto" w:fill="FFFFFF"/>
              </w:rPr>
            </w:rPrChange>
          </w:rPr>
          <w:t>azar</w:t>
        </w:r>
      </w:ins>
      <w:ins w:id="2336" w:author="Artemis" w:date="2021-04-30T13:12:00Z">
        <w:r w:rsidR="001A3958" w:rsidRPr="007A6FCB">
          <w:rPr>
            <w:i/>
            <w:rPrChange w:id="2337" w:author="Artemis" w:date="2021-04-30T16:25:00Z">
              <w:rPr>
                <w:rStyle w:val="Textoennegrita"/>
                <w:rFonts w:ascii="Times New Roman" w:hAnsi="Times New Roman"/>
                <w:color w:val="2D3B45"/>
                <w:shd w:val="clear" w:color="auto" w:fill="FFFFFF"/>
              </w:rPr>
            </w:rPrChange>
          </w:rPr>
          <w:t xml:space="preserve">, para que con ello se pueda hacer la </w:t>
        </w:r>
      </w:ins>
      <w:ins w:id="2338" w:author="Artemis" w:date="2021-04-30T13:13:00Z">
        <w:r w:rsidR="001A3958" w:rsidRPr="007A6FCB">
          <w:rPr>
            <w:i/>
            <w:rPrChange w:id="2339" w:author="Artemis" w:date="2021-04-30T16:25:00Z">
              <w:rPr>
                <w:rStyle w:val="Textoennegrita"/>
                <w:rFonts w:ascii="Times New Roman" w:hAnsi="Times New Roman"/>
                <w:color w:val="2D3B45"/>
                <w:shd w:val="clear" w:color="auto" w:fill="FFFFFF"/>
              </w:rPr>
            </w:rPrChange>
          </w:rPr>
          <w:t>recolección</w:t>
        </w:r>
      </w:ins>
      <w:ins w:id="2340" w:author="Artemis" w:date="2021-04-30T13:12:00Z">
        <w:r w:rsidR="001A3958" w:rsidRPr="007A6FCB">
          <w:rPr>
            <w:i/>
            <w:rPrChange w:id="2341" w:author="Artemis" w:date="2021-04-30T16:25:00Z">
              <w:rPr>
                <w:rStyle w:val="Textoennegrita"/>
                <w:rFonts w:ascii="Times New Roman" w:hAnsi="Times New Roman"/>
                <w:color w:val="2D3B45"/>
                <w:shd w:val="clear" w:color="auto" w:fill="FFFFFF"/>
              </w:rPr>
            </w:rPrChange>
          </w:rPr>
          <w:t xml:space="preserve"> </w:t>
        </w:r>
      </w:ins>
      <w:ins w:id="2342" w:author="Artemis" w:date="2021-04-30T13:13:00Z">
        <w:r w:rsidR="001A3958" w:rsidRPr="007A6FCB">
          <w:rPr>
            <w:i/>
            <w:rPrChange w:id="2343" w:author="Artemis" w:date="2021-04-30T16:25:00Z">
              <w:rPr>
                <w:rStyle w:val="Textoennegrita"/>
                <w:rFonts w:ascii="Times New Roman" w:hAnsi="Times New Roman"/>
                <w:color w:val="2D3B45"/>
                <w:shd w:val="clear" w:color="auto" w:fill="FFFFFF"/>
              </w:rPr>
            </w:rPrChange>
          </w:rPr>
          <w:t>de datos estadísticos con las herramientas de información pertinentes</w:t>
        </w:r>
      </w:ins>
      <w:ins w:id="2344" w:author="Artemis" w:date="2021-04-30T13:17:00Z">
        <w:r w:rsidR="001A3958" w:rsidRPr="007A6FCB">
          <w:rPr>
            <w:i/>
            <w:rPrChange w:id="2345" w:author="Artemis" w:date="2021-04-30T16:25:00Z">
              <w:rPr>
                <w:rStyle w:val="Textoennegrita"/>
                <w:rFonts w:ascii="Times New Roman" w:hAnsi="Times New Roman"/>
                <w:color w:val="2D3B45"/>
                <w:shd w:val="clear" w:color="auto" w:fill="FFFFFF"/>
              </w:rPr>
            </w:rPrChange>
          </w:rPr>
          <w:t>.</w:t>
        </w:r>
      </w:ins>
    </w:p>
    <w:p w14:paraId="3FDE4C65" w14:textId="77777777" w:rsidR="001A3958" w:rsidRDefault="001A3958" w:rsidP="000B107D">
      <w:pPr>
        <w:rPr>
          <w:ins w:id="2346" w:author="Artemis" w:date="2021-04-30T13:17:00Z"/>
          <w:rStyle w:val="Textoennegrita"/>
          <w:rFonts w:ascii="Times New Roman" w:hAnsi="Times New Roman"/>
          <w:color w:val="2D3B45"/>
          <w:shd w:val="clear" w:color="auto" w:fill="FFFFFF"/>
        </w:rPr>
      </w:pPr>
    </w:p>
    <w:p w14:paraId="5F940E2F" w14:textId="1CDC27AF" w:rsidR="001A3958" w:rsidRDefault="001A3958" w:rsidP="000B107D">
      <w:pPr>
        <w:rPr>
          <w:ins w:id="2347" w:author="Artemis" w:date="2021-04-30T13:17:00Z"/>
          <w:rStyle w:val="Textoennegrita"/>
          <w:rFonts w:ascii="Times New Roman" w:hAnsi="Times New Roman"/>
          <w:color w:val="2D3B45"/>
          <w:shd w:val="clear" w:color="auto" w:fill="FFFFFF"/>
        </w:rPr>
      </w:pPr>
    </w:p>
    <w:p w14:paraId="7C1FB8E3" w14:textId="77777777" w:rsidR="00F532AD" w:rsidRDefault="001A3958" w:rsidP="00F532AD">
      <w:pPr>
        <w:keepNext/>
        <w:jc w:val="center"/>
      </w:pPr>
      <w:ins w:id="2348" w:author="Artemis" w:date="2021-04-30T13:17:00Z">
        <w:r>
          <w:rPr>
            <w:bCs/>
            <w:noProof/>
            <w:color w:val="2D3B45"/>
            <w:shd w:val="clear" w:color="auto" w:fill="FFFFFF"/>
            <w:lang w:val="en-US"/>
          </w:rPr>
          <w:lastRenderedPageBreak/>
          <w:drawing>
            <wp:inline distT="0" distB="0" distL="0" distR="0" wp14:anchorId="4EC83477" wp14:editId="60ECCEC3">
              <wp:extent cx="2688341" cy="20208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410590-0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88341" cy="2020828"/>
                      </a:xfrm>
                      <a:prstGeom prst="rect">
                        <a:avLst/>
                      </a:prstGeom>
                    </pic:spPr>
                  </pic:pic>
                </a:graphicData>
              </a:graphic>
            </wp:inline>
          </w:drawing>
        </w:r>
      </w:ins>
    </w:p>
    <w:p w14:paraId="44EB37AB" w14:textId="5A4BCD7D" w:rsidR="001A3958" w:rsidRPr="00C3099E" w:rsidRDefault="00F532AD">
      <w:pPr>
        <w:pStyle w:val="Descripcin"/>
        <w:jc w:val="center"/>
        <w:rPr>
          <w:ins w:id="2349" w:author="Artemis" w:date="2021-04-30T16:42:00Z"/>
          <w:rStyle w:val="Textoennegrita"/>
          <w:rFonts w:ascii="Times New Roman" w:hAnsi="Times New Roman"/>
          <w:i w:val="0"/>
          <w:iCs w:val="0"/>
          <w:color w:val="2D3B45"/>
          <w:shd w:val="clear" w:color="auto" w:fill="FFFFFF"/>
          <w:lang w:val="es-CO"/>
          <w:rPrChange w:id="2350" w:author="Artemis" w:date="2021-05-12T17:58:00Z">
            <w:rPr>
              <w:ins w:id="2351" w:author="Artemis" w:date="2021-04-30T16:42:00Z"/>
              <w:rStyle w:val="Textoennegrita"/>
              <w:rFonts w:ascii="Times New Roman" w:eastAsiaTheme="minorHAnsi" w:hAnsi="Times New Roman" w:cstheme="minorBidi"/>
              <w:i/>
              <w:iCs/>
              <w:color w:val="2D3B45"/>
              <w:szCs w:val="18"/>
              <w:shd w:val="clear" w:color="auto" w:fill="FFFFFF"/>
              <w:lang w:val="en-US"/>
            </w:rPr>
          </w:rPrChange>
        </w:rPr>
        <w:pPrChange w:id="2352" w:author="Artemis" w:date="2021-04-30T17:41:00Z">
          <w:pPr/>
        </w:pPrChange>
      </w:pPr>
      <w:bookmarkStart w:id="2353" w:name="_Toc84013516"/>
      <w:r w:rsidRPr="00F532AD">
        <w:rPr>
          <w:lang w:val="es-CO"/>
        </w:rPr>
        <w:t xml:space="preserve">Gráfica </w:t>
      </w:r>
      <w:r>
        <w:fldChar w:fldCharType="begin"/>
      </w:r>
      <w:r w:rsidRPr="00F532AD">
        <w:rPr>
          <w:lang w:val="es-CO"/>
        </w:rPr>
        <w:instrText xml:space="preserve"> SEQ Gráfica \* ARABIC </w:instrText>
      </w:r>
      <w:r>
        <w:fldChar w:fldCharType="separate"/>
      </w:r>
      <w:r w:rsidR="00862817">
        <w:rPr>
          <w:noProof/>
          <w:lang w:val="es-CO"/>
        </w:rPr>
        <w:t>1</w:t>
      </w:r>
      <w:r>
        <w:fldChar w:fldCharType="end"/>
      </w:r>
      <w:r w:rsidRPr="00F532AD">
        <w:rPr>
          <w:lang w:val="es-CO"/>
        </w:rPr>
        <w:t>. Porcentaje</w:t>
      </w:r>
      <w:r w:rsidR="007207B4">
        <w:rPr>
          <w:lang w:val="es-CO"/>
        </w:rPr>
        <w:t>. Fuente:</w:t>
      </w:r>
      <w:r w:rsidRPr="00F532AD">
        <w:rPr>
          <w:lang w:val="es-CO"/>
        </w:rPr>
        <w:t xml:space="preserve"> propia (freepick)</w:t>
      </w:r>
      <w:bookmarkEnd w:id="2353"/>
    </w:p>
    <w:p w14:paraId="4D090BD9" w14:textId="50084EC9" w:rsidR="003302DF" w:rsidRPr="00C10F6C" w:rsidRDefault="003302DF">
      <w:pPr>
        <w:jc w:val="center"/>
        <w:rPr>
          <w:ins w:id="2354" w:author="Artemis" w:date="2021-04-30T16:42:00Z"/>
          <w:rStyle w:val="Textoennegrita"/>
          <w:rFonts w:ascii="Times New Roman" w:eastAsiaTheme="minorHAnsi" w:hAnsi="Times New Roman" w:cstheme="minorBidi"/>
          <w:i/>
          <w:iCs/>
          <w:color w:val="2D3B45"/>
          <w:szCs w:val="18"/>
          <w:shd w:val="clear" w:color="auto" w:fill="FFFFFF"/>
          <w:rPrChange w:id="2355" w:author="Artemis" w:date="2021-05-02T18:37:00Z">
            <w:rPr>
              <w:ins w:id="2356" w:author="Artemis" w:date="2021-04-30T16:42:00Z"/>
              <w:rStyle w:val="Textoennegrita"/>
              <w:rFonts w:ascii="Times New Roman" w:eastAsiaTheme="minorHAnsi" w:hAnsi="Times New Roman" w:cstheme="minorBidi"/>
              <w:i/>
              <w:iCs/>
              <w:color w:val="2D3B45"/>
              <w:szCs w:val="18"/>
              <w:shd w:val="clear" w:color="auto" w:fill="FFFFFF"/>
              <w:lang w:val="en-US"/>
            </w:rPr>
          </w:rPrChange>
        </w:rPr>
        <w:pPrChange w:id="2357" w:author="Artemis" w:date="2021-04-30T16:41:00Z">
          <w:pPr/>
        </w:pPrChange>
      </w:pPr>
    </w:p>
    <w:p w14:paraId="69C346FD" w14:textId="77777777" w:rsidR="003302DF" w:rsidRDefault="003302DF">
      <w:pPr>
        <w:jc w:val="center"/>
        <w:rPr>
          <w:ins w:id="2358" w:author="Artemis" w:date="2021-04-30T13:24:00Z"/>
          <w:rStyle w:val="Textoennegrita"/>
          <w:rFonts w:ascii="Times New Roman" w:hAnsi="Times New Roman"/>
          <w:color w:val="2D3B45"/>
          <w:shd w:val="clear" w:color="auto" w:fill="FFFFFF"/>
        </w:rPr>
        <w:pPrChange w:id="2359" w:author="Artemis" w:date="2021-04-30T16:41:00Z">
          <w:pPr/>
        </w:pPrChange>
      </w:pPr>
    </w:p>
    <w:p w14:paraId="11901752" w14:textId="51084B37" w:rsidR="00155592" w:rsidRPr="007A6FCB" w:rsidRDefault="00155592">
      <w:pPr>
        <w:rPr>
          <w:ins w:id="2360" w:author="Artemis" w:date="2021-04-30T12:40:00Z"/>
          <w:i/>
          <w:rPrChange w:id="2361" w:author="Artemis" w:date="2021-04-30T16:25:00Z">
            <w:rPr>
              <w:ins w:id="2362" w:author="Artemis" w:date="2021-04-30T12:40:00Z"/>
              <w:rStyle w:val="Textoennegrita"/>
              <w:rFonts w:ascii="Times New Roman" w:hAnsi="Times New Roman"/>
              <w:color w:val="2D3B45"/>
              <w:shd w:val="clear" w:color="auto" w:fill="FFFFFF"/>
            </w:rPr>
          </w:rPrChange>
        </w:rPr>
      </w:pPr>
      <w:ins w:id="2363" w:author="Artemis" w:date="2021-04-30T13:24:00Z">
        <w:r w:rsidRPr="007A6FCB">
          <w:rPr>
            <w:i/>
            <w:rPrChange w:id="2364" w:author="Artemis" w:date="2021-04-30T16:25:00Z">
              <w:rPr>
                <w:rStyle w:val="Textoennegrita"/>
                <w:rFonts w:ascii="Times New Roman" w:hAnsi="Times New Roman"/>
                <w:color w:val="2D3B45"/>
                <w:shd w:val="clear" w:color="auto" w:fill="FFFFFF"/>
              </w:rPr>
            </w:rPrChange>
          </w:rPr>
          <w:t xml:space="preserve">Con ello nuestra muestra </w:t>
        </w:r>
      </w:ins>
      <w:ins w:id="2365" w:author="Artemis" w:date="2021-04-30T13:26:00Z">
        <w:r w:rsidRPr="007A6FCB">
          <w:rPr>
            <w:i/>
            <w:rPrChange w:id="2366" w:author="Artemis" w:date="2021-04-30T16:25:00Z">
              <w:rPr>
                <w:rStyle w:val="Textoennegrita"/>
                <w:rFonts w:ascii="Times New Roman" w:hAnsi="Times New Roman"/>
                <w:color w:val="2D3B45"/>
                <w:shd w:val="clear" w:color="auto" w:fill="FFFFFF"/>
              </w:rPr>
            </w:rPrChange>
          </w:rPr>
          <w:t xml:space="preserve">es dado por 220 </w:t>
        </w:r>
      </w:ins>
      <w:ins w:id="2367" w:author="Artemis" w:date="2021-04-30T13:27:00Z">
        <w:r w:rsidRPr="007A6FCB">
          <w:rPr>
            <w:i/>
            <w:rPrChange w:id="2368" w:author="Artemis" w:date="2021-04-30T16:25:00Z">
              <w:rPr>
                <w:rStyle w:val="Textoennegrita"/>
                <w:rFonts w:ascii="Times New Roman" w:hAnsi="Times New Roman"/>
                <w:color w:val="2D3B45"/>
                <w:shd w:val="clear" w:color="auto" w:fill="FFFFFF"/>
              </w:rPr>
            </w:rPrChange>
          </w:rPr>
          <w:t xml:space="preserve">Empelados, donde 83 son mujeres y 137 hombres, dado estos resultados se </w:t>
        </w:r>
      </w:ins>
      <w:ins w:id="2369" w:author="Artemis" w:date="2021-04-30T13:29:00Z">
        <w:r w:rsidR="00F71181" w:rsidRPr="007A6FCB">
          <w:rPr>
            <w:i/>
            <w:rPrChange w:id="2370" w:author="Artemis" w:date="2021-04-30T16:25:00Z">
              <w:rPr>
                <w:rStyle w:val="Textoennegrita"/>
                <w:rFonts w:ascii="Times New Roman" w:hAnsi="Times New Roman"/>
                <w:color w:val="2D3B45"/>
                <w:shd w:val="clear" w:color="auto" w:fill="FFFFFF"/>
              </w:rPr>
            </w:rPrChange>
          </w:rPr>
          <w:t>tomó</w:t>
        </w:r>
      </w:ins>
      <w:ins w:id="2371" w:author="Artemis" w:date="2021-04-30T13:27:00Z">
        <w:r w:rsidRPr="007A6FCB">
          <w:rPr>
            <w:i/>
            <w:rPrChange w:id="2372" w:author="Artemis" w:date="2021-04-30T16:25:00Z">
              <w:rPr>
                <w:rStyle w:val="Textoennegrita"/>
                <w:rFonts w:ascii="Times New Roman" w:hAnsi="Times New Roman"/>
                <w:color w:val="2D3B45"/>
                <w:shd w:val="clear" w:color="auto" w:fill="FFFFFF"/>
              </w:rPr>
            </w:rPrChange>
          </w:rPr>
          <w:t xml:space="preserve"> una </w:t>
        </w:r>
      </w:ins>
      <w:ins w:id="2373" w:author="Artemis" w:date="2021-04-30T13:28:00Z">
        <w:r w:rsidRPr="007A6FCB">
          <w:rPr>
            <w:i/>
            <w:rPrChange w:id="2374" w:author="Artemis" w:date="2021-04-30T16:25:00Z">
              <w:rPr>
                <w:rStyle w:val="Textoennegrita"/>
                <w:rFonts w:ascii="Times New Roman" w:hAnsi="Times New Roman"/>
                <w:color w:val="2D3B45"/>
                <w:shd w:val="clear" w:color="auto" w:fill="FFFFFF"/>
              </w:rPr>
            </w:rPrChange>
          </w:rPr>
          <w:t>proporción</w:t>
        </w:r>
      </w:ins>
      <w:ins w:id="2375" w:author="Artemis" w:date="2021-04-30T13:27:00Z">
        <w:r w:rsidRPr="007A6FCB">
          <w:rPr>
            <w:i/>
            <w:rPrChange w:id="2376" w:author="Artemis" w:date="2021-04-30T16:25:00Z">
              <w:rPr>
                <w:rStyle w:val="Textoennegrita"/>
                <w:rFonts w:ascii="Times New Roman" w:hAnsi="Times New Roman"/>
                <w:color w:val="2D3B45"/>
                <w:shd w:val="clear" w:color="auto" w:fill="FFFFFF"/>
              </w:rPr>
            </w:rPrChange>
          </w:rPr>
          <w:t xml:space="preserve"> </w:t>
        </w:r>
      </w:ins>
      <w:ins w:id="2377" w:author="Artemis" w:date="2021-04-30T13:28:00Z">
        <w:r w:rsidRPr="007A6FCB">
          <w:rPr>
            <w:i/>
            <w:rPrChange w:id="2378" w:author="Artemis" w:date="2021-04-30T16:25:00Z">
              <w:rPr>
                <w:rStyle w:val="Textoennegrita"/>
                <w:rFonts w:ascii="Times New Roman" w:hAnsi="Times New Roman"/>
                <w:color w:val="2D3B45"/>
                <w:shd w:val="clear" w:color="auto" w:fill="FFFFFF"/>
              </w:rPr>
            </w:rPrChange>
          </w:rPr>
          <w:t xml:space="preserve">de cada uno dando que </w:t>
        </w:r>
        <w:r w:rsidR="00F71181" w:rsidRPr="007A6FCB">
          <w:rPr>
            <w:i/>
            <w:rPrChange w:id="2379" w:author="Artemis" w:date="2021-04-30T16:25:00Z">
              <w:rPr>
                <w:rStyle w:val="Textoennegrita"/>
                <w:rFonts w:ascii="Times New Roman" w:hAnsi="Times New Roman"/>
                <w:color w:val="2D3B45"/>
                <w:shd w:val="clear" w:color="auto" w:fill="FFFFFF"/>
              </w:rPr>
            </w:rPrChange>
          </w:rPr>
          <w:t>de los hombres solo el 60% y de las mujeres un 40%, fueron elegidos</w:t>
        </w:r>
        <w:r w:rsidR="00C97ED7" w:rsidRPr="007A6FCB">
          <w:rPr>
            <w:i/>
            <w:rPrChange w:id="2380" w:author="Artemis" w:date="2021-04-30T16:25:00Z">
              <w:rPr>
                <w:rStyle w:val="Textoennegrita"/>
                <w:rFonts w:ascii="Times New Roman" w:hAnsi="Times New Roman"/>
                <w:color w:val="2D3B45"/>
                <w:shd w:val="clear" w:color="auto" w:fill="FFFFFF"/>
              </w:rPr>
            </w:rPrChange>
          </w:rPr>
          <w:t xml:space="preserve"> para las pruebas, 82 hombres y </w:t>
        </w:r>
      </w:ins>
      <w:ins w:id="2381" w:author="Artemis" w:date="2021-04-30T15:09:00Z">
        <w:r w:rsidR="00C97ED7" w:rsidRPr="007A6FCB">
          <w:rPr>
            <w:i/>
            <w:rPrChange w:id="2382" w:author="Artemis" w:date="2021-04-30T16:25:00Z">
              <w:rPr>
                <w:rStyle w:val="Textoennegrita"/>
                <w:rFonts w:ascii="Times New Roman" w:hAnsi="Times New Roman"/>
                <w:color w:val="2D3B45"/>
                <w:shd w:val="clear" w:color="auto" w:fill="FFFFFF"/>
              </w:rPr>
            </w:rPrChange>
          </w:rPr>
          <w:t>33 mujeres.</w:t>
        </w:r>
      </w:ins>
    </w:p>
    <w:p w14:paraId="221C479F" w14:textId="77777777" w:rsidR="00CA1B23" w:rsidRPr="00B13DC3" w:rsidRDefault="00CA1B23">
      <w:pPr>
        <w:pPrChange w:id="2383" w:author="Artemis" w:date="2021-04-29T18:55:00Z">
          <w:pPr>
            <w:pStyle w:val="Ttulo2"/>
          </w:pPr>
        </w:pPrChange>
      </w:pPr>
    </w:p>
    <w:p w14:paraId="1FE520C6" w14:textId="03AA275F" w:rsidR="00FD64FD" w:rsidRPr="00B13DC3" w:rsidRDefault="00FD64FD" w:rsidP="00F36DDA">
      <w:pPr>
        <w:pStyle w:val="Ttulo2"/>
        <w:rPr>
          <w:szCs w:val="24"/>
          <w:lang w:val="es-CO"/>
        </w:rPr>
      </w:pPr>
      <w:bookmarkStart w:id="2384" w:name="_Toc436748614"/>
      <w:bookmarkStart w:id="2385" w:name="_Toc84013458"/>
      <w:r w:rsidRPr="00C97ED7">
        <w:rPr>
          <w:szCs w:val="24"/>
          <w:lang w:val="es-CO"/>
          <w:rPrChange w:id="2386" w:author="Artemis" w:date="2021-04-30T15:06:00Z">
            <w:rPr/>
          </w:rPrChange>
        </w:rPr>
        <w:t>Instrumentos</w:t>
      </w:r>
      <w:r w:rsidRPr="00B13DC3">
        <w:rPr>
          <w:szCs w:val="24"/>
        </w:rPr>
        <w:t xml:space="preserve"> de</w:t>
      </w:r>
      <w:r w:rsidRPr="000119B7">
        <w:rPr>
          <w:szCs w:val="24"/>
          <w:lang w:val="es-CO"/>
          <w:rPrChange w:id="2387" w:author="Artemis" w:date="2021-04-29T18:51:00Z">
            <w:rPr/>
          </w:rPrChange>
        </w:rPr>
        <w:t xml:space="preserve"> recolección</w:t>
      </w:r>
      <w:r w:rsidRPr="00B13DC3">
        <w:rPr>
          <w:szCs w:val="24"/>
        </w:rPr>
        <w:t xml:space="preserve"> de</w:t>
      </w:r>
      <w:r w:rsidRPr="000119B7">
        <w:rPr>
          <w:szCs w:val="24"/>
          <w:lang w:val="es-CO"/>
          <w:rPrChange w:id="2388" w:author="Artemis" w:date="2021-04-29T18:51:00Z">
            <w:rPr/>
          </w:rPrChange>
        </w:rPr>
        <w:t xml:space="preserve"> datos</w:t>
      </w:r>
      <w:bookmarkEnd w:id="2384"/>
      <w:bookmarkEnd w:id="2385"/>
    </w:p>
    <w:p w14:paraId="2BD8FC83" w14:textId="268B00B3" w:rsidR="000119B7" w:rsidRDefault="000119B7" w:rsidP="000119B7">
      <w:pPr>
        <w:rPr>
          <w:ins w:id="2389" w:author="Artemis" w:date="2021-04-30T12:33:00Z"/>
          <w:rStyle w:val="Textoennegrita"/>
          <w:rFonts w:ascii="Times New Roman" w:hAnsi="Times New Roman"/>
          <w:color w:val="2D3B45"/>
          <w:shd w:val="clear" w:color="auto" w:fill="FFFFFF"/>
        </w:rPr>
      </w:pPr>
      <w:bookmarkStart w:id="2390" w:name="_Toc436748615"/>
      <w:ins w:id="2391" w:author="Artemis" w:date="2021-04-29T18:48:00Z">
        <w:r w:rsidRPr="000119B7">
          <w:rPr>
            <w:rStyle w:val="Textoennegrita"/>
            <w:rFonts w:ascii="Times New Roman" w:hAnsi="Times New Roman"/>
            <w:color w:val="2D3B45"/>
            <w:shd w:val="clear" w:color="auto" w:fill="FFFFFF"/>
            <w:rPrChange w:id="2392" w:author="Artemis" w:date="2021-04-29T18:51:00Z">
              <w:rPr>
                <w:rStyle w:val="Textoennegrita"/>
                <w:color w:val="2D3B45"/>
                <w:shd w:val="clear" w:color="auto" w:fill="FFFFFF"/>
              </w:rPr>
            </w:rPrChange>
          </w:rPr>
          <w:t>La recolección de datos será utilizada para el análisis de desarrollo de los sistemas de información, estará basada en el tipo primario, para así poder identificar la realidad de la empresa ante la falta de información por parte de RRHH hacia los empleados, así lograr una investigación que nos aporte más falencias en la información, sin sufrir ningún proceso de elaboración previa.</w:t>
        </w:r>
      </w:ins>
    </w:p>
    <w:p w14:paraId="3DA69809" w14:textId="01663137" w:rsidR="000B107D" w:rsidRDefault="000B107D" w:rsidP="000119B7">
      <w:pPr>
        <w:rPr>
          <w:ins w:id="2393" w:author="Artemis" w:date="2021-04-30T12:33:00Z"/>
          <w:rStyle w:val="Textoennegrita"/>
          <w:rFonts w:ascii="Times New Roman" w:hAnsi="Times New Roman"/>
          <w:color w:val="2D3B45"/>
          <w:shd w:val="clear" w:color="auto" w:fill="FFFFFF"/>
        </w:rPr>
      </w:pPr>
    </w:p>
    <w:p w14:paraId="6BB85714" w14:textId="77777777" w:rsidR="000119B7" w:rsidRPr="00B13DC3" w:rsidRDefault="000119B7">
      <w:pPr>
        <w:pStyle w:val="Ttulo3"/>
        <w:ind w:left="993"/>
        <w:rPr>
          <w:ins w:id="2394" w:author="Artemis" w:date="2021-04-29T18:48:00Z"/>
        </w:rPr>
        <w:pPrChange w:id="2395" w:author="Artemis" w:date="2021-04-30T16:31:00Z">
          <w:pPr>
            <w:pStyle w:val="Ttulo2"/>
            <w:numPr>
              <w:ilvl w:val="0"/>
              <w:numId w:val="0"/>
            </w:numPr>
            <w:ind w:left="567" w:hanging="567"/>
          </w:pPr>
        </w:pPrChange>
      </w:pPr>
      <w:bookmarkStart w:id="2396" w:name="_Toc67773567"/>
      <w:bookmarkStart w:id="2397" w:name="_Toc84013459"/>
      <w:ins w:id="2398" w:author="Artemis" w:date="2021-04-29T18:48:00Z">
        <w:r w:rsidRPr="004C7322">
          <w:rPr>
            <w:rPrChange w:id="2399" w:author="Artemis" w:date="2021-04-30T16:31:00Z">
              <w:rPr>
                <w:b/>
                <w:sz w:val="28"/>
              </w:rPr>
            </w:rPrChange>
          </w:rPr>
          <w:t>Observación</w:t>
        </w:r>
        <w:bookmarkEnd w:id="2396"/>
        <w:bookmarkEnd w:id="2397"/>
      </w:ins>
    </w:p>
    <w:p w14:paraId="19F18EEE" w14:textId="77777777" w:rsidR="000119B7" w:rsidRPr="004C7322" w:rsidRDefault="000119B7">
      <w:pPr>
        <w:rPr>
          <w:ins w:id="2400" w:author="Artemis" w:date="2021-04-29T18:48:00Z"/>
          <w:i/>
          <w:rPrChange w:id="2401" w:author="Artemis" w:date="2021-04-30T16:31:00Z">
            <w:rPr>
              <w:ins w:id="2402" w:author="Artemis" w:date="2021-04-29T18:48:00Z"/>
            </w:rPr>
          </w:rPrChange>
        </w:rPr>
        <w:pPrChange w:id="2403" w:author="Artemis" w:date="2021-04-29T18:52:00Z">
          <w:pPr>
            <w:spacing w:after="34" w:line="250" w:lineRule="auto"/>
            <w:ind w:right="2"/>
          </w:pPr>
        </w:pPrChange>
      </w:pPr>
      <w:ins w:id="2404" w:author="Artemis" w:date="2021-04-29T18:48:00Z">
        <w:r w:rsidRPr="004C7322">
          <w:rPr>
            <w:i/>
            <w:rPrChange w:id="2405" w:author="Artemis" w:date="2021-04-30T16:31:00Z">
              <w:rPr/>
            </w:rPrChange>
          </w:rPr>
          <w:t>Una de las informaciones más relevantes para un empleado son las que pertinentemente le competen, en este caso uno de los ejemplos más claros son la importancia de la nómina, ya que es vital para los empleados poder visualizar sus extractos de nómina, para así poder llevar una economía ordenada, ya que, en ello, se podrá observar cuanto le pagan y sus deducciones.</w:t>
        </w:r>
      </w:ins>
    </w:p>
    <w:p w14:paraId="63051341" w14:textId="77777777" w:rsidR="000119B7" w:rsidRPr="004C7322" w:rsidRDefault="000119B7">
      <w:pPr>
        <w:rPr>
          <w:ins w:id="2406" w:author="Artemis" w:date="2021-04-29T18:48:00Z"/>
          <w:i/>
          <w:rPrChange w:id="2407" w:author="Artemis" w:date="2021-04-30T16:31:00Z">
            <w:rPr>
              <w:ins w:id="2408" w:author="Artemis" w:date="2021-04-29T18:48:00Z"/>
              <w:rStyle w:val="Textoennegrita"/>
              <w:b/>
              <w:color w:val="2D3B45"/>
              <w:shd w:val="clear" w:color="auto" w:fill="FFFFFF"/>
            </w:rPr>
          </w:rPrChange>
        </w:rPr>
        <w:pPrChange w:id="2409" w:author="Artemis" w:date="2021-04-29T18:52:00Z">
          <w:pPr>
            <w:spacing w:after="34" w:line="250" w:lineRule="auto"/>
            <w:ind w:right="2"/>
          </w:pPr>
        </w:pPrChange>
      </w:pPr>
    </w:p>
    <w:p w14:paraId="54C099CD" w14:textId="36D44175" w:rsidR="000119B7" w:rsidRPr="004C7322" w:rsidRDefault="000119B7" w:rsidP="000119B7">
      <w:pPr>
        <w:rPr>
          <w:ins w:id="2410" w:author="Artemis" w:date="2021-04-29T18:52:00Z"/>
          <w:i/>
          <w:rPrChange w:id="2411" w:author="Artemis" w:date="2021-04-30T16:31:00Z">
            <w:rPr>
              <w:ins w:id="2412" w:author="Artemis" w:date="2021-04-29T18:52:00Z"/>
              <w:rStyle w:val="Textoennegrita"/>
              <w:rFonts w:ascii="Times New Roman" w:hAnsi="Times New Roman"/>
              <w:color w:val="2D3B45"/>
              <w:shd w:val="clear" w:color="auto" w:fill="FFFFFF"/>
            </w:rPr>
          </w:rPrChange>
        </w:rPr>
      </w:pPr>
      <w:ins w:id="2413" w:author="Artemis" w:date="2021-04-29T18:48:00Z">
        <w:r w:rsidRPr="004C7322">
          <w:rPr>
            <w:i/>
            <w:rPrChange w:id="2414" w:author="Artemis" w:date="2021-04-30T16:31:00Z">
              <w:rPr>
                <w:rStyle w:val="Textoennegrita"/>
                <w:color w:val="2D3B45"/>
                <w:shd w:val="clear" w:color="auto" w:fill="FFFFFF"/>
              </w:rPr>
            </w:rPrChange>
          </w:rPr>
          <w:lastRenderedPageBreak/>
          <w:t>Con ello identificamos que los empleados, no tienen una fuente de información aparte del correo electrónico, donde observamos el primer filtro, al identificar, que es un 30% de los empleados que lo utiliza para leer la información de la empresa.</w:t>
        </w:r>
      </w:ins>
    </w:p>
    <w:p w14:paraId="07DFF023" w14:textId="77777777" w:rsidR="00CC1CC0" w:rsidRPr="004C7322" w:rsidRDefault="00CC1CC0" w:rsidP="000119B7">
      <w:pPr>
        <w:rPr>
          <w:ins w:id="2415" w:author="Artemis" w:date="2021-04-29T18:48:00Z"/>
          <w:i/>
          <w:rPrChange w:id="2416" w:author="Artemis" w:date="2021-04-30T16:31:00Z">
            <w:rPr>
              <w:ins w:id="2417" w:author="Artemis" w:date="2021-04-29T18:48:00Z"/>
              <w:rStyle w:val="Textoennegrita"/>
              <w:b/>
              <w:color w:val="2D3B45"/>
              <w:shd w:val="clear" w:color="auto" w:fill="FFFFFF"/>
            </w:rPr>
          </w:rPrChange>
        </w:rPr>
      </w:pPr>
    </w:p>
    <w:p w14:paraId="7BD92A9B" w14:textId="38D8466B" w:rsidR="000119B7" w:rsidRPr="004C7322" w:rsidRDefault="000119B7" w:rsidP="000119B7">
      <w:pPr>
        <w:rPr>
          <w:ins w:id="2418" w:author="Artemis" w:date="2021-04-29T18:52:00Z"/>
          <w:i/>
          <w:rPrChange w:id="2419" w:author="Artemis" w:date="2021-04-30T16:31:00Z">
            <w:rPr>
              <w:ins w:id="2420" w:author="Artemis" w:date="2021-04-29T18:52:00Z"/>
              <w:rStyle w:val="Textoennegrita"/>
              <w:rFonts w:ascii="Times New Roman" w:hAnsi="Times New Roman"/>
              <w:color w:val="2D3B45"/>
              <w:shd w:val="clear" w:color="auto" w:fill="FFFFFF"/>
            </w:rPr>
          </w:rPrChange>
        </w:rPr>
      </w:pPr>
      <w:ins w:id="2421" w:author="Artemis" w:date="2021-04-29T18:48:00Z">
        <w:r w:rsidRPr="004C7322">
          <w:rPr>
            <w:i/>
            <w:rPrChange w:id="2422" w:author="Artemis" w:date="2021-04-30T16:31:00Z">
              <w:rPr>
                <w:rStyle w:val="Textoennegrita"/>
                <w:color w:val="2D3B45"/>
                <w:shd w:val="clear" w:color="auto" w:fill="FFFFFF"/>
              </w:rPr>
            </w:rPrChange>
          </w:rPr>
          <w:t>Determinamos un objetivo a seguir, dado que se observó, que cuando tienen dudas de sus nóminas, realizan filas en el área contable para solicitar sus respectivos desprendibles.</w:t>
        </w:r>
      </w:ins>
    </w:p>
    <w:p w14:paraId="5C124791" w14:textId="77777777" w:rsidR="00CC1CC0" w:rsidRPr="004C7322" w:rsidRDefault="00CC1CC0" w:rsidP="000119B7">
      <w:pPr>
        <w:rPr>
          <w:ins w:id="2423" w:author="Artemis" w:date="2021-04-29T18:48:00Z"/>
          <w:i/>
          <w:rPrChange w:id="2424" w:author="Artemis" w:date="2021-04-30T16:31:00Z">
            <w:rPr>
              <w:ins w:id="2425" w:author="Artemis" w:date="2021-04-29T18:48:00Z"/>
              <w:rStyle w:val="Textoennegrita"/>
              <w:b/>
              <w:color w:val="2D3B45"/>
              <w:shd w:val="clear" w:color="auto" w:fill="FFFFFF"/>
            </w:rPr>
          </w:rPrChange>
        </w:rPr>
      </w:pPr>
    </w:p>
    <w:p w14:paraId="5544740B" w14:textId="3EDB86FE" w:rsidR="000119B7" w:rsidRPr="004C7322" w:rsidRDefault="000119B7" w:rsidP="000119B7">
      <w:pPr>
        <w:rPr>
          <w:ins w:id="2426" w:author="Artemis" w:date="2021-04-29T18:48:00Z"/>
          <w:i/>
          <w:rPrChange w:id="2427" w:author="Artemis" w:date="2021-04-30T16:31:00Z">
            <w:rPr>
              <w:ins w:id="2428" w:author="Artemis" w:date="2021-04-29T18:48:00Z"/>
              <w:noProof/>
              <w:color w:val="000000" w:themeColor="text1"/>
            </w:rPr>
          </w:rPrChange>
        </w:rPr>
      </w:pPr>
      <w:ins w:id="2429" w:author="Artemis" w:date="2021-04-29T18:48:00Z">
        <w:r w:rsidRPr="004C7322">
          <w:rPr>
            <w:i/>
            <w:rPrChange w:id="2430" w:author="Artemis" w:date="2021-04-30T16:31:00Z">
              <w:rPr>
                <w:rFonts w:ascii="Arial" w:hAnsi="Arial"/>
                <w:bCs/>
                <w:noProof/>
                <w:color w:val="000000" w:themeColor="text1"/>
              </w:rPr>
            </w:rPrChange>
          </w:rPr>
          <w:t xml:space="preserve">Se valida el porcentaje entre las edades de 20 a 50 años, identificando que entre </w:t>
        </w:r>
      </w:ins>
      <w:ins w:id="2431" w:author="Artemis" w:date="2021-04-30T16:33:00Z">
        <w:r w:rsidR="004C7322" w:rsidRPr="004C7322">
          <w:rPr>
            <w:i/>
          </w:rPr>
          <w:t>más</w:t>
        </w:r>
      </w:ins>
      <w:ins w:id="2432" w:author="Artemis" w:date="2021-04-29T18:48:00Z">
        <w:r w:rsidRPr="004C7322">
          <w:rPr>
            <w:i/>
            <w:rPrChange w:id="2433" w:author="Artemis" w:date="2021-04-30T16:31:00Z">
              <w:rPr>
                <w:noProof/>
                <w:color w:val="000000" w:themeColor="text1"/>
              </w:rPr>
            </w:rPrChange>
          </w:rPr>
          <w:t xml:space="preserve"> </w:t>
        </w:r>
      </w:ins>
      <w:ins w:id="2434" w:author="Artemis" w:date="2021-04-30T16:33:00Z">
        <w:r w:rsidR="004C7322" w:rsidRPr="004C7322">
          <w:rPr>
            <w:i/>
          </w:rPr>
          <w:t>jóvenes</w:t>
        </w:r>
      </w:ins>
      <w:ins w:id="2435" w:author="Artemis" w:date="2021-04-29T18:48:00Z">
        <w:r w:rsidRPr="004C7322">
          <w:rPr>
            <w:i/>
            <w:rPrChange w:id="2436" w:author="Artemis" w:date="2021-04-30T16:31:00Z">
              <w:rPr>
                <w:noProof/>
                <w:color w:val="000000" w:themeColor="text1"/>
              </w:rPr>
            </w:rPrChange>
          </w:rPr>
          <w:t xml:space="preserve"> menos compromiso en tener información de la empresa.</w:t>
        </w:r>
      </w:ins>
    </w:p>
    <w:p w14:paraId="3E24AE07" w14:textId="77777777" w:rsidR="000119B7" w:rsidRPr="000119B7" w:rsidRDefault="000119B7" w:rsidP="000119B7">
      <w:pPr>
        <w:rPr>
          <w:ins w:id="2437" w:author="Artemis" w:date="2021-04-29T18:48:00Z"/>
          <w:noProof/>
          <w:color w:val="000000" w:themeColor="text1"/>
        </w:rPr>
      </w:pPr>
    </w:p>
    <w:p w14:paraId="449C46CA" w14:textId="77777777" w:rsidR="0081122A" w:rsidRPr="0081122A" w:rsidRDefault="000119B7" w:rsidP="0081122A">
      <w:pPr>
        <w:keepNext/>
        <w:jc w:val="center"/>
      </w:pPr>
      <w:ins w:id="2438" w:author="Artemis" w:date="2021-04-29T18:48:00Z">
        <w:r w:rsidRPr="00B13DC3">
          <w:rPr>
            <w:noProof/>
            <w:color w:val="000000" w:themeColor="text1"/>
            <w:lang w:val="en-US"/>
          </w:rPr>
          <w:drawing>
            <wp:inline distT="0" distB="0" distL="0" distR="0" wp14:anchorId="793F716E" wp14:editId="11EF79A8">
              <wp:extent cx="5610294" cy="1485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2.PNG"/>
                      <pic:cNvPicPr/>
                    </pic:nvPicPr>
                    <pic:blipFill rotWithShape="1">
                      <a:blip r:embed="rId54">
                        <a:extLst>
                          <a:ext uri="{28A0092B-C50C-407E-A947-70E740481C1C}">
                            <a14:useLocalDpi xmlns:a14="http://schemas.microsoft.com/office/drawing/2010/main" val="0"/>
                          </a:ext>
                        </a:extLst>
                      </a:blip>
                      <a:srcRect b="8772"/>
                      <a:stretch/>
                    </pic:blipFill>
                    <pic:spPr bwMode="auto">
                      <a:xfrm>
                        <a:off x="0" y="0"/>
                        <a:ext cx="5612130" cy="1486386"/>
                      </a:xfrm>
                      <a:prstGeom prst="rect">
                        <a:avLst/>
                      </a:prstGeom>
                      <a:ln>
                        <a:noFill/>
                      </a:ln>
                      <a:extLst>
                        <a:ext uri="{53640926-AAD7-44D8-BBD7-CCE9431645EC}">
                          <a14:shadowObscured xmlns:a14="http://schemas.microsoft.com/office/drawing/2010/main"/>
                        </a:ext>
                      </a:extLst>
                    </pic:spPr>
                  </pic:pic>
                </a:graphicData>
              </a:graphic>
            </wp:inline>
          </w:drawing>
        </w:r>
      </w:ins>
    </w:p>
    <w:p w14:paraId="203508D4" w14:textId="6C90227F" w:rsidR="000119B7" w:rsidRDefault="0081122A">
      <w:pPr>
        <w:pStyle w:val="Descripcin"/>
        <w:jc w:val="center"/>
        <w:pPrChange w:id="2439" w:author="Artemis" w:date="2021-04-30T17:44:00Z">
          <w:pPr>
            <w:keepNext/>
          </w:pPr>
        </w:pPrChange>
      </w:pPr>
      <w:bookmarkStart w:id="2440" w:name="_Toc84013517"/>
      <w:r w:rsidRPr="0081122A">
        <w:rPr>
          <w:lang w:val="es-CO"/>
        </w:rPr>
        <w:t>Gráfica</w:t>
      </w:r>
      <w:r>
        <w:t xml:space="preserve"> </w:t>
      </w:r>
      <w:r>
        <w:fldChar w:fldCharType="begin"/>
      </w:r>
      <w:r>
        <w:instrText xml:space="preserve"> SEQ Gráfica \* ARABIC </w:instrText>
      </w:r>
      <w:r>
        <w:fldChar w:fldCharType="separate"/>
      </w:r>
      <w:r w:rsidR="00862817">
        <w:rPr>
          <w:noProof/>
        </w:rPr>
        <w:t>2</w:t>
      </w:r>
      <w:r>
        <w:fldChar w:fldCharType="end"/>
      </w:r>
      <w:r w:rsidRPr="004C0D88">
        <w:t>.</w:t>
      </w:r>
      <w:r w:rsidRPr="0081122A">
        <w:rPr>
          <w:lang w:val="es-CO"/>
        </w:rPr>
        <w:t xml:space="preserve"> Porcentaje Años</w:t>
      </w:r>
      <w:bookmarkEnd w:id="2440"/>
    </w:p>
    <w:p w14:paraId="3F77EADD" w14:textId="77777777" w:rsidR="0081122A" w:rsidRPr="00B13DC3" w:rsidRDefault="0081122A" w:rsidP="0081122A">
      <w:pPr>
        <w:keepNext/>
        <w:jc w:val="center"/>
        <w:rPr>
          <w:ins w:id="2441" w:author="Artemis" w:date="2021-04-29T18:48:00Z"/>
        </w:rPr>
      </w:pPr>
    </w:p>
    <w:p w14:paraId="7ED03A5A" w14:textId="77777777" w:rsidR="000119B7" w:rsidRPr="000119B7" w:rsidRDefault="000119B7" w:rsidP="000119B7">
      <w:pPr>
        <w:rPr>
          <w:ins w:id="2442" w:author="Artemis" w:date="2021-04-29T18:48:00Z"/>
          <w:rStyle w:val="Textoennegrita"/>
          <w:rFonts w:ascii="Times New Roman" w:hAnsi="Times New Roman"/>
          <w:b/>
          <w:color w:val="2D3B45"/>
          <w:shd w:val="clear" w:color="auto" w:fill="FFFFFF"/>
          <w:rPrChange w:id="2443" w:author="Artemis" w:date="2021-04-29T18:51:00Z">
            <w:rPr>
              <w:ins w:id="2444" w:author="Artemis" w:date="2021-04-29T18:48:00Z"/>
              <w:rStyle w:val="Textoennegrita"/>
              <w:rFonts w:eastAsiaTheme="minorHAnsi" w:cstheme="minorBidi"/>
              <w:b/>
              <w:i/>
              <w:iCs/>
              <w:color w:val="2D3B45"/>
              <w:szCs w:val="18"/>
              <w:shd w:val="clear" w:color="auto" w:fill="FFFFFF"/>
              <w:lang w:val="en-US"/>
            </w:rPr>
          </w:rPrChange>
        </w:rPr>
      </w:pPr>
    </w:p>
    <w:p w14:paraId="155B9498" w14:textId="77777777" w:rsidR="000119B7" w:rsidRPr="004C7322" w:rsidRDefault="000119B7">
      <w:pPr>
        <w:pStyle w:val="Ttulo3"/>
        <w:ind w:left="993"/>
        <w:rPr>
          <w:ins w:id="2445" w:author="Artemis" w:date="2021-04-29T18:48:00Z"/>
          <w:rPrChange w:id="2446" w:author="Artemis" w:date="2021-04-30T16:31:00Z">
            <w:rPr>
              <w:ins w:id="2447" w:author="Artemis" w:date="2021-04-29T18:48:00Z"/>
              <w:rStyle w:val="Textoennegrita"/>
              <w:rFonts w:eastAsia="Calibri"/>
              <w:b/>
              <w:bCs/>
              <w:color w:val="2D3B45"/>
              <w:sz w:val="32"/>
              <w:szCs w:val="24"/>
              <w:shd w:val="clear" w:color="auto" w:fill="FFFFFF"/>
              <w:lang w:val="es-CO"/>
            </w:rPr>
          </w:rPrChange>
        </w:rPr>
        <w:pPrChange w:id="2448" w:author="Artemis" w:date="2021-04-30T16:31:00Z">
          <w:pPr>
            <w:pStyle w:val="Ttulo2"/>
            <w:numPr>
              <w:ilvl w:val="0"/>
              <w:numId w:val="0"/>
            </w:numPr>
            <w:ind w:left="567" w:hanging="567"/>
          </w:pPr>
        </w:pPrChange>
      </w:pPr>
      <w:bookmarkStart w:id="2449" w:name="_Toc67773568"/>
      <w:bookmarkStart w:id="2450" w:name="_Toc84013460"/>
      <w:ins w:id="2451" w:author="Artemis" w:date="2021-04-29T18:48:00Z">
        <w:r w:rsidRPr="004C7322">
          <w:rPr>
            <w:rPrChange w:id="2452" w:author="Artemis" w:date="2021-04-30T16:31:00Z">
              <w:rPr>
                <w:rFonts w:ascii="Arial" w:hAnsi="Arial"/>
                <w:b/>
                <w:bCs w:val="0"/>
                <w:sz w:val="28"/>
              </w:rPr>
            </w:rPrChange>
          </w:rPr>
          <w:t>Entrevistas</w:t>
        </w:r>
        <w:bookmarkEnd w:id="2449"/>
        <w:bookmarkEnd w:id="2450"/>
      </w:ins>
    </w:p>
    <w:p w14:paraId="75605578" w14:textId="7BD73894" w:rsidR="000119B7" w:rsidRPr="004C7322" w:rsidRDefault="000119B7" w:rsidP="000119B7">
      <w:pPr>
        <w:rPr>
          <w:ins w:id="2453" w:author="Artemis" w:date="2021-04-29T18:53:00Z"/>
          <w:bCs/>
          <w:rPrChange w:id="2454" w:author="Artemis" w:date="2021-04-30T16:32:00Z">
            <w:rPr>
              <w:ins w:id="2455" w:author="Artemis" w:date="2021-04-29T18:53:00Z"/>
              <w:rStyle w:val="Textoennegrita"/>
              <w:rFonts w:ascii="Times New Roman" w:hAnsi="Times New Roman"/>
              <w:bCs w:val="0"/>
              <w:i/>
              <w:color w:val="2D3B45"/>
              <w:szCs w:val="26"/>
              <w:shd w:val="clear" w:color="auto" w:fill="FFFFFF"/>
              <w:lang w:val="es-ES"/>
            </w:rPr>
          </w:rPrChange>
        </w:rPr>
      </w:pPr>
      <w:ins w:id="2456" w:author="Artemis" w:date="2021-04-29T18:48:00Z">
        <w:r w:rsidRPr="004C7322">
          <w:rPr>
            <w:i/>
            <w:rPrChange w:id="2457" w:author="Artemis" w:date="2021-04-30T16:32:00Z">
              <w:rPr>
                <w:rStyle w:val="Textoennegrita"/>
                <w:color w:val="2D3B45"/>
                <w:shd w:val="clear" w:color="auto" w:fill="FFFFFF"/>
              </w:rPr>
            </w:rPrChange>
          </w:rPr>
          <w:t>En este bloque se utilizó dos tipos de entrevistas, la física y la verbal, estructuradas y no estructuradas, con ello se puede evaluar el nivel de complejidad al hablar o solo escribir.</w:t>
        </w:r>
      </w:ins>
    </w:p>
    <w:p w14:paraId="0AA27CC1" w14:textId="77777777" w:rsidR="00CC1CC0" w:rsidRPr="004C7322" w:rsidRDefault="00CC1CC0" w:rsidP="000119B7">
      <w:pPr>
        <w:rPr>
          <w:ins w:id="2458" w:author="Artemis" w:date="2021-04-29T18:48:00Z"/>
          <w:i/>
          <w:rPrChange w:id="2459" w:author="Artemis" w:date="2021-04-30T16:32:00Z">
            <w:rPr>
              <w:ins w:id="2460" w:author="Artemis" w:date="2021-04-29T18:48:00Z"/>
              <w:rStyle w:val="Textoennegrita"/>
              <w:b/>
              <w:color w:val="2D3B45"/>
              <w:shd w:val="clear" w:color="auto" w:fill="FFFFFF"/>
            </w:rPr>
          </w:rPrChange>
        </w:rPr>
      </w:pPr>
    </w:p>
    <w:p w14:paraId="0BBBDD06" w14:textId="77777777" w:rsidR="000119B7" w:rsidRPr="004C7322" w:rsidRDefault="000119B7" w:rsidP="000119B7">
      <w:pPr>
        <w:rPr>
          <w:ins w:id="2461" w:author="Artemis" w:date="2021-04-29T18:48:00Z"/>
          <w:i/>
          <w:rPrChange w:id="2462" w:author="Artemis" w:date="2021-04-30T16:32:00Z">
            <w:rPr>
              <w:ins w:id="2463" w:author="Artemis" w:date="2021-04-29T18:48:00Z"/>
              <w:rStyle w:val="Textoennegrita"/>
              <w:b/>
              <w:color w:val="2D3B45"/>
              <w:shd w:val="clear" w:color="auto" w:fill="FFFFFF"/>
            </w:rPr>
          </w:rPrChange>
        </w:rPr>
      </w:pPr>
      <w:ins w:id="2464" w:author="Artemis" w:date="2021-04-29T18:48:00Z">
        <w:r w:rsidRPr="004C7322">
          <w:rPr>
            <w:i/>
            <w:rPrChange w:id="2465" w:author="Artemis" w:date="2021-04-30T16:32:00Z">
              <w:rPr>
                <w:rStyle w:val="Textoennegrita"/>
                <w:color w:val="2D3B45"/>
                <w:shd w:val="clear" w:color="auto" w:fill="FFFFFF"/>
              </w:rPr>
            </w:rPrChange>
          </w:rPr>
          <w:t>Se identificó, que es más útil la forma verbal, ya que cuando ven una hoja de más de 5 preguntas, lo ven de manera innecesaria y monótona, hoy en día las personas no leen como antes, ya que por el internet tienen todo resumido, por esa razón por salir del paso lo llenan de forma mecánica.</w:t>
        </w:r>
      </w:ins>
    </w:p>
    <w:p w14:paraId="411AEF8B" w14:textId="60F386AF" w:rsidR="000119B7" w:rsidRDefault="000119B7" w:rsidP="000119B7">
      <w:pPr>
        <w:rPr>
          <w:ins w:id="2466" w:author="Artemis" w:date="2021-04-30T16:43:00Z"/>
          <w:rStyle w:val="Textoennegrita"/>
          <w:rFonts w:ascii="Times New Roman" w:hAnsi="Times New Roman"/>
          <w:b/>
          <w:color w:val="2D3B45"/>
          <w:shd w:val="clear" w:color="auto" w:fill="FFFFFF"/>
        </w:rPr>
      </w:pPr>
    </w:p>
    <w:p w14:paraId="7982C515" w14:textId="1055CDBC" w:rsidR="003302DF" w:rsidRDefault="003302DF" w:rsidP="000119B7">
      <w:pPr>
        <w:rPr>
          <w:ins w:id="2467" w:author="Artemis" w:date="2021-04-30T16:43:00Z"/>
          <w:rStyle w:val="Textoennegrita"/>
          <w:rFonts w:ascii="Times New Roman" w:hAnsi="Times New Roman"/>
          <w:b/>
          <w:color w:val="2D3B45"/>
          <w:shd w:val="clear" w:color="auto" w:fill="FFFFFF"/>
        </w:rPr>
      </w:pPr>
    </w:p>
    <w:p w14:paraId="41648276" w14:textId="1B018263" w:rsidR="000119B7" w:rsidRDefault="000119B7">
      <w:pPr>
        <w:pStyle w:val="Ttulo3"/>
        <w:ind w:left="993"/>
        <w:rPr>
          <w:ins w:id="2468" w:author="Artemis" w:date="2021-04-30T17:30:00Z"/>
        </w:rPr>
        <w:pPrChange w:id="2469" w:author="Artemis" w:date="2021-04-30T16:31:00Z">
          <w:pPr>
            <w:pStyle w:val="Ttulo2"/>
            <w:numPr>
              <w:ilvl w:val="0"/>
              <w:numId w:val="0"/>
            </w:numPr>
            <w:ind w:left="567" w:hanging="567"/>
          </w:pPr>
        </w:pPrChange>
      </w:pPr>
      <w:bookmarkStart w:id="2470" w:name="_Toc67773569"/>
      <w:bookmarkStart w:id="2471" w:name="_Toc84013461"/>
      <w:ins w:id="2472" w:author="Artemis" w:date="2021-04-29T18:48:00Z">
        <w:r w:rsidRPr="004C7322">
          <w:rPr>
            <w:rPrChange w:id="2473" w:author="Artemis" w:date="2021-04-30T16:31:00Z">
              <w:rPr>
                <w:rFonts w:ascii="Arial" w:hAnsi="Arial"/>
                <w:b/>
                <w:bCs w:val="0"/>
                <w:sz w:val="28"/>
              </w:rPr>
            </w:rPrChange>
          </w:rPr>
          <w:lastRenderedPageBreak/>
          <w:t>Encuesta</w:t>
        </w:r>
      </w:ins>
      <w:bookmarkEnd w:id="2470"/>
      <w:bookmarkEnd w:id="2471"/>
    </w:p>
    <w:p w14:paraId="5CEB4F24" w14:textId="77777777" w:rsidR="00F532AD" w:rsidRPr="00180225" w:rsidRDefault="00D9453C" w:rsidP="00F532AD">
      <w:pPr>
        <w:keepNext/>
        <w:jc w:val="center"/>
      </w:pPr>
      <w:ins w:id="2474" w:author="Artemis" w:date="2021-04-30T17:32:00Z">
        <w:r>
          <w:rPr>
            <w:noProof/>
            <w:lang w:val="en-US"/>
          </w:rPr>
          <w:drawing>
            <wp:inline distT="0" distB="0" distL="0" distR="0" wp14:anchorId="13F2DA35" wp14:editId="0B8064AC">
              <wp:extent cx="5926598" cy="73775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cuesta-0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32215" cy="7384538"/>
                      </a:xfrm>
                      <a:prstGeom prst="rect">
                        <a:avLst/>
                      </a:prstGeom>
                    </pic:spPr>
                  </pic:pic>
                </a:graphicData>
              </a:graphic>
            </wp:inline>
          </w:drawing>
        </w:r>
      </w:ins>
    </w:p>
    <w:p w14:paraId="0101D3A5" w14:textId="7A2D893C" w:rsidR="004C62E2" w:rsidRDefault="00F532AD" w:rsidP="00F532AD">
      <w:pPr>
        <w:pStyle w:val="Descripcin"/>
        <w:jc w:val="center"/>
      </w:pPr>
      <w:bookmarkStart w:id="2475" w:name="_Toc84013486"/>
      <w:r w:rsidRPr="00180225">
        <w:rPr>
          <w:lang w:val="es-CO"/>
        </w:rPr>
        <w:t>Ilustración</w:t>
      </w:r>
      <w:r>
        <w:t xml:space="preserve"> </w:t>
      </w:r>
      <w:r>
        <w:fldChar w:fldCharType="begin"/>
      </w:r>
      <w:r>
        <w:instrText xml:space="preserve"> SEQ Ilustración \* ARABIC </w:instrText>
      </w:r>
      <w:r>
        <w:fldChar w:fldCharType="separate"/>
      </w:r>
      <w:r w:rsidR="00862817">
        <w:rPr>
          <w:noProof/>
        </w:rPr>
        <w:t>13</w:t>
      </w:r>
      <w:r>
        <w:fldChar w:fldCharType="end"/>
      </w:r>
      <w:r w:rsidRPr="00BD79C9">
        <w:t>.</w:t>
      </w:r>
      <w:r w:rsidRPr="00180225">
        <w:rPr>
          <w:lang w:val="es-CO"/>
        </w:rPr>
        <w:t xml:space="preserve"> Encuesta</w:t>
      </w:r>
      <w:bookmarkEnd w:id="2475"/>
    </w:p>
    <w:p w14:paraId="3C5B3AA5" w14:textId="77777777" w:rsidR="000119B7" w:rsidRPr="004C7322" w:rsidRDefault="000119B7">
      <w:pPr>
        <w:pStyle w:val="Ttulo3"/>
        <w:ind w:left="993"/>
        <w:rPr>
          <w:ins w:id="2476" w:author="Artemis" w:date="2021-04-29T18:48:00Z"/>
          <w:rPrChange w:id="2477" w:author="Artemis" w:date="2021-04-30T16:31:00Z">
            <w:rPr>
              <w:ins w:id="2478" w:author="Artemis" w:date="2021-04-29T18:48:00Z"/>
              <w:b/>
              <w:bCs w:val="0"/>
              <w:sz w:val="28"/>
            </w:rPr>
          </w:rPrChange>
        </w:rPr>
        <w:pPrChange w:id="2479" w:author="Artemis" w:date="2021-04-30T16:31:00Z">
          <w:pPr>
            <w:pStyle w:val="Ttulo2"/>
            <w:numPr>
              <w:ilvl w:val="0"/>
              <w:numId w:val="0"/>
            </w:numPr>
            <w:ind w:left="567" w:hanging="567"/>
          </w:pPr>
        </w:pPrChange>
      </w:pPr>
      <w:bookmarkStart w:id="2480" w:name="_Toc67773570"/>
      <w:bookmarkStart w:id="2481" w:name="_Toc84013462"/>
      <w:ins w:id="2482" w:author="Artemis" w:date="2021-04-29T18:48:00Z">
        <w:r w:rsidRPr="004C7322">
          <w:rPr>
            <w:rPrChange w:id="2483" w:author="Artemis" w:date="2021-04-30T16:31:00Z">
              <w:rPr>
                <w:rFonts w:ascii="Arial" w:hAnsi="Arial"/>
                <w:b/>
                <w:bCs w:val="0"/>
                <w:sz w:val="28"/>
              </w:rPr>
            </w:rPrChange>
          </w:rPr>
          <w:lastRenderedPageBreak/>
          <w:t>Entrevistas verbales</w:t>
        </w:r>
        <w:bookmarkEnd w:id="2480"/>
        <w:bookmarkEnd w:id="2481"/>
      </w:ins>
    </w:p>
    <w:p w14:paraId="12E59BE5" w14:textId="77777777" w:rsidR="000119B7" w:rsidRPr="004C7322" w:rsidRDefault="000119B7" w:rsidP="000119B7">
      <w:pPr>
        <w:rPr>
          <w:ins w:id="2484" w:author="Artemis" w:date="2021-04-29T18:48:00Z"/>
          <w:i/>
          <w:rPrChange w:id="2485" w:author="Artemis" w:date="2021-04-30T16:32:00Z">
            <w:rPr>
              <w:ins w:id="2486" w:author="Artemis" w:date="2021-04-29T18:48:00Z"/>
            </w:rPr>
          </w:rPrChange>
        </w:rPr>
      </w:pPr>
      <w:ins w:id="2487" w:author="Artemis" w:date="2021-04-29T18:48:00Z">
        <w:r w:rsidRPr="004C7322">
          <w:rPr>
            <w:i/>
            <w:rPrChange w:id="2488" w:author="Artemis" w:date="2021-04-30T16:32:00Z">
              <w:rPr/>
            </w:rPrChange>
          </w:rPr>
          <w:t>En las entrevistas verbales hablamos con el personal de diferentes áreas de manera amistosa, inicialmente para así poder romper el hielo, con un dulce y algunos chistes laborales, con ello al alcanzar la confianza se limita a hacerle las mismas preguntas que la encuesta física, evidenciando que se tiene más claridad y con ello se llegan a responder dudas que llegasen a tener y de igual manera recibir sus sugerencias o comentarios.</w:t>
        </w:r>
      </w:ins>
    </w:p>
    <w:p w14:paraId="0D9A4C67" w14:textId="77777777" w:rsidR="000119B7" w:rsidRPr="000119B7" w:rsidRDefault="000119B7" w:rsidP="000119B7">
      <w:pPr>
        <w:rPr>
          <w:ins w:id="2489" w:author="Artemis" w:date="2021-04-29T18:48:00Z"/>
          <w:noProof/>
        </w:rPr>
      </w:pPr>
    </w:p>
    <w:p w14:paraId="41CD4FEA" w14:textId="77777777" w:rsidR="00F532AD" w:rsidRDefault="000119B7" w:rsidP="00F532AD">
      <w:pPr>
        <w:keepNext/>
        <w:jc w:val="center"/>
      </w:pPr>
      <w:ins w:id="2490" w:author="Artemis" w:date="2021-04-29T18:48:00Z">
        <w:r w:rsidRPr="00B13DC3">
          <w:rPr>
            <w:noProof/>
            <w:lang w:val="en-US"/>
          </w:rPr>
          <w:drawing>
            <wp:inline distT="0" distB="0" distL="0" distR="0" wp14:anchorId="2B1ADCB4" wp14:editId="04F44F29">
              <wp:extent cx="2446020" cy="2045307"/>
              <wp:effectExtent l="0" t="0" r="0" b="0"/>
              <wp:docPr id="4" name="Imagen 4" descr="Ilustración del concepto de tomar notas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l concepto de tomar notas vector gratuito"/>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7850" b="8532"/>
                      <a:stretch/>
                    </pic:blipFill>
                    <pic:spPr bwMode="auto">
                      <a:xfrm>
                        <a:off x="0" y="0"/>
                        <a:ext cx="2448003" cy="2046965"/>
                      </a:xfrm>
                      <a:prstGeom prst="rect">
                        <a:avLst/>
                      </a:prstGeom>
                      <a:noFill/>
                      <a:ln>
                        <a:noFill/>
                      </a:ln>
                      <a:extLst>
                        <a:ext uri="{53640926-AAD7-44D8-BBD7-CCE9431645EC}">
                          <a14:shadowObscured xmlns:a14="http://schemas.microsoft.com/office/drawing/2010/main"/>
                        </a:ext>
                      </a:extLst>
                    </pic:spPr>
                  </pic:pic>
                </a:graphicData>
              </a:graphic>
            </wp:inline>
          </w:drawing>
        </w:r>
      </w:ins>
    </w:p>
    <w:p w14:paraId="225D66AA" w14:textId="09B53545" w:rsidR="004C62E2" w:rsidRPr="005377F9" w:rsidRDefault="00F532AD" w:rsidP="00F532AD">
      <w:pPr>
        <w:pStyle w:val="Descripcin"/>
        <w:jc w:val="center"/>
        <w:rPr>
          <w:lang w:val="es-CO"/>
        </w:rPr>
      </w:pPr>
      <w:bookmarkStart w:id="2491" w:name="_Toc84013487"/>
      <w:r w:rsidRPr="005377F9">
        <w:rPr>
          <w:lang w:val="es-CO"/>
        </w:rPr>
        <w:t xml:space="preserve">Ilustración </w:t>
      </w:r>
      <w:r>
        <w:fldChar w:fldCharType="begin"/>
      </w:r>
      <w:r w:rsidRPr="005377F9">
        <w:rPr>
          <w:lang w:val="es-CO"/>
        </w:rPr>
        <w:instrText xml:space="preserve"> SEQ Ilustración \* ARABIC </w:instrText>
      </w:r>
      <w:r>
        <w:fldChar w:fldCharType="separate"/>
      </w:r>
      <w:r w:rsidR="00862817">
        <w:rPr>
          <w:noProof/>
          <w:lang w:val="es-CO"/>
        </w:rPr>
        <w:t>14</w:t>
      </w:r>
      <w:r>
        <w:fldChar w:fldCharType="end"/>
      </w:r>
      <w:r w:rsidRPr="005377F9">
        <w:rPr>
          <w:lang w:val="es-CO"/>
        </w:rPr>
        <w:t>.  Conversación. Fuente</w:t>
      </w:r>
      <w:r w:rsidR="007207B4">
        <w:rPr>
          <w:lang w:val="es-CO"/>
        </w:rPr>
        <w:t>:</w:t>
      </w:r>
      <w:r w:rsidRPr="005377F9">
        <w:rPr>
          <w:lang w:val="es-CO"/>
        </w:rPr>
        <w:t xml:space="preserve"> Freepick.com</w:t>
      </w:r>
      <w:bookmarkEnd w:id="2491"/>
    </w:p>
    <w:p w14:paraId="65951245" w14:textId="77777777" w:rsidR="000119B7" w:rsidRPr="000119B7" w:rsidRDefault="000119B7" w:rsidP="000119B7">
      <w:pPr>
        <w:rPr>
          <w:ins w:id="2492" w:author="Artemis" w:date="2021-04-29T18:48:00Z"/>
        </w:rPr>
      </w:pPr>
    </w:p>
    <w:p w14:paraId="252A8443" w14:textId="7652EA3F" w:rsidR="000119B7" w:rsidRPr="000119B7" w:rsidRDefault="000119B7" w:rsidP="000119B7">
      <w:pPr>
        <w:rPr>
          <w:ins w:id="2493" w:author="Artemis" w:date="2021-04-29T18:48:00Z"/>
        </w:rPr>
      </w:pPr>
      <w:ins w:id="2494" w:author="Artemis" w:date="2021-04-29T18:48:00Z">
        <w:r w:rsidRPr="004C7322">
          <w:rPr>
            <w:i/>
            <w:rPrChange w:id="2495" w:author="Artemis" w:date="2021-04-30T16:32:00Z">
              <w:rPr/>
            </w:rPrChange>
          </w:rPr>
          <w:t>Con ello se identificó, que, a pesar de tener una conversación sana y amigable, se identificó que solo el 30% de los encuestados saben y están atentos a la información que imparte la empresa.</w:t>
        </w:r>
      </w:ins>
    </w:p>
    <w:p w14:paraId="6B20BEDA" w14:textId="77777777" w:rsidR="000119B7" w:rsidRPr="000119B7" w:rsidRDefault="000119B7" w:rsidP="000119B7">
      <w:pPr>
        <w:rPr>
          <w:ins w:id="2496" w:author="Artemis" w:date="2021-04-29T18:48:00Z"/>
        </w:rPr>
      </w:pPr>
    </w:p>
    <w:p w14:paraId="62469A18" w14:textId="77777777" w:rsidR="000119B7" w:rsidRPr="004C7322" w:rsidRDefault="000119B7">
      <w:pPr>
        <w:pStyle w:val="Ttulo3"/>
        <w:ind w:left="993"/>
        <w:rPr>
          <w:ins w:id="2497" w:author="Artemis" w:date="2021-04-29T18:48:00Z"/>
          <w:rPrChange w:id="2498" w:author="Artemis" w:date="2021-04-30T16:31:00Z">
            <w:rPr>
              <w:ins w:id="2499" w:author="Artemis" w:date="2021-04-29T18:48:00Z"/>
              <w:b/>
              <w:bCs w:val="0"/>
              <w:sz w:val="28"/>
            </w:rPr>
          </w:rPrChange>
        </w:rPr>
        <w:pPrChange w:id="2500" w:author="Artemis" w:date="2021-04-30T16:31:00Z">
          <w:pPr>
            <w:pStyle w:val="Ttulo2"/>
            <w:numPr>
              <w:ilvl w:val="0"/>
              <w:numId w:val="0"/>
            </w:numPr>
            <w:ind w:left="567" w:hanging="567"/>
          </w:pPr>
        </w:pPrChange>
      </w:pPr>
      <w:bookmarkStart w:id="2501" w:name="_Toc67773571"/>
      <w:bookmarkStart w:id="2502" w:name="_Toc84013463"/>
      <w:ins w:id="2503" w:author="Artemis" w:date="2021-04-29T18:48:00Z">
        <w:r w:rsidRPr="004C7322">
          <w:rPr>
            <w:rPrChange w:id="2504" w:author="Artemis" w:date="2021-04-30T16:31:00Z">
              <w:rPr>
                <w:b/>
                <w:bCs w:val="0"/>
                <w:sz w:val="28"/>
              </w:rPr>
            </w:rPrChange>
          </w:rPr>
          <w:t>Revisión documental</w:t>
        </w:r>
        <w:bookmarkEnd w:id="2501"/>
        <w:bookmarkEnd w:id="2502"/>
      </w:ins>
    </w:p>
    <w:p w14:paraId="49926FF2" w14:textId="77777777" w:rsidR="000119B7" w:rsidRPr="004C7322" w:rsidRDefault="000119B7" w:rsidP="000119B7">
      <w:pPr>
        <w:rPr>
          <w:ins w:id="2505" w:author="Artemis" w:date="2021-04-29T18:48:00Z"/>
          <w:i/>
          <w:rPrChange w:id="2506" w:author="Artemis" w:date="2021-04-30T16:32:00Z">
            <w:rPr>
              <w:ins w:id="2507" w:author="Artemis" w:date="2021-04-29T18:48:00Z"/>
            </w:rPr>
          </w:rPrChange>
        </w:rPr>
      </w:pPr>
      <w:ins w:id="2508" w:author="Artemis" w:date="2021-04-29T18:48:00Z">
        <w:r w:rsidRPr="004C7322">
          <w:rPr>
            <w:i/>
            <w:rPrChange w:id="2509" w:author="Artemis" w:date="2021-04-30T16:32:00Z">
              <w:rPr/>
            </w:rPrChange>
          </w:rPr>
          <w:t>En las especificaciones del proyecto se en las organizaciones, con ello se basará en un análisis cualitativo técnico, por ello no se basa en una hipótesis especificada, ya que emplea la observación participante en una descripción científica de la vivencia del investigador en una sociedad o cultura distinta, que conlleva a mejorar algún aspecto, o situación que con el tiempo de una mejora algún proceso o forma de comunicación.</w:t>
        </w:r>
      </w:ins>
    </w:p>
    <w:p w14:paraId="11DD7FF7" w14:textId="77777777" w:rsidR="000119B7" w:rsidRPr="004C7322" w:rsidRDefault="000119B7" w:rsidP="000119B7">
      <w:pPr>
        <w:rPr>
          <w:ins w:id="2510" w:author="Artemis" w:date="2021-04-29T18:48:00Z"/>
          <w:i/>
          <w:rPrChange w:id="2511" w:author="Artemis" w:date="2021-04-30T16:32:00Z">
            <w:rPr>
              <w:ins w:id="2512" w:author="Artemis" w:date="2021-04-29T18:48:00Z"/>
              <w:noProof/>
            </w:rPr>
          </w:rPrChange>
        </w:rPr>
      </w:pPr>
    </w:p>
    <w:p w14:paraId="5DCAB16C" w14:textId="737736B7" w:rsidR="00B13E6D" w:rsidRPr="004C7322" w:rsidRDefault="000119B7" w:rsidP="000119B7">
      <w:pPr>
        <w:rPr>
          <w:ins w:id="2513" w:author="Artemis" w:date="2021-04-29T18:48:00Z"/>
          <w:i/>
          <w:rPrChange w:id="2514" w:author="Artemis" w:date="2021-04-30T16:32:00Z">
            <w:rPr>
              <w:ins w:id="2515" w:author="Artemis" w:date="2021-04-29T18:48:00Z"/>
              <w:noProof/>
            </w:rPr>
          </w:rPrChange>
        </w:rPr>
      </w:pPr>
      <w:ins w:id="2516" w:author="Artemis" w:date="2021-04-29T18:48:00Z">
        <w:r w:rsidRPr="004C7322">
          <w:rPr>
            <w:i/>
            <w:rPrChange w:id="2517" w:author="Artemis" w:date="2021-04-30T16:32:00Z">
              <w:rPr>
                <w:noProof/>
              </w:rPr>
            </w:rPrChange>
          </w:rPr>
          <w:lastRenderedPageBreak/>
          <w:t xml:space="preserve">Demostrando así que, la falta de información interactiva es mucho </w:t>
        </w:r>
      </w:ins>
      <w:ins w:id="2518" w:author="Artemis" w:date="2021-04-30T16:57:00Z">
        <w:r w:rsidR="005C35E3" w:rsidRPr="004C7322">
          <w:rPr>
            <w:i/>
          </w:rPr>
          <w:t>más</w:t>
        </w:r>
      </w:ins>
      <w:ins w:id="2519" w:author="Artemis" w:date="2021-04-29T18:48:00Z">
        <w:r w:rsidRPr="004C7322">
          <w:rPr>
            <w:i/>
            <w:rPrChange w:id="2520" w:author="Artemis" w:date="2021-04-30T16:32:00Z">
              <w:rPr>
                <w:noProof/>
              </w:rPr>
            </w:rPrChange>
          </w:rPr>
          <w:t xml:space="preserve"> fundamental, algo que solo un correo que da la información, </w:t>
        </w:r>
      </w:ins>
      <w:ins w:id="2521" w:author="Artemis" w:date="2021-04-30T16:57:00Z">
        <w:r w:rsidR="005C35E3" w:rsidRPr="004C7322">
          <w:rPr>
            <w:i/>
          </w:rPr>
          <w:t>más</w:t>
        </w:r>
      </w:ins>
      <w:ins w:id="2522" w:author="Artemis" w:date="2021-04-29T18:48:00Z">
        <w:r w:rsidRPr="004C7322">
          <w:rPr>
            <w:i/>
            <w:rPrChange w:id="2523" w:author="Artemis" w:date="2021-04-30T16:32:00Z">
              <w:rPr>
                <w:noProof/>
              </w:rPr>
            </w:rPrChange>
          </w:rPr>
          <w:t xml:space="preserve"> que un recurso, una oportunidad de </w:t>
        </w:r>
      </w:ins>
      <w:ins w:id="2524" w:author="Artemis" w:date="2021-04-30T16:57:00Z">
        <w:r w:rsidR="005C35E3" w:rsidRPr="004C7322">
          <w:rPr>
            <w:i/>
          </w:rPr>
          <w:t>interés</w:t>
        </w:r>
      </w:ins>
      <w:ins w:id="2525" w:author="Artemis" w:date="2021-04-29T18:48:00Z">
        <w:r w:rsidRPr="004C7322">
          <w:rPr>
            <w:i/>
            <w:rPrChange w:id="2526" w:author="Artemis" w:date="2021-04-30T16:32:00Z">
              <w:rPr>
                <w:noProof/>
              </w:rPr>
            </w:rPrChange>
          </w:rPr>
          <w:t>, una herramienta virtual, que aparte de ser llamativa es informativa.</w:t>
        </w:r>
      </w:ins>
    </w:p>
    <w:p w14:paraId="361F0732" w14:textId="77777777" w:rsidR="00F532AD" w:rsidRDefault="000119B7" w:rsidP="00F532AD">
      <w:pPr>
        <w:keepNext/>
        <w:jc w:val="center"/>
      </w:pPr>
      <w:ins w:id="2527" w:author="Artemis" w:date="2021-04-29T18:48:00Z">
        <w:r w:rsidRPr="00B13DC3">
          <w:rPr>
            <w:noProof/>
            <w:lang w:val="en-US"/>
          </w:rPr>
          <w:drawing>
            <wp:inline distT="0" distB="0" distL="0" distR="0" wp14:anchorId="2DECDF73" wp14:editId="2DF964E6">
              <wp:extent cx="3596594" cy="1958340"/>
              <wp:effectExtent l="0" t="0" r="4445" b="3810"/>
              <wp:docPr id="5" name="Imagen 5" descr="Empresario sosteniendo un lápiz en la gran lista de verificación completa con marcas de graduación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presario sosteniendo un lápiz en la gran lista de verificación completa con marcas de graduación vector gratuito"/>
                      <pic:cNvPicPr>
                        <a:picLocks noChangeAspect="1" noChangeArrowheads="1"/>
                      </pic:cNvPicPr>
                    </pic:nvPicPr>
                    <pic:blipFill rotWithShape="1">
                      <a:blip r:embed="rId57">
                        <a:extLst>
                          <a:ext uri="{28A0092B-C50C-407E-A947-70E740481C1C}">
                            <a14:useLocalDpi xmlns:a14="http://schemas.microsoft.com/office/drawing/2010/main" val="0"/>
                          </a:ext>
                        </a:extLst>
                      </a:blip>
                      <a:srcRect t="9482" b="8686"/>
                      <a:stretch/>
                    </pic:blipFill>
                    <pic:spPr bwMode="auto">
                      <a:xfrm>
                        <a:off x="0" y="0"/>
                        <a:ext cx="3613035" cy="1967292"/>
                      </a:xfrm>
                      <a:prstGeom prst="rect">
                        <a:avLst/>
                      </a:prstGeom>
                      <a:noFill/>
                      <a:ln>
                        <a:noFill/>
                      </a:ln>
                      <a:extLst>
                        <a:ext uri="{53640926-AAD7-44D8-BBD7-CCE9431645EC}">
                          <a14:shadowObscured xmlns:a14="http://schemas.microsoft.com/office/drawing/2010/main"/>
                        </a:ext>
                      </a:extLst>
                    </pic:spPr>
                  </pic:pic>
                </a:graphicData>
              </a:graphic>
            </wp:inline>
          </w:drawing>
        </w:r>
      </w:ins>
    </w:p>
    <w:p w14:paraId="395F8131" w14:textId="1301E668" w:rsidR="004C62E2" w:rsidRPr="005377F9" w:rsidRDefault="00F532AD" w:rsidP="00F532AD">
      <w:pPr>
        <w:pStyle w:val="Descripcin"/>
        <w:jc w:val="center"/>
        <w:rPr>
          <w:lang w:val="es-CO"/>
        </w:rPr>
      </w:pPr>
      <w:bookmarkStart w:id="2528" w:name="_Toc84013488"/>
      <w:r w:rsidRPr="005377F9">
        <w:rPr>
          <w:lang w:val="es-CO"/>
        </w:rPr>
        <w:t xml:space="preserve">Ilustración </w:t>
      </w:r>
      <w:r>
        <w:fldChar w:fldCharType="begin"/>
      </w:r>
      <w:r w:rsidRPr="005377F9">
        <w:rPr>
          <w:lang w:val="es-CO"/>
        </w:rPr>
        <w:instrText xml:space="preserve"> SEQ Ilustración \* ARABIC </w:instrText>
      </w:r>
      <w:r>
        <w:fldChar w:fldCharType="separate"/>
      </w:r>
      <w:r w:rsidR="00862817">
        <w:rPr>
          <w:noProof/>
          <w:lang w:val="es-CO"/>
        </w:rPr>
        <w:t>15</w:t>
      </w:r>
      <w:r>
        <w:fldChar w:fldCharType="end"/>
      </w:r>
      <w:r w:rsidRPr="005377F9">
        <w:rPr>
          <w:lang w:val="es-CO"/>
        </w:rPr>
        <w:t>. Documentación. Fuente Freepick.com</w:t>
      </w:r>
      <w:bookmarkEnd w:id="2528"/>
    </w:p>
    <w:p w14:paraId="73309DD5" w14:textId="77777777" w:rsidR="004C7322" w:rsidRDefault="004C7322" w:rsidP="004852BB">
      <w:pPr>
        <w:jc w:val="center"/>
        <w:rPr>
          <w:ins w:id="2529" w:author="Artemis" w:date="2021-04-30T16:33:00Z"/>
          <w:i/>
        </w:rPr>
      </w:pPr>
    </w:p>
    <w:p w14:paraId="20A5CB2C" w14:textId="471C8953" w:rsidR="000119B7" w:rsidRDefault="000119B7" w:rsidP="000119B7">
      <w:pPr>
        <w:rPr>
          <w:ins w:id="2530" w:author="Artemis" w:date="2021-04-30T16:33:00Z"/>
          <w:i/>
        </w:rPr>
      </w:pPr>
      <w:ins w:id="2531" w:author="Artemis" w:date="2021-04-29T18:48:00Z">
        <w:r w:rsidRPr="004C7322">
          <w:rPr>
            <w:i/>
            <w:rPrChange w:id="2532" w:author="Artemis" w:date="2021-04-30T16:32:00Z">
              <w:rPr/>
            </w:rPrChange>
          </w:rPr>
          <w:t xml:space="preserve">Para la realización de la Web, </w:t>
        </w:r>
      </w:ins>
      <w:ins w:id="2533" w:author="Artemis" w:date="2021-05-09T21:15:00Z">
        <w:r w:rsidR="00136D16">
          <w:rPr>
            <w:i/>
          </w:rPr>
          <w:t>se enfocará</w:t>
        </w:r>
      </w:ins>
      <w:ins w:id="2534" w:author="Artemis" w:date="2021-04-29T18:48:00Z">
        <w:r w:rsidRPr="004C7322">
          <w:rPr>
            <w:i/>
            <w:rPrChange w:id="2535" w:author="Artemis" w:date="2021-04-30T16:32:00Z">
              <w:rPr/>
            </w:rPrChange>
          </w:rPr>
          <w:t xml:space="preserve"> inicialmente en la problemática principal, que es la falta de comunicación de la información interna sobre todas y cada una de las actividades de una corporación, por medio de una intranet colaborativa, por ello optamos por generar un diseño o boceto para ver la finalidad de la web, se organiza unos diagramas donde se pueden observar cada ejecución del programa, y con ello realizamos un flujograma donde se evidencie la lógica del aplicativo.</w:t>
        </w:r>
      </w:ins>
    </w:p>
    <w:p w14:paraId="66D25648" w14:textId="77777777" w:rsidR="004C7322" w:rsidRPr="004C7322" w:rsidRDefault="004C7322" w:rsidP="000119B7">
      <w:pPr>
        <w:rPr>
          <w:ins w:id="2536" w:author="Artemis" w:date="2021-04-29T18:48:00Z"/>
          <w:i/>
          <w:rPrChange w:id="2537" w:author="Artemis" w:date="2021-04-30T16:32:00Z">
            <w:rPr>
              <w:ins w:id="2538" w:author="Artemis" w:date="2021-04-29T18:48:00Z"/>
            </w:rPr>
          </w:rPrChange>
        </w:rPr>
      </w:pPr>
    </w:p>
    <w:p w14:paraId="137021B1" w14:textId="77777777" w:rsidR="000119B7" w:rsidRPr="004C7322" w:rsidRDefault="000119B7" w:rsidP="000119B7">
      <w:pPr>
        <w:rPr>
          <w:ins w:id="2539" w:author="Artemis" w:date="2021-04-29T18:48:00Z"/>
          <w:i/>
          <w:rPrChange w:id="2540" w:author="Artemis" w:date="2021-04-30T16:32:00Z">
            <w:rPr>
              <w:ins w:id="2541" w:author="Artemis" w:date="2021-04-29T18:48:00Z"/>
            </w:rPr>
          </w:rPrChange>
        </w:rPr>
      </w:pPr>
      <w:ins w:id="2542" w:author="Artemis" w:date="2021-04-29T18:48:00Z">
        <w:r w:rsidRPr="004C7322">
          <w:rPr>
            <w:i/>
            <w:rPrChange w:id="2543" w:author="Artemis" w:date="2021-04-30T16:32:00Z">
              <w:rPr/>
            </w:rPrChange>
          </w:rPr>
          <w:t>En los resultados preliminares se identifica la posibilidad y de un gran auge sobre una nueva herramienta, que ayude a conocer o saber los recursos de la empresa y como este los pueda ayudar en un momento dado.</w:t>
        </w:r>
      </w:ins>
    </w:p>
    <w:p w14:paraId="4FC93A73" w14:textId="77777777" w:rsidR="000119B7" w:rsidRPr="000119B7" w:rsidRDefault="000119B7" w:rsidP="000119B7">
      <w:pPr>
        <w:rPr>
          <w:ins w:id="2544" w:author="Artemis" w:date="2021-04-29T18:48:00Z"/>
        </w:rPr>
      </w:pPr>
    </w:p>
    <w:p w14:paraId="24BDB49A" w14:textId="77777777" w:rsidR="004852BB" w:rsidRPr="004852BB" w:rsidRDefault="000119B7" w:rsidP="004852BB">
      <w:pPr>
        <w:keepNext/>
        <w:jc w:val="center"/>
      </w:pPr>
      <w:ins w:id="2545" w:author="Artemis" w:date="2021-04-29T18:48:00Z">
        <w:r w:rsidRPr="00B13DC3">
          <w:rPr>
            <w:noProof/>
            <w:lang w:val="en-US"/>
          </w:rPr>
          <w:drawing>
            <wp:inline distT="0" distB="0" distL="0" distR="0" wp14:anchorId="3AB4AF41" wp14:editId="11474429">
              <wp:extent cx="4224686" cy="160782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32398" cy="1610755"/>
                      </a:xfrm>
                      <a:prstGeom prst="rect">
                        <a:avLst/>
                      </a:prstGeom>
                    </pic:spPr>
                  </pic:pic>
                </a:graphicData>
              </a:graphic>
            </wp:inline>
          </w:drawing>
        </w:r>
      </w:ins>
    </w:p>
    <w:p w14:paraId="75D41BA0" w14:textId="05A440B4" w:rsidR="000119B7" w:rsidRPr="00EC67BB" w:rsidRDefault="004852BB" w:rsidP="004852BB">
      <w:pPr>
        <w:pStyle w:val="Descripcin"/>
        <w:jc w:val="center"/>
        <w:rPr>
          <w:ins w:id="2546" w:author="Artemis" w:date="2021-04-29T18:48:00Z"/>
          <w:lang w:val="es-CO"/>
        </w:rPr>
      </w:pPr>
      <w:bookmarkStart w:id="2547" w:name="_Toc84013547"/>
      <w:r w:rsidRPr="004852BB">
        <w:rPr>
          <w:lang w:val="es-CO"/>
        </w:rPr>
        <w:t>Tabla</w:t>
      </w:r>
      <w:r w:rsidRPr="00EC67BB">
        <w:rPr>
          <w:lang w:val="es-CO"/>
        </w:rPr>
        <w:t xml:space="preserve"> </w:t>
      </w:r>
      <w:r>
        <w:fldChar w:fldCharType="begin"/>
      </w:r>
      <w:r w:rsidRPr="00EC67BB">
        <w:rPr>
          <w:lang w:val="es-CO"/>
        </w:rPr>
        <w:instrText xml:space="preserve"> SEQ Tabla \* ARABIC </w:instrText>
      </w:r>
      <w:r>
        <w:fldChar w:fldCharType="separate"/>
      </w:r>
      <w:r w:rsidR="00862817">
        <w:rPr>
          <w:noProof/>
          <w:lang w:val="es-CO"/>
        </w:rPr>
        <w:t>8</w:t>
      </w:r>
      <w:r>
        <w:fldChar w:fldCharType="end"/>
      </w:r>
      <w:r w:rsidRPr="00EC67BB">
        <w:rPr>
          <w:lang w:val="es-CO"/>
        </w:rPr>
        <w:t>.</w:t>
      </w:r>
      <w:r w:rsidRPr="004852BB">
        <w:rPr>
          <w:lang w:val="es-CO"/>
        </w:rPr>
        <w:t xml:space="preserve"> Encuesta satisfactoria</w:t>
      </w:r>
      <w:bookmarkEnd w:id="2547"/>
    </w:p>
    <w:p w14:paraId="68D38814" w14:textId="120DF7FC" w:rsidR="00937F6E" w:rsidRDefault="000119B7" w:rsidP="009F5E15">
      <w:ins w:id="2548" w:author="Artemis" w:date="2021-04-29T18:48:00Z">
        <w:r w:rsidRPr="004C7322">
          <w:lastRenderedPageBreak/>
          <w:t xml:space="preserve">En las especificaciones del proyecto se da como disciplina hacia el área del conocimiento el Desarrollo estructural de una intranet, alineado a la integración de las TIC en las organizaciones, con ello se basará en un </w:t>
        </w:r>
      </w:ins>
      <w:r w:rsidR="003328F9" w:rsidRPr="004C7322">
        <w:t>análi</w:t>
      </w:r>
      <w:r w:rsidR="003328F9">
        <w:t>si</w:t>
      </w:r>
      <w:r w:rsidR="003328F9" w:rsidRPr="004C7322">
        <w:t>s</w:t>
      </w:r>
      <w:ins w:id="2549" w:author="Artemis" w:date="2021-04-29T18:48:00Z">
        <w:r w:rsidRPr="004C7322">
          <w:t xml:space="preserve"> cualitativo técnico, por ello no se basa en una hipótesis especificada, ya que emplea la observación participante en una descripción científica de la vivencia del investigador en una sociedad o cultura distinta, que conlleva a mejorar algún aspecto, o situación que con el tiempo de una mejora algún proceso o forma de comunicación.</w:t>
        </w:r>
      </w:ins>
    </w:p>
    <w:p w14:paraId="3CEF3219" w14:textId="70A87094" w:rsidR="0085333E" w:rsidRDefault="0085333E" w:rsidP="009F5E15"/>
    <w:p w14:paraId="08F3D02F" w14:textId="77777777" w:rsidR="0085333E" w:rsidRDefault="0085333E" w:rsidP="009F5E15"/>
    <w:p w14:paraId="4C56A4A6" w14:textId="77777777" w:rsidR="00937F6E" w:rsidRDefault="00937F6E" w:rsidP="009F5E15"/>
    <w:p w14:paraId="0BAFDDC2" w14:textId="77777777" w:rsidR="00937F6E" w:rsidRDefault="00937F6E" w:rsidP="009F5E15">
      <w:pPr>
        <w:sectPr w:rsidR="00937F6E" w:rsidSect="009F5E15">
          <w:headerReference w:type="even" r:id="rId59"/>
          <w:headerReference w:type="default" r:id="rId60"/>
          <w:footerReference w:type="default" r:id="rId61"/>
          <w:headerReference w:type="first" r:id="rId62"/>
          <w:type w:val="oddPage"/>
          <w:pgSz w:w="12240" w:h="15840" w:code="120"/>
          <w:pgMar w:top="1418" w:right="1418" w:bottom="1418" w:left="1701" w:header="709" w:footer="709" w:gutter="0"/>
          <w:cols w:space="708"/>
          <w:titlePg/>
          <w:docGrid w:linePitch="360"/>
        </w:sectPr>
      </w:pPr>
    </w:p>
    <w:p w14:paraId="5CDC52EB" w14:textId="1BD6CCE9" w:rsidR="00B51129" w:rsidRDefault="00B51129" w:rsidP="009F5E15">
      <w:pPr>
        <w:pStyle w:val="Ttulo1"/>
      </w:pPr>
      <w:bookmarkStart w:id="2556" w:name="_Toc84013464"/>
      <w:r>
        <w:lastRenderedPageBreak/>
        <w:t>CAPÍTULO IV</w:t>
      </w:r>
      <w:r w:rsidRPr="00256000">
        <w:t xml:space="preserve">: </w:t>
      </w:r>
      <w:r>
        <w:t>ANÁLISIS</w:t>
      </w:r>
      <w:r w:rsidRPr="00256000">
        <w:t xml:space="preserve"> Y DISCUSIÓN DE RESULTADOS</w:t>
      </w:r>
      <w:bookmarkEnd w:id="2556"/>
    </w:p>
    <w:p w14:paraId="220D8A98" w14:textId="77777777" w:rsidR="009F5E15" w:rsidRDefault="009F5E15" w:rsidP="00B51129"/>
    <w:p w14:paraId="03B40893" w14:textId="77777777" w:rsidR="00C73DA2" w:rsidRDefault="00C73DA2" w:rsidP="00C73DA2"/>
    <w:p w14:paraId="2374E753" w14:textId="2CF9BC28" w:rsidR="00C73DA2" w:rsidRPr="00B51129" w:rsidRDefault="00C73DA2" w:rsidP="00C73DA2">
      <w:r w:rsidRPr="00B51129">
        <w:t xml:space="preserve">Ya con los datos filtrados, </w:t>
      </w:r>
      <w:r>
        <w:t xml:space="preserve">y mostrados en </w:t>
      </w:r>
      <w:r w:rsidRPr="00B51129">
        <w:t xml:space="preserve">tablas </w:t>
      </w:r>
      <w:r>
        <w:t xml:space="preserve">iniciaremos </w:t>
      </w:r>
      <w:r w:rsidRPr="00B51129">
        <w:t>realizar las mediciones competentes para dar una respuesta a</w:t>
      </w:r>
      <w:r>
        <w:t>l</w:t>
      </w:r>
      <w:r w:rsidRPr="00B51129">
        <w:t xml:space="preserve"> trabajo como tal, con los datos ya más precisos </w:t>
      </w:r>
      <w:r>
        <w:t xml:space="preserve">e </w:t>
      </w:r>
      <w:r w:rsidRPr="00B51129">
        <w:t xml:space="preserve">identificaremos cual son los factores más importantes y cuales los más relevantes que nos ayudaran a tener una </w:t>
      </w:r>
      <w:r>
        <w:t xml:space="preserve">Web </w:t>
      </w:r>
      <w:r w:rsidRPr="00B51129">
        <w:t>más práctica y mejorada.</w:t>
      </w:r>
    </w:p>
    <w:p w14:paraId="191F5072" w14:textId="77777777" w:rsidR="00C73DA2" w:rsidRDefault="00C73DA2" w:rsidP="00B51129"/>
    <w:p w14:paraId="734154F9" w14:textId="77777777" w:rsidR="00B51129" w:rsidRPr="00B51129" w:rsidRDefault="00B51129" w:rsidP="00B51129"/>
    <w:p w14:paraId="395B2FB1" w14:textId="77777777" w:rsidR="00191606" w:rsidRPr="008046FA" w:rsidRDefault="00191606" w:rsidP="00191606">
      <w:pPr>
        <w:pStyle w:val="Prrafodelista"/>
        <w:numPr>
          <w:ilvl w:val="0"/>
          <w:numId w:val="1"/>
        </w:numPr>
        <w:tabs>
          <w:tab w:val="left" w:pos="851"/>
        </w:tabs>
        <w:spacing w:before="200" w:after="360" w:line="360" w:lineRule="auto"/>
        <w:contextualSpacing w:val="0"/>
        <w:outlineLvl w:val="1"/>
        <w:rPr>
          <w:rFonts w:eastAsia="Times New Roman"/>
          <w:bCs/>
          <w:vanish/>
          <w:szCs w:val="26"/>
          <w:lang w:val="es-CO"/>
        </w:rPr>
      </w:pPr>
      <w:bookmarkStart w:id="2557" w:name="_Toc72495685"/>
      <w:bookmarkStart w:id="2558" w:name="_Toc78728861"/>
      <w:bookmarkStart w:id="2559" w:name="_Toc84012583"/>
      <w:bookmarkStart w:id="2560" w:name="_Toc84012668"/>
      <w:bookmarkStart w:id="2561" w:name="_Toc84012753"/>
      <w:bookmarkStart w:id="2562" w:name="_Toc84012838"/>
      <w:bookmarkStart w:id="2563" w:name="_Toc84013295"/>
      <w:bookmarkStart w:id="2564" w:name="_Toc84013380"/>
      <w:bookmarkStart w:id="2565" w:name="_Toc84013465"/>
      <w:bookmarkEnd w:id="2557"/>
      <w:bookmarkEnd w:id="2558"/>
      <w:bookmarkEnd w:id="2559"/>
      <w:bookmarkEnd w:id="2560"/>
      <w:bookmarkEnd w:id="2561"/>
      <w:bookmarkEnd w:id="2562"/>
      <w:bookmarkEnd w:id="2563"/>
      <w:bookmarkEnd w:id="2564"/>
      <w:bookmarkEnd w:id="2565"/>
    </w:p>
    <w:p w14:paraId="6CC622E7" w14:textId="357DE231" w:rsidR="00B51129" w:rsidRDefault="00717DA4" w:rsidP="00191606">
      <w:pPr>
        <w:pStyle w:val="Ttulo2"/>
      </w:pPr>
      <w:bookmarkStart w:id="2566" w:name="_Toc84013466"/>
      <w:r w:rsidRPr="008046FA">
        <w:rPr>
          <w:lang w:val="es-CO"/>
        </w:rPr>
        <w:t>Pruebas</w:t>
      </w:r>
      <w:r>
        <w:t xml:space="preserve"> y</w:t>
      </w:r>
      <w:r w:rsidRPr="008046FA">
        <w:rPr>
          <w:lang w:val="es-CO"/>
        </w:rPr>
        <w:t xml:space="preserve"> valoraciones iniciales</w:t>
      </w:r>
      <w:bookmarkEnd w:id="2566"/>
    </w:p>
    <w:p w14:paraId="648D0C66" w14:textId="7EF4A7DF" w:rsidR="00717DA4" w:rsidRDefault="00717DA4" w:rsidP="00717DA4">
      <w:r>
        <w:t xml:space="preserve">Como se indicó anteriormente, los sujetos de nuestras encuestas fueron </w:t>
      </w:r>
      <w:r w:rsidR="00BD748E">
        <w:t>aleatorias</w:t>
      </w:r>
      <w:r>
        <w:t xml:space="preserve"> entre el personal </w:t>
      </w:r>
      <w:r w:rsidR="00BD748E">
        <w:t>operativo</w:t>
      </w:r>
      <w:r>
        <w:t xml:space="preserve"> (</w:t>
      </w:r>
      <w:r w:rsidR="00BD748E">
        <w:t>Técnicos</w:t>
      </w:r>
      <w:r>
        <w:t xml:space="preserve">) y los del área administrativa, </w:t>
      </w:r>
      <w:r w:rsidR="00BD748E">
        <w:t>donde por medio de una encuesta de 5 preguntas denominadas al entendimiento si utilizan algún medio de difusión de información interna y sobre dudas de nómina, con el fin de facilitar la información de los recursos de información.</w:t>
      </w:r>
    </w:p>
    <w:p w14:paraId="5B4E65B7" w14:textId="10B74380" w:rsidR="00BD748E" w:rsidRDefault="00BD748E" w:rsidP="00717DA4"/>
    <w:p w14:paraId="61A53E98" w14:textId="4D1B4E70" w:rsidR="00BD748E" w:rsidRDefault="00BD748E" w:rsidP="00717DA4">
      <w:r>
        <w:t>Recordemos que el objetivo principal de nuestro proyecto es validar la importancia a ejecutar una web mostrando la información vital de la empresa y de igual manera el desarrollo de la nómina electrónica, que tendrá como finalidad, la facilidad de tener dicho documento de manera más rápida y fácil.</w:t>
      </w:r>
    </w:p>
    <w:p w14:paraId="3C291229" w14:textId="77777777" w:rsidR="00BD748E" w:rsidRPr="00717DA4" w:rsidRDefault="00BD748E" w:rsidP="00717DA4"/>
    <w:p w14:paraId="4499AB69" w14:textId="2F4F9BA7" w:rsidR="00605EC2" w:rsidRDefault="00717DA4" w:rsidP="00F643AA">
      <w:pPr>
        <w:pStyle w:val="Ttulo2"/>
        <w:ind w:left="567" w:hanging="567"/>
      </w:pPr>
      <w:bookmarkStart w:id="2567" w:name="_Toc84013467"/>
      <w:r w:rsidRPr="00B51129">
        <w:rPr>
          <w:lang w:val="es-CO"/>
        </w:rPr>
        <w:t>Análisis</w:t>
      </w:r>
      <w:r>
        <w:t xml:space="preserve"> de</w:t>
      </w:r>
      <w:r w:rsidRPr="00B51129">
        <w:rPr>
          <w:lang w:val="es-CO"/>
        </w:rPr>
        <w:t xml:space="preserve"> los datos</w:t>
      </w:r>
      <w:bookmarkEnd w:id="2567"/>
    </w:p>
    <w:p w14:paraId="331EC296" w14:textId="7628DA54" w:rsidR="008E5CFD" w:rsidRDefault="00605EC2" w:rsidP="00605EC2">
      <w:r>
        <w:t>Ya con los análisis y los datos recopilados, pasamos a sacar los porcentajes de las encuestas físicas que se realizaron al personal, dado los resultados siguientes:</w:t>
      </w:r>
    </w:p>
    <w:p w14:paraId="184CC114" w14:textId="77777777" w:rsidR="008E5CFD" w:rsidRDefault="008E5CFD">
      <w:pPr>
        <w:spacing w:line="240" w:lineRule="auto"/>
        <w:ind w:firstLine="0"/>
        <w:jc w:val="left"/>
      </w:pPr>
      <w:r>
        <w:br w:type="page"/>
      </w:r>
    </w:p>
    <w:p w14:paraId="1D1CD51F" w14:textId="77777777" w:rsidR="0085333E" w:rsidRDefault="0085333E" w:rsidP="00605EC2">
      <w:pPr>
        <w:sectPr w:rsidR="0085333E" w:rsidSect="00937F6E">
          <w:type w:val="evenPage"/>
          <w:pgSz w:w="12240" w:h="15840" w:code="120"/>
          <w:pgMar w:top="1418" w:right="1418" w:bottom="1418" w:left="1701" w:header="709" w:footer="709" w:gutter="0"/>
          <w:cols w:space="708"/>
          <w:titlePg/>
          <w:docGrid w:linePitch="360"/>
        </w:sectPr>
      </w:pPr>
    </w:p>
    <w:p w14:paraId="0904F6D1" w14:textId="586F05AD" w:rsidR="0085333E" w:rsidRDefault="0085333E" w:rsidP="00605EC2">
      <w:pPr>
        <w:sectPr w:rsidR="0085333E" w:rsidSect="0085333E">
          <w:type w:val="continuous"/>
          <w:pgSz w:w="12240" w:h="15840" w:code="120"/>
          <w:pgMar w:top="1418" w:right="1418" w:bottom="1418" w:left="1701" w:header="709" w:footer="709" w:gutter="0"/>
          <w:cols w:space="708"/>
          <w:titlePg/>
          <w:docGrid w:linePitch="360"/>
        </w:sectPr>
      </w:pPr>
    </w:p>
    <w:p w14:paraId="6CDF0BD3" w14:textId="77777777" w:rsidR="00745EDB" w:rsidRPr="00745EDB" w:rsidRDefault="00F40013" w:rsidP="00745EDB">
      <w:pPr>
        <w:keepNext/>
        <w:jc w:val="center"/>
      </w:pPr>
      <w:r>
        <w:rPr>
          <w:noProof/>
          <w:lang w:val="en-US"/>
        </w:rPr>
        <w:drawing>
          <wp:inline distT="0" distB="0" distL="0" distR="0" wp14:anchorId="564E9D2F" wp14:editId="34F543E7">
            <wp:extent cx="3748422" cy="3291840"/>
            <wp:effectExtent l="0" t="0" r="444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9659" cy="3301708"/>
                    </a:xfrm>
                    <a:prstGeom prst="rect">
                      <a:avLst/>
                    </a:prstGeom>
                  </pic:spPr>
                </pic:pic>
              </a:graphicData>
            </a:graphic>
          </wp:inline>
        </w:drawing>
      </w:r>
    </w:p>
    <w:p w14:paraId="6D89E1CA" w14:textId="315DE783" w:rsidR="00F40013" w:rsidRPr="00F643AA" w:rsidRDefault="00745EDB" w:rsidP="00745EDB">
      <w:pPr>
        <w:pStyle w:val="Descripcin"/>
        <w:jc w:val="center"/>
        <w:rPr>
          <w:lang w:val="es-CO"/>
        </w:rPr>
      </w:pPr>
      <w:bookmarkStart w:id="2568" w:name="_Toc84013548"/>
      <w:r w:rsidRPr="00745EDB">
        <w:rPr>
          <w:lang w:val="es-CO"/>
        </w:rPr>
        <w:t>Tabla</w:t>
      </w:r>
      <w:r w:rsidRPr="00F643AA">
        <w:rPr>
          <w:lang w:val="es-CO"/>
        </w:rPr>
        <w:t xml:space="preserve"> </w:t>
      </w:r>
      <w:r>
        <w:fldChar w:fldCharType="begin"/>
      </w:r>
      <w:r w:rsidRPr="00F643AA">
        <w:rPr>
          <w:lang w:val="es-CO"/>
        </w:rPr>
        <w:instrText xml:space="preserve"> SEQ Tabla \* ARABIC </w:instrText>
      </w:r>
      <w:r>
        <w:fldChar w:fldCharType="separate"/>
      </w:r>
      <w:r w:rsidR="00862817">
        <w:rPr>
          <w:noProof/>
          <w:lang w:val="es-CO"/>
        </w:rPr>
        <w:t>9</w:t>
      </w:r>
      <w:r>
        <w:fldChar w:fldCharType="end"/>
      </w:r>
      <w:r w:rsidRPr="00F643AA">
        <w:rPr>
          <w:lang w:val="es-CO"/>
        </w:rPr>
        <w:t>.</w:t>
      </w:r>
      <w:r w:rsidRPr="00745EDB">
        <w:rPr>
          <w:lang w:val="es-CO"/>
        </w:rPr>
        <w:t xml:space="preserve"> Resultados</w:t>
      </w:r>
      <w:r w:rsidRPr="00F643AA">
        <w:rPr>
          <w:lang w:val="es-CO"/>
        </w:rPr>
        <w:t xml:space="preserve"> de</w:t>
      </w:r>
      <w:r w:rsidRPr="00745EDB">
        <w:rPr>
          <w:lang w:val="es-CO"/>
        </w:rPr>
        <w:t xml:space="preserve"> encuestas</w:t>
      </w:r>
      <w:bookmarkEnd w:id="2568"/>
    </w:p>
    <w:p w14:paraId="72B29115" w14:textId="35513DB1" w:rsidR="00536107" w:rsidRDefault="00536107" w:rsidP="00F40013">
      <w:pPr>
        <w:jc w:val="center"/>
      </w:pPr>
    </w:p>
    <w:p w14:paraId="08B88ADE" w14:textId="5A2A29D3" w:rsidR="00536107" w:rsidRDefault="00536107" w:rsidP="00536107">
      <w:pPr>
        <w:jc w:val="left"/>
      </w:pPr>
      <w:r>
        <w:t xml:space="preserve">Con los datos establecidos de la cantidad personas que </w:t>
      </w:r>
      <w:r w:rsidR="00C24CB8">
        <w:t>diligenciaron</w:t>
      </w:r>
      <w:r>
        <w:t xml:space="preserve"> la </w:t>
      </w:r>
      <w:r w:rsidR="00C24CB8">
        <w:t>encuesta</w:t>
      </w:r>
      <w:r>
        <w:t xml:space="preserve">, se </w:t>
      </w:r>
      <w:r w:rsidR="00C24CB8">
        <w:t>sacó</w:t>
      </w:r>
      <w:r>
        <w:t xml:space="preserve"> por cada pregunta </w:t>
      </w:r>
      <w:r w:rsidR="00C24CB8">
        <w:t>cuantas personas eligieron cada opción, determinando y concluyendo de la siguiente manera:</w:t>
      </w:r>
    </w:p>
    <w:p w14:paraId="617A39C3" w14:textId="77777777" w:rsidR="00605EC2" w:rsidRPr="00605EC2" w:rsidRDefault="00605EC2" w:rsidP="00605EC2"/>
    <w:p w14:paraId="0081A002" w14:textId="77777777" w:rsidR="00605EC2" w:rsidRPr="00605EC2" w:rsidRDefault="00605EC2" w:rsidP="00CF6D07">
      <w:pPr>
        <w:keepNext/>
        <w:jc w:val="center"/>
      </w:pPr>
      <w:r>
        <w:rPr>
          <w:noProof/>
          <w:lang w:val="en-US"/>
        </w:rPr>
        <w:drawing>
          <wp:inline distT="0" distB="0" distL="0" distR="0" wp14:anchorId="50EBBA3B" wp14:editId="3A805CF6">
            <wp:extent cx="3726180" cy="2649384"/>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4805" cy="2655516"/>
                    </a:xfrm>
                    <a:prstGeom prst="rect">
                      <a:avLst/>
                    </a:prstGeom>
                  </pic:spPr>
                </pic:pic>
              </a:graphicData>
            </a:graphic>
          </wp:inline>
        </w:drawing>
      </w:r>
    </w:p>
    <w:p w14:paraId="63C032DA" w14:textId="122FBAE7" w:rsidR="00C73DA2" w:rsidRDefault="00605EC2" w:rsidP="00CF6D07">
      <w:pPr>
        <w:pStyle w:val="Descripcin"/>
        <w:jc w:val="center"/>
        <w:rPr>
          <w:lang w:val="es-CO"/>
        </w:rPr>
      </w:pPr>
      <w:bookmarkStart w:id="2569" w:name="_Toc84013518"/>
      <w:r w:rsidRPr="00605EC2">
        <w:rPr>
          <w:lang w:val="es-CO"/>
        </w:rPr>
        <w:t>Gráfica</w:t>
      </w:r>
      <w:r w:rsidRPr="00F643AA">
        <w:rPr>
          <w:lang w:val="es-CO"/>
        </w:rPr>
        <w:t xml:space="preserve"> </w:t>
      </w:r>
      <w:r>
        <w:fldChar w:fldCharType="begin"/>
      </w:r>
      <w:r w:rsidRPr="00F643AA">
        <w:rPr>
          <w:lang w:val="es-CO"/>
        </w:rPr>
        <w:instrText xml:space="preserve"> SEQ Gráfica \* ARABIC </w:instrText>
      </w:r>
      <w:r>
        <w:fldChar w:fldCharType="separate"/>
      </w:r>
      <w:r w:rsidR="00862817">
        <w:rPr>
          <w:noProof/>
          <w:lang w:val="es-CO"/>
        </w:rPr>
        <w:t>3</w:t>
      </w:r>
      <w:r>
        <w:fldChar w:fldCharType="end"/>
      </w:r>
      <w:r w:rsidRPr="00F643AA">
        <w:rPr>
          <w:lang w:val="es-CO"/>
        </w:rPr>
        <w:t xml:space="preserve">. </w:t>
      </w:r>
      <w:r w:rsidR="00FE371A" w:rsidRPr="00F643AA">
        <w:rPr>
          <w:lang w:val="es-CO"/>
        </w:rPr>
        <w:t>Primer</w:t>
      </w:r>
      <w:r w:rsidR="00FE371A" w:rsidRPr="00605EC2">
        <w:rPr>
          <w:lang w:val="es-CO"/>
        </w:rPr>
        <w:t>a pregunta</w:t>
      </w:r>
      <w:bookmarkEnd w:id="2569"/>
    </w:p>
    <w:p w14:paraId="3B37A024" w14:textId="5049AFB2" w:rsidR="00C24CB8" w:rsidRDefault="00C24CB8" w:rsidP="00C24CB8"/>
    <w:p w14:paraId="35E60FD7" w14:textId="1288E916" w:rsidR="00C24CB8" w:rsidRDefault="00C24CB8" w:rsidP="00C24CB8">
      <w:r>
        <w:t xml:space="preserve">Según las encuestas el medio electrónico más utilizado para mantenerse informado de la empresa es el Celular con el 76% equivalente a 96 encuestados, frente al 24% de 30 personas que utilizan el computador, concluyendo que el celular es el aparato electrónico de </w:t>
      </w:r>
      <w:r w:rsidR="00A94496">
        <w:t>más</w:t>
      </w:r>
      <w:r>
        <w:t xml:space="preserve"> fácil acceso, </w:t>
      </w:r>
      <w:r w:rsidR="00A94496">
        <w:t>ya que</w:t>
      </w:r>
      <w:r>
        <w:t xml:space="preserve"> con el vamos a cualquier lugar, en cambio el computador es el medio más utilizado por oficinistas de puesto </w:t>
      </w:r>
      <w:r w:rsidR="00A94496">
        <w:t>fijo, y como lo menciona la ilustración 5, el grupo población mínimo son los de administrativos.</w:t>
      </w:r>
    </w:p>
    <w:p w14:paraId="2962A8E4" w14:textId="77777777" w:rsidR="00A94496" w:rsidRDefault="00A94496" w:rsidP="00C24CB8"/>
    <w:p w14:paraId="17721450" w14:textId="77777777" w:rsidR="00C24CB8" w:rsidRPr="00C24CB8" w:rsidRDefault="00C24CB8" w:rsidP="00C24CB8"/>
    <w:p w14:paraId="7ABDA4D5" w14:textId="77777777" w:rsidR="00605EC2" w:rsidRPr="00605EC2" w:rsidRDefault="00605EC2" w:rsidP="00605EC2">
      <w:pPr>
        <w:keepNext/>
        <w:jc w:val="center"/>
      </w:pPr>
      <w:r>
        <w:rPr>
          <w:noProof/>
          <w:lang w:val="en-US"/>
        </w:rPr>
        <w:drawing>
          <wp:inline distT="0" distB="0" distL="0" distR="0" wp14:anchorId="0D1EADAA" wp14:editId="476726C4">
            <wp:extent cx="3519350" cy="2423160"/>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52458" cy="2445955"/>
                    </a:xfrm>
                    <a:prstGeom prst="rect">
                      <a:avLst/>
                    </a:prstGeom>
                  </pic:spPr>
                </pic:pic>
              </a:graphicData>
            </a:graphic>
          </wp:inline>
        </w:drawing>
      </w:r>
    </w:p>
    <w:p w14:paraId="0EBA3B4F" w14:textId="5E1B6266" w:rsidR="00A94496" w:rsidRPr="00F643AA" w:rsidRDefault="00605EC2" w:rsidP="00E81FCE">
      <w:pPr>
        <w:pStyle w:val="Descripcin"/>
        <w:jc w:val="center"/>
        <w:rPr>
          <w:lang w:val="es-CO"/>
        </w:rPr>
      </w:pPr>
      <w:bookmarkStart w:id="2570" w:name="_Toc84013519"/>
      <w:r w:rsidRPr="00605EC2">
        <w:rPr>
          <w:lang w:val="es-CO"/>
        </w:rPr>
        <w:t>Gráfica</w:t>
      </w:r>
      <w:r w:rsidRPr="00F643AA">
        <w:rPr>
          <w:lang w:val="es-CO"/>
        </w:rPr>
        <w:t xml:space="preserve"> </w:t>
      </w:r>
      <w:r>
        <w:fldChar w:fldCharType="begin"/>
      </w:r>
      <w:r w:rsidRPr="00F643AA">
        <w:rPr>
          <w:lang w:val="es-CO"/>
        </w:rPr>
        <w:instrText xml:space="preserve"> SEQ Gráfica \* ARABIC </w:instrText>
      </w:r>
      <w:r>
        <w:fldChar w:fldCharType="separate"/>
      </w:r>
      <w:r w:rsidR="00862817">
        <w:rPr>
          <w:noProof/>
          <w:lang w:val="es-CO"/>
        </w:rPr>
        <w:t>4</w:t>
      </w:r>
      <w:r>
        <w:fldChar w:fldCharType="end"/>
      </w:r>
      <w:r w:rsidRPr="00F643AA">
        <w:rPr>
          <w:lang w:val="es-CO"/>
        </w:rPr>
        <w:t>.</w:t>
      </w:r>
      <w:r w:rsidRPr="00605EC2">
        <w:rPr>
          <w:lang w:val="es-CO"/>
        </w:rPr>
        <w:t xml:space="preserve"> Segunda pregunta</w:t>
      </w:r>
      <w:bookmarkEnd w:id="2570"/>
    </w:p>
    <w:p w14:paraId="5A771C41" w14:textId="3149C321" w:rsidR="00A94496" w:rsidRPr="00A94496" w:rsidRDefault="00A94496" w:rsidP="00A94496">
      <w:r>
        <w:t xml:space="preserve">Las visualizaciones al contenido empresarial como correo electrónico, es de casi un 50 a 50, frente a que nunca lo ven y que lo observan más de una vez, con tan solo un 10% de diferencia, recalcando </w:t>
      </w:r>
      <w:r w:rsidR="00991638">
        <w:t>que,</w:t>
      </w:r>
      <w:r>
        <w:t xml:space="preserve"> por disciplina o falta de información, el promedio de 69 personas encuestadas, ven el correo como una necesidad no básica, ya que </w:t>
      </w:r>
      <w:r w:rsidR="00E81FCE">
        <w:t>solo ingresan al correo corporativo</w:t>
      </w:r>
      <w:r>
        <w:t xml:space="preserve"> por alguna necesidad, pero nada recurrente.</w:t>
      </w:r>
    </w:p>
    <w:p w14:paraId="42098BFE" w14:textId="77777777" w:rsidR="00CF6D07" w:rsidRPr="00CF6D07" w:rsidRDefault="00CF6D07" w:rsidP="00CF6D07"/>
    <w:p w14:paraId="5633B053" w14:textId="77777777" w:rsidR="00605EC2" w:rsidRPr="00605EC2" w:rsidRDefault="00605EC2" w:rsidP="00605EC2">
      <w:pPr>
        <w:keepNext/>
        <w:jc w:val="center"/>
      </w:pPr>
      <w:r>
        <w:rPr>
          <w:noProof/>
          <w:lang w:val="en-US"/>
        </w:rPr>
        <w:lastRenderedPageBreak/>
        <w:drawing>
          <wp:inline distT="0" distB="0" distL="0" distR="0" wp14:anchorId="0CC9F35F" wp14:editId="4B23576D">
            <wp:extent cx="3063240" cy="2371763"/>
            <wp:effectExtent l="0" t="0" r="381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76862" cy="2382310"/>
                    </a:xfrm>
                    <a:prstGeom prst="rect">
                      <a:avLst/>
                    </a:prstGeom>
                  </pic:spPr>
                </pic:pic>
              </a:graphicData>
            </a:graphic>
          </wp:inline>
        </w:drawing>
      </w:r>
    </w:p>
    <w:p w14:paraId="180034F9" w14:textId="313AA850" w:rsidR="00605EC2" w:rsidRDefault="00605EC2" w:rsidP="00605EC2">
      <w:pPr>
        <w:pStyle w:val="Descripcin"/>
        <w:jc w:val="center"/>
        <w:rPr>
          <w:lang w:val="es-CO"/>
        </w:rPr>
      </w:pPr>
      <w:bookmarkStart w:id="2571" w:name="_Toc84013520"/>
      <w:r w:rsidRPr="00605EC2">
        <w:rPr>
          <w:lang w:val="es-CO"/>
        </w:rPr>
        <w:t>Gráfica</w:t>
      </w:r>
      <w:r w:rsidRPr="00F643AA">
        <w:rPr>
          <w:lang w:val="es-CO"/>
        </w:rPr>
        <w:t xml:space="preserve"> </w:t>
      </w:r>
      <w:r>
        <w:fldChar w:fldCharType="begin"/>
      </w:r>
      <w:r w:rsidRPr="00F643AA">
        <w:rPr>
          <w:lang w:val="es-CO"/>
        </w:rPr>
        <w:instrText xml:space="preserve"> SEQ Gráfica \* ARABIC </w:instrText>
      </w:r>
      <w:r>
        <w:fldChar w:fldCharType="separate"/>
      </w:r>
      <w:r w:rsidR="00862817">
        <w:rPr>
          <w:noProof/>
          <w:lang w:val="es-CO"/>
        </w:rPr>
        <w:t>5</w:t>
      </w:r>
      <w:r>
        <w:fldChar w:fldCharType="end"/>
      </w:r>
      <w:r w:rsidRPr="00F643AA">
        <w:rPr>
          <w:lang w:val="es-CO"/>
        </w:rPr>
        <w:t>.</w:t>
      </w:r>
      <w:r w:rsidRPr="00605EC2">
        <w:rPr>
          <w:lang w:val="es-CO"/>
        </w:rPr>
        <w:t xml:space="preserve"> Tercera pregunta</w:t>
      </w:r>
      <w:bookmarkEnd w:id="2571"/>
    </w:p>
    <w:p w14:paraId="2F9778B4" w14:textId="7C892C21" w:rsidR="00CF6D07" w:rsidRDefault="00E81FCE" w:rsidP="00CF6D07">
      <w:r>
        <w:t>En la parte de dudas sobre su nómina, las encuestas arrojaron que solo el 41% de 52 personas acuden a recursos humanos u otra identidad ajena a sus jefes donde este revelo también que 74 personas equivalentes a 59% están dependiendo de resolver todas sus dudas solo con el jefe a cargo, evidenciando la falta de conocimiento de otras áreas.</w:t>
      </w:r>
    </w:p>
    <w:p w14:paraId="356EE2F4" w14:textId="77777777" w:rsidR="009C671D" w:rsidRDefault="009C671D" w:rsidP="00CF6D07"/>
    <w:p w14:paraId="0C3BB566" w14:textId="4D74BFF6" w:rsidR="00E81FCE" w:rsidRDefault="00E81FCE" w:rsidP="00CF6D07"/>
    <w:p w14:paraId="12F52320" w14:textId="77777777" w:rsidR="00E81FCE" w:rsidRPr="00CF6D07" w:rsidRDefault="00E81FCE" w:rsidP="00CF6D07"/>
    <w:p w14:paraId="71A0E9D3" w14:textId="77777777" w:rsidR="00605EC2" w:rsidRPr="00605EC2" w:rsidRDefault="00605EC2" w:rsidP="00605EC2">
      <w:pPr>
        <w:keepNext/>
        <w:jc w:val="center"/>
      </w:pPr>
      <w:r>
        <w:rPr>
          <w:noProof/>
          <w:lang w:val="en-US"/>
        </w:rPr>
        <w:drawing>
          <wp:inline distT="0" distB="0" distL="0" distR="0" wp14:anchorId="0A46694D" wp14:editId="7D480603">
            <wp:extent cx="2720188" cy="2263465"/>
            <wp:effectExtent l="0" t="0" r="444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34695" cy="2275536"/>
                    </a:xfrm>
                    <a:prstGeom prst="rect">
                      <a:avLst/>
                    </a:prstGeom>
                  </pic:spPr>
                </pic:pic>
              </a:graphicData>
            </a:graphic>
          </wp:inline>
        </w:drawing>
      </w:r>
    </w:p>
    <w:p w14:paraId="45372D4D" w14:textId="4277CA22" w:rsidR="00605EC2" w:rsidRDefault="00605EC2" w:rsidP="00605EC2">
      <w:pPr>
        <w:pStyle w:val="Descripcin"/>
        <w:jc w:val="center"/>
        <w:rPr>
          <w:lang w:val="es-CO"/>
        </w:rPr>
      </w:pPr>
      <w:bookmarkStart w:id="2572" w:name="_Toc84013521"/>
      <w:r w:rsidRPr="00605EC2">
        <w:rPr>
          <w:lang w:val="es-CO"/>
        </w:rPr>
        <w:t>Gráfica</w:t>
      </w:r>
      <w:r w:rsidRPr="00F643AA">
        <w:rPr>
          <w:lang w:val="es-CO"/>
        </w:rPr>
        <w:t xml:space="preserve"> </w:t>
      </w:r>
      <w:r>
        <w:fldChar w:fldCharType="begin"/>
      </w:r>
      <w:r w:rsidRPr="00F643AA">
        <w:rPr>
          <w:lang w:val="es-CO"/>
        </w:rPr>
        <w:instrText xml:space="preserve"> SEQ Gráfica \* ARABIC </w:instrText>
      </w:r>
      <w:r>
        <w:fldChar w:fldCharType="separate"/>
      </w:r>
      <w:r w:rsidR="00862817">
        <w:rPr>
          <w:noProof/>
          <w:lang w:val="es-CO"/>
        </w:rPr>
        <w:t>6</w:t>
      </w:r>
      <w:r>
        <w:fldChar w:fldCharType="end"/>
      </w:r>
      <w:r w:rsidRPr="00F643AA">
        <w:rPr>
          <w:lang w:val="es-CO"/>
        </w:rPr>
        <w:t>.</w:t>
      </w:r>
      <w:r w:rsidRPr="00605EC2">
        <w:rPr>
          <w:lang w:val="es-CO"/>
        </w:rPr>
        <w:t xml:space="preserve"> Cuarta pregunta</w:t>
      </w:r>
      <w:bookmarkEnd w:id="2572"/>
    </w:p>
    <w:p w14:paraId="3E55F81C" w14:textId="5AB77120" w:rsidR="00A40C1C" w:rsidRDefault="00A40C1C" w:rsidP="00A40C1C">
      <w:r>
        <w:t xml:space="preserve">Algo particular de esta encuesta es </w:t>
      </w:r>
      <w:r w:rsidR="009C671D">
        <w:t>que un 33</w:t>
      </w:r>
      <w:r>
        <w:t xml:space="preserve">% de </w:t>
      </w:r>
      <w:r w:rsidR="009C671D">
        <w:t>49</w:t>
      </w:r>
      <w:r>
        <w:t xml:space="preserve"> personas saben sobre las carteleras físicas que tiene la empresa, lo peculiar es que </w:t>
      </w:r>
      <w:r w:rsidR="009C671D">
        <w:t xml:space="preserve">saben dónde están ubicadas, pero no tienen conocimiento de las actividades en las que se desenvuelve la empresa, ya que pasan y las ignoran y no leen, dado que la mayoría son textos largos y poco creatividad, demostrando que hoy en </w:t>
      </w:r>
      <w:r w:rsidR="009C671D">
        <w:lastRenderedPageBreak/>
        <w:t>día continua una frase célebre que menciona que una imagen vale más que mil palabras, con ello, se comprueba uno de los objetivos, que es mejorar la comunicación visual, ya sean con pantallas o recursos multimedia en la página.</w:t>
      </w:r>
    </w:p>
    <w:p w14:paraId="4A7BD1B5" w14:textId="77777777" w:rsidR="009C671D" w:rsidRDefault="009C671D" w:rsidP="00A40C1C"/>
    <w:p w14:paraId="45FA00F7" w14:textId="77777777" w:rsidR="009C671D" w:rsidRPr="00A40C1C" w:rsidRDefault="009C671D" w:rsidP="00A40C1C"/>
    <w:p w14:paraId="57D6546B" w14:textId="77777777" w:rsidR="00605EC2" w:rsidRPr="00605EC2" w:rsidRDefault="00605EC2" w:rsidP="00605EC2">
      <w:pPr>
        <w:keepNext/>
        <w:jc w:val="center"/>
      </w:pPr>
      <w:r>
        <w:rPr>
          <w:noProof/>
          <w:lang w:val="en-US"/>
        </w:rPr>
        <w:drawing>
          <wp:inline distT="0" distB="0" distL="0" distR="0" wp14:anchorId="41F2AAAC" wp14:editId="53DCFCAB">
            <wp:extent cx="3558540" cy="2477744"/>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69336" cy="2485261"/>
                    </a:xfrm>
                    <a:prstGeom prst="rect">
                      <a:avLst/>
                    </a:prstGeom>
                  </pic:spPr>
                </pic:pic>
              </a:graphicData>
            </a:graphic>
          </wp:inline>
        </w:drawing>
      </w:r>
    </w:p>
    <w:p w14:paraId="2B576A26" w14:textId="3822648A" w:rsidR="00605EC2" w:rsidRDefault="00605EC2" w:rsidP="00605EC2">
      <w:pPr>
        <w:pStyle w:val="Descripcin"/>
        <w:jc w:val="center"/>
        <w:rPr>
          <w:lang w:val="es-CO"/>
        </w:rPr>
      </w:pPr>
      <w:bookmarkStart w:id="2573" w:name="_Toc84013522"/>
      <w:r w:rsidRPr="00605EC2">
        <w:rPr>
          <w:lang w:val="es-CO"/>
        </w:rPr>
        <w:t>Gráfica</w:t>
      </w:r>
      <w:r w:rsidRPr="00F643AA">
        <w:rPr>
          <w:lang w:val="es-CO"/>
        </w:rPr>
        <w:t xml:space="preserve"> </w:t>
      </w:r>
      <w:r>
        <w:fldChar w:fldCharType="begin"/>
      </w:r>
      <w:r w:rsidRPr="00F643AA">
        <w:rPr>
          <w:lang w:val="es-CO"/>
        </w:rPr>
        <w:instrText xml:space="preserve"> SEQ Gráfica \* ARABIC </w:instrText>
      </w:r>
      <w:r>
        <w:fldChar w:fldCharType="separate"/>
      </w:r>
      <w:r w:rsidR="00862817">
        <w:rPr>
          <w:noProof/>
          <w:lang w:val="es-CO"/>
        </w:rPr>
        <w:t>7</w:t>
      </w:r>
      <w:r>
        <w:fldChar w:fldCharType="end"/>
      </w:r>
      <w:r w:rsidRPr="00F643AA">
        <w:rPr>
          <w:lang w:val="es-CO"/>
        </w:rPr>
        <w:t>. Quinta</w:t>
      </w:r>
      <w:r w:rsidRPr="00605EC2">
        <w:rPr>
          <w:lang w:val="es-CO"/>
        </w:rPr>
        <w:t xml:space="preserve"> pregunta</w:t>
      </w:r>
      <w:bookmarkEnd w:id="2573"/>
    </w:p>
    <w:p w14:paraId="3E394F3C" w14:textId="1B1F6D85" w:rsidR="009C671D" w:rsidRPr="009C671D" w:rsidRDefault="009C671D" w:rsidP="009C671D">
      <w:r>
        <w:t xml:space="preserve">Sobre los últimos porcentajes de la encuesta </w:t>
      </w:r>
      <w:r w:rsidR="00B106B2">
        <w:t xml:space="preserve">se evidencio que hay personas </w:t>
      </w:r>
      <w:r>
        <w:t xml:space="preserve">de </w:t>
      </w:r>
      <w:r w:rsidR="00B106B2">
        <w:t xml:space="preserve">poco </w:t>
      </w:r>
      <w:r>
        <w:t>interés</w:t>
      </w:r>
      <w:r w:rsidR="00B106B2">
        <w:t xml:space="preserve"> hacia la información empresarial</w:t>
      </w:r>
      <w:r>
        <w:t xml:space="preserve">, dado que un 10% o sea 12 personas, no les gustaría acceder o mantenerse informado </w:t>
      </w:r>
      <w:r w:rsidR="00B106B2">
        <w:t xml:space="preserve">de los recursos o actividades laborales, en cambio se hace </w:t>
      </w:r>
      <w:r>
        <w:t xml:space="preserve">frente a un 90%, mencionando </w:t>
      </w:r>
      <w:r w:rsidR="00B106B2">
        <w:t>que,</w:t>
      </w:r>
      <w:r>
        <w:t xml:space="preserve"> si les gustaría </w:t>
      </w:r>
      <w:r w:rsidR="00B106B2">
        <w:t>tener más</w:t>
      </w:r>
      <w:r>
        <w:t xml:space="preserve"> medios</w:t>
      </w:r>
      <w:r w:rsidR="00B106B2">
        <w:t xml:space="preserve"> visuales para mantener </w:t>
      </w:r>
      <w:r>
        <w:t>informa</w:t>
      </w:r>
      <w:r w:rsidR="00B106B2">
        <w:t>dos</w:t>
      </w:r>
      <w:r>
        <w:t xml:space="preserve">, </w:t>
      </w:r>
      <w:r w:rsidR="00B106B2">
        <w:t>recalcando</w:t>
      </w:r>
      <w:r>
        <w:t xml:space="preserve"> que deben ser </w:t>
      </w:r>
      <w:r w:rsidR="00B106B2">
        <w:t>más</w:t>
      </w:r>
      <w:r>
        <w:t xml:space="preserve"> dinámicas y visuales, </w:t>
      </w:r>
      <w:r w:rsidR="00B106B2">
        <w:t xml:space="preserve">ya que </w:t>
      </w:r>
      <w:r>
        <w:t xml:space="preserve">muchas personas </w:t>
      </w:r>
      <w:r w:rsidR="00B106B2">
        <w:t>no les gusta leer</w:t>
      </w:r>
      <w:r>
        <w:t>.</w:t>
      </w:r>
    </w:p>
    <w:p w14:paraId="7B4AF321" w14:textId="7F8E4217" w:rsidR="00F40013" w:rsidRDefault="00F40013" w:rsidP="00B51129"/>
    <w:p w14:paraId="0F8A5C60" w14:textId="4B713B3B" w:rsidR="00F40013" w:rsidRPr="00B51129" w:rsidRDefault="00F40013" w:rsidP="00F40013">
      <w:pPr>
        <w:jc w:val="center"/>
      </w:pPr>
    </w:p>
    <w:p w14:paraId="0835D954" w14:textId="64B2058B" w:rsidR="00B51129" w:rsidRDefault="00B51129" w:rsidP="00B51129">
      <w:pPr>
        <w:pStyle w:val="Ttulo2"/>
        <w:ind w:left="567" w:hanging="567"/>
        <w:rPr>
          <w:lang w:val="es-CO"/>
        </w:rPr>
      </w:pPr>
      <w:bookmarkStart w:id="2574" w:name="_Toc84013468"/>
      <w:r w:rsidRPr="00B51129">
        <w:rPr>
          <w:lang w:val="es-CO"/>
        </w:rPr>
        <w:t>Discusión</w:t>
      </w:r>
      <w:r>
        <w:t xml:space="preserve"> de</w:t>
      </w:r>
      <w:r w:rsidRPr="00B51129">
        <w:rPr>
          <w:lang w:val="es-CO"/>
        </w:rPr>
        <w:t xml:space="preserve"> los resultados</w:t>
      </w:r>
      <w:bookmarkEnd w:id="2574"/>
    </w:p>
    <w:p w14:paraId="4FCAB448" w14:textId="5A290D71" w:rsidR="00C73DA2" w:rsidRDefault="00C73DA2" w:rsidP="00C73DA2">
      <w:r w:rsidRPr="00C73DA2">
        <w:t>Durante el análisis pudimos entender las posibilidades de</w:t>
      </w:r>
      <w:r w:rsidR="00B106B2">
        <w:t>l tipo de</w:t>
      </w:r>
      <w:r w:rsidRPr="00C73DA2">
        <w:t xml:space="preserve"> datos que podemos sacar, con tan solo basarnos en herramientas complementarias que nos permiten reducir valores y con ello tener una </w:t>
      </w:r>
      <w:r w:rsidR="00B106B2">
        <w:t>perspectiva</w:t>
      </w:r>
      <w:r w:rsidRPr="00C73DA2">
        <w:t xml:space="preserve"> más amplia de los hechos más relevantes que se desean obtener, podemos concluir que para obtener más datos precisos necesitamos crear grupos y en ellos sacar los más notables y los promedios que se crean pertinentes, con ello, ya podemos tener datos </w:t>
      </w:r>
      <w:r w:rsidRPr="00C73DA2">
        <w:lastRenderedPageBreak/>
        <w:t xml:space="preserve">puntuales para </w:t>
      </w:r>
      <w:r>
        <w:t>ser filtrados e interpretados</w:t>
      </w:r>
      <w:r w:rsidR="00B106B2">
        <w:t xml:space="preserve"> para así </w:t>
      </w:r>
      <w:r w:rsidRPr="00C73DA2">
        <w:t>tener los promedios estadísticos cla</w:t>
      </w:r>
      <w:r>
        <w:t xml:space="preserve">ros y concisos, y por ultimo </w:t>
      </w:r>
      <w:r w:rsidRPr="00C73DA2">
        <w:t>descifrar cada dato y dar solución a los interrogantes iniciales.</w:t>
      </w:r>
    </w:p>
    <w:p w14:paraId="73F58303" w14:textId="510D3002" w:rsidR="00FB0F0A" w:rsidRDefault="00FB0F0A" w:rsidP="00C73DA2"/>
    <w:p w14:paraId="49155F16" w14:textId="6BBDAACF" w:rsidR="00FB0F0A" w:rsidRDefault="00FB0F0A">
      <w:r>
        <w:t>Gracias a los datos obtenidos, podemos validar realmente cual importante es la problemática, basada sobre los objetivos, ya que desde un inicio se ve y se refleja la falta de información ante recursos de la empresa, con ello y gracias a los resultados, damos como prioridad el avance hacia la información digital y el recurso de la nómina electrónica, para así dar como la innovación de recurso digital, y con ella suplir la necesidad de mantener a un grupo de empleados al tanto de los recursos que tendrá la empresa, siempre pensando en el bienestar de cada uno.</w:t>
      </w:r>
    </w:p>
    <w:p w14:paraId="664EBC9C" w14:textId="0369915C" w:rsidR="002E1C0F" w:rsidRDefault="002E1C0F"/>
    <w:p w14:paraId="03FA2867" w14:textId="07264782" w:rsidR="002E1C0F" w:rsidRDefault="002E1C0F">
      <w:r>
        <w:t>Haciendo frente al estudio, y en casos hipotéticos, la falta de atención es la</w:t>
      </w:r>
      <w:r w:rsidRPr="002E1C0F">
        <w:t xml:space="preserve"> disminución del </w:t>
      </w:r>
      <w:r>
        <w:t>interés que</w:t>
      </w:r>
      <w:r w:rsidRPr="002E1C0F">
        <w:t xml:space="preserve"> se registra en la población estudiada, se atribuye a los cambios </w:t>
      </w:r>
      <w:r w:rsidR="00413B5B">
        <w:t>estructurados</w:t>
      </w:r>
      <w:r>
        <w:t xml:space="preserve"> de la empresa, ya que por falta de atención o capacitaciones de recursos internos, el </w:t>
      </w:r>
      <w:r w:rsidR="00413B5B">
        <w:t>empleado</w:t>
      </w:r>
      <w:r>
        <w:t xml:space="preserve"> hace caso omiso de </w:t>
      </w:r>
      <w:r w:rsidR="00413B5B">
        <w:t xml:space="preserve">situaciones o complejos por </w:t>
      </w:r>
      <w:r>
        <w:t xml:space="preserve">falta de interés, en ciertas </w:t>
      </w:r>
      <w:r w:rsidR="00413B5B">
        <w:t>ocasiones</w:t>
      </w:r>
      <w:r>
        <w:t xml:space="preserve"> esa problemática, se basa en que la empresa le invierte y se centra </w:t>
      </w:r>
      <w:r w:rsidR="00413B5B">
        <w:t>más</w:t>
      </w:r>
      <w:r>
        <w:t xml:space="preserve"> en los servicios a prestar</w:t>
      </w:r>
      <w:r w:rsidR="00413B5B">
        <w:t>, dedicando una mayor parte a fortalecer estos aspectos, sin llegar a entender que la respuesta a un mejor desempeño es pensar en el núcleo principal de la empresa que son los empleados.</w:t>
      </w:r>
    </w:p>
    <w:p w14:paraId="62920431" w14:textId="14D47EC9" w:rsidR="00413B5B" w:rsidRDefault="00413B5B"/>
    <w:p w14:paraId="134EA576" w14:textId="3CF5D25C" w:rsidR="00B96C35" w:rsidRDefault="00413B5B" w:rsidP="00B96C35">
      <w:r>
        <w:t xml:space="preserve">Para poder desplegar y estructurar el proyecto de la </w:t>
      </w:r>
      <w:r w:rsidR="00B96C35">
        <w:t>información</w:t>
      </w:r>
      <w:r>
        <w:t xml:space="preserve"> y la </w:t>
      </w:r>
      <w:r w:rsidR="00B96C35">
        <w:t>nómina</w:t>
      </w:r>
      <w:r>
        <w:t xml:space="preserve"> electrónica, se debe </w:t>
      </w:r>
      <w:r w:rsidR="00B96C35">
        <w:t>implementar</w:t>
      </w:r>
      <w:r>
        <w:t xml:space="preserve"> estrategias hacia el empleado, ya que no nos servirá realizar el proyecto sin </w:t>
      </w:r>
      <w:r w:rsidR="00B96C35">
        <w:t xml:space="preserve">tener en cuenta que el objetivo inicial va hacia el empleado, porque si no saben o no tienen el conocimiento de lo que se realiza, volveremos al punto inicial del problema, </w:t>
      </w:r>
      <w:r w:rsidR="00AA7F2C">
        <w:t>inicialmente</w:t>
      </w:r>
      <w:r w:rsidR="00B96C35">
        <w:t xml:space="preserve"> se debe establecer una inducción constante a la filosofía de la empresa. Como lo menciona el articulo web </w:t>
      </w:r>
      <w:sdt>
        <w:sdtPr>
          <w:id w:val="-1446607416"/>
          <w:citation/>
        </w:sdtPr>
        <w:sdtEndPr/>
        <w:sdtContent>
          <w:r w:rsidR="00B96C35">
            <w:fldChar w:fldCharType="begin"/>
          </w:r>
          <w:r w:rsidR="00B96C35">
            <w:instrText xml:space="preserve"> CITATION Wor16 \l 9226 </w:instrText>
          </w:r>
          <w:r w:rsidR="00B96C35">
            <w:fldChar w:fldCharType="separate"/>
          </w:r>
          <w:r w:rsidR="00935466">
            <w:rPr>
              <w:noProof/>
            </w:rPr>
            <w:t>(Work Meter, 2016)</w:t>
          </w:r>
          <w:r w:rsidR="00B96C35">
            <w:fldChar w:fldCharType="end"/>
          </w:r>
        </w:sdtContent>
      </w:sdt>
      <w:r w:rsidR="00B96C35">
        <w:t xml:space="preserve"> Los empleados, lleven el tiempo que lleven, tienen que conocer los valores, misión, visión, objetivos y políticas institucionales que sigue la organización. Una buena comunicación es básica para que los trabajadores se sensibilicen ante la cultura empresarial. Con esto los empleados empatizarán y se identificarán con las estrategias de la empresa y actuarán en pro de la misma.</w:t>
      </w:r>
    </w:p>
    <w:p w14:paraId="48EB9B90" w14:textId="77777777" w:rsidR="00B96C35" w:rsidRDefault="00B96C35" w:rsidP="00B96C35"/>
    <w:p w14:paraId="3710B245" w14:textId="59031627" w:rsidR="00413B5B" w:rsidRDefault="00B96C35" w:rsidP="00B96C35">
      <w:r>
        <w:lastRenderedPageBreak/>
        <w:t>Como líderes puedes pedir a tus empleados que identifiquen situaciones que estén funcionando y destaquen, y otras que consideran menos efectivas y podrían mejorar. Haz sesiones de lluvia de ideas y ten en cuenta en las actuaciones futuras las conclusiones a las que se lleguen. Invita a los trabajadores a que establezcan sus propias metas en las distintas áreas de trabajo a las que pertenecen para que estén involucrados en las mismas.  Estas metas las puede subdividir por equipos de trabajo, que se vayan actualizando según el proceso de trabajo y se compruebe su cumplimiento.</w:t>
      </w:r>
    </w:p>
    <w:p w14:paraId="6675C79B" w14:textId="777D9B13" w:rsidR="00B96C35" w:rsidRDefault="00B96C35" w:rsidP="00B96C35"/>
    <w:p w14:paraId="28B322DD" w14:textId="0B0875B8" w:rsidR="00B96C35" w:rsidRDefault="00B96C35" w:rsidP="00B96C35">
      <w:r>
        <w:t xml:space="preserve">Como idea de proyectos hacia el despliegue de metas, estará involucradas de </w:t>
      </w:r>
      <w:r w:rsidR="00AA7F2C">
        <w:t>cómo</w:t>
      </w:r>
      <w:r>
        <w:t xml:space="preserve"> saber las reuniones, los parámetros, ideas, y demás actividades que competen al empleado, con ello la Web será la herramienta fundamental a suplir estos aspectos, ya que por si la mayoría de empleados no se encuentran en la sede principal, pero </w:t>
      </w:r>
      <w:r w:rsidR="008046FA">
        <w:t>sí</w:t>
      </w:r>
      <w:r>
        <w:t xml:space="preserve"> </w:t>
      </w:r>
      <w:r w:rsidR="00AA7F2C">
        <w:t>tendrán</w:t>
      </w:r>
      <w:r>
        <w:t xml:space="preserve"> al </w:t>
      </w:r>
      <w:r w:rsidR="00AA7F2C">
        <w:t>alcance</w:t>
      </w:r>
      <w:r>
        <w:t xml:space="preserve"> diario su correo con información relevante y como eje central su Web.</w:t>
      </w:r>
    </w:p>
    <w:p w14:paraId="3FA68E23" w14:textId="74CAF2F6" w:rsidR="00B96C35" w:rsidRDefault="00B96C35" w:rsidP="00B96C35"/>
    <w:p w14:paraId="4161E9F3" w14:textId="5F1D9B5F" w:rsidR="00AA7F2C" w:rsidRDefault="00B96C35" w:rsidP="00AA7F2C">
      <w:r>
        <w:t xml:space="preserve">Ya mencionando los recursos al que debe acceder un empleado y su forma de </w:t>
      </w:r>
      <w:r w:rsidR="00AA7F2C">
        <w:t>contribuir</w:t>
      </w:r>
      <w:r>
        <w:t xml:space="preserve"> a la empresa por medio de la </w:t>
      </w:r>
      <w:r w:rsidR="00AA7F2C">
        <w:t>información</w:t>
      </w:r>
      <w:r>
        <w:t xml:space="preserve">, dando como un tip adicional, estará las herramientas que competen a cada empleado, con ello la información de actividades y la </w:t>
      </w:r>
      <w:r w:rsidR="00AA7F2C">
        <w:t>nómina</w:t>
      </w:r>
      <w:r>
        <w:t xml:space="preserve"> electrónica, para </w:t>
      </w:r>
      <w:r w:rsidR="00AA7F2C">
        <w:t>que,</w:t>
      </w:r>
      <w:r>
        <w:t xml:space="preserve"> con ello, como se </w:t>
      </w:r>
      <w:r w:rsidR="00AA7F2C">
        <w:t>mencionaba</w:t>
      </w:r>
      <w:r>
        <w:t xml:space="preserve"> en el cuerpo del documento, es algo vi</w:t>
      </w:r>
      <w:r w:rsidR="00AA7F2C">
        <w:t>tal y de gran facilidad para sus finanzas. Los desprendibles o recibos de pago de nómina, son relevantes porque en ellos debe constar la liquidación que se hizo de la nómina respectiva, incluyendo los conceptos pagados, los descuentos aplicados y el valor neto recibo por el trabajador.</w:t>
      </w:r>
    </w:p>
    <w:p w14:paraId="6458DBED" w14:textId="77777777" w:rsidR="00AA7F2C" w:rsidRDefault="00AA7F2C" w:rsidP="00AA7F2C"/>
    <w:p w14:paraId="094C1581" w14:textId="58BBBB5B" w:rsidR="00AA7F2C" w:rsidRDefault="00AA7F2C" w:rsidP="00AA7F2C">
      <w:r>
        <w:t>Para el trabajador ese documento es importante porque le permite conocer qué conceptos le han pagado, cómo se los han liquidado y qué conceptos y valores le han descontado. Además, es un documento que algunas entidades de crédito pueden solicitar al trabajador para identificar los ingresos que efectivamente recibe el trabajador.</w:t>
      </w:r>
    </w:p>
    <w:p w14:paraId="350F82D4" w14:textId="77777777" w:rsidR="008046FA" w:rsidRDefault="008046FA" w:rsidP="00AA7F2C"/>
    <w:p w14:paraId="46E1A13F" w14:textId="77777777" w:rsidR="00AA7F2C" w:rsidRDefault="00AA7F2C" w:rsidP="00AA7F2C"/>
    <w:p w14:paraId="4E97A47C" w14:textId="77777777" w:rsidR="008046FA" w:rsidRDefault="008046FA">
      <w:pPr>
        <w:sectPr w:rsidR="008046FA" w:rsidSect="0085333E">
          <w:headerReference w:type="default" r:id="rId69"/>
          <w:type w:val="continuous"/>
          <w:pgSz w:w="12240" w:h="15840" w:code="120"/>
          <w:pgMar w:top="1418" w:right="1418" w:bottom="1418" w:left="1701" w:header="709" w:footer="709" w:gutter="0"/>
          <w:cols w:space="708"/>
          <w:titlePg/>
          <w:docGrid w:linePitch="360"/>
        </w:sectPr>
      </w:pPr>
    </w:p>
    <w:p w14:paraId="17F77BE5" w14:textId="440774CC" w:rsidR="008046FA" w:rsidRDefault="008046FA" w:rsidP="008046FA">
      <w:pPr>
        <w:pStyle w:val="Ttulo1"/>
      </w:pPr>
      <w:bookmarkStart w:id="2575" w:name="_Toc84013469"/>
      <w:r>
        <w:lastRenderedPageBreak/>
        <w:t xml:space="preserve">CAPÍTULO V: </w:t>
      </w:r>
      <w:r w:rsidRPr="00256000">
        <w:t>CONCLUSIONES Y RECOMENDACIONES</w:t>
      </w:r>
      <w:bookmarkEnd w:id="2575"/>
    </w:p>
    <w:p w14:paraId="71C6F420" w14:textId="77777777" w:rsidR="00836F93" w:rsidRPr="00836F93" w:rsidRDefault="00836F93" w:rsidP="00836F93"/>
    <w:p w14:paraId="50A677E7" w14:textId="77777777" w:rsidR="008046FA" w:rsidRDefault="008046FA" w:rsidP="008046FA">
      <w:pPr>
        <w:spacing w:line="240" w:lineRule="auto"/>
        <w:ind w:firstLine="0"/>
      </w:pPr>
    </w:p>
    <w:p w14:paraId="4E0DE1F0" w14:textId="75652F7E" w:rsidR="008046FA" w:rsidRDefault="008046FA" w:rsidP="00627D11">
      <w:r>
        <w:t>Como punto final del trabajo de inves</w:t>
      </w:r>
      <w:r w:rsidR="00627D11">
        <w:t xml:space="preserve">tigación realizado es pertinente concluir </w:t>
      </w:r>
      <w:r>
        <w:t xml:space="preserve">con base en toda la información procesada, analizada e interpretada, los resultados </w:t>
      </w:r>
      <w:r w:rsidR="00627D11">
        <w:t>expuestos</w:t>
      </w:r>
      <w:r>
        <w:t xml:space="preserve">, ya que </w:t>
      </w:r>
      <w:r w:rsidR="00627D11">
        <w:t>cada uno fundamenta y construye</w:t>
      </w:r>
      <w:r>
        <w:t xml:space="preserve"> las conclusiones y recomendaciones del trabajo de investigación.</w:t>
      </w:r>
    </w:p>
    <w:p w14:paraId="65D2C69D" w14:textId="77777777" w:rsidR="008046FA" w:rsidRDefault="008046FA" w:rsidP="00627D11"/>
    <w:p w14:paraId="4FE7FE15" w14:textId="760E9223" w:rsidR="00B55E60" w:rsidRDefault="00627D11" w:rsidP="00627D11">
      <w:r>
        <w:t xml:space="preserve">Así su </w:t>
      </w:r>
      <w:r w:rsidR="008046FA">
        <w:t>objetivo final de</w:t>
      </w:r>
      <w:r>
        <w:t xml:space="preserve">l análisis de estudio, adecuo uno de los recursos principales de una empresa, con ello la implementación de herramientas tecnológicas sobre aspectos de información oportuna y clara, en ámbitos laborales y económicos, a través de Web y su sección de nómina virtual.  </w:t>
      </w:r>
    </w:p>
    <w:p w14:paraId="2E589801" w14:textId="77777777" w:rsidR="00627D11" w:rsidRDefault="00627D11" w:rsidP="008046FA">
      <w:pPr>
        <w:spacing w:line="240" w:lineRule="auto"/>
        <w:ind w:firstLine="0"/>
      </w:pPr>
    </w:p>
    <w:p w14:paraId="04A896F2" w14:textId="77777777" w:rsidR="00627D11" w:rsidRDefault="00627D11" w:rsidP="008046FA">
      <w:pPr>
        <w:spacing w:line="240" w:lineRule="auto"/>
        <w:ind w:firstLine="0"/>
      </w:pPr>
    </w:p>
    <w:p w14:paraId="328B7BE8" w14:textId="78AE498E" w:rsidR="00627D11" w:rsidRPr="00627D11" w:rsidRDefault="00627D11" w:rsidP="00627D11">
      <w:pPr>
        <w:pStyle w:val="Ttulo2"/>
        <w:ind w:left="567" w:hanging="567"/>
        <w:rPr>
          <w:lang w:val="es-CO"/>
        </w:rPr>
      </w:pPr>
      <w:bookmarkStart w:id="2576" w:name="_Toc84013470"/>
      <w:r w:rsidRPr="00627D11">
        <w:rPr>
          <w:lang w:val="es-CO"/>
        </w:rPr>
        <w:t>Conclusiones</w:t>
      </w:r>
      <w:bookmarkEnd w:id="2576"/>
    </w:p>
    <w:p w14:paraId="5148C6F1" w14:textId="77777777" w:rsidR="00627D11" w:rsidRDefault="00627D11" w:rsidP="008046FA">
      <w:pPr>
        <w:spacing w:line="240" w:lineRule="auto"/>
        <w:ind w:firstLine="0"/>
      </w:pPr>
    </w:p>
    <w:p w14:paraId="44C1AB02" w14:textId="44C566E9" w:rsidR="00627D11" w:rsidRDefault="008046FA" w:rsidP="009978AF">
      <w:r>
        <w:t xml:space="preserve">Es absolutamente posible y realizable la implementación de </w:t>
      </w:r>
      <w:r w:rsidR="00627D11">
        <w:t>una herramienta que mejoren la distribución de información tanto a nivel global de la empresa como información netamente pertinente</w:t>
      </w:r>
      <w:r w:rsidR="00836F93">
        <w:t xml:space="preserve"> de cada empleado, con el análisis y el desarrollo de la Web y su herramienta se puede concluir que los procesos informativos son más ideales cuando están sujetos a un solo entorno, donde se pueda evitar manejar varios recursos que acaten funciones extras que conlleven a más tiempo o lleven a realizar procedimientos a largos periodos de espera sobre una respuesta.</w:t>
      </w:r>
    </w:p>
    <w:p w14:paraId="74075394" w14:textId="57B0FC89" w:rsidR="009978AF" w:rsidRDefault="009978AF" w:rsidP="00627D11"/>
    <w:p w14:paraId="4BCFAD13" w14:textId="2809403A" w:rsidR="009978AF" w:rsidRDefault="009978AF" w:rsidP="009978AF">
      <w:r>
        <w:t>La etapa de análisis de datos es una de las más importantes en el proceso de investigación en virtud de que se procede a racionalizar los datos colectados con el propósito de explicar las posibles relaciones que expresan las variables estudiadas. El análisis e interpretación requiere del conocimiento de la estadística, para que con ello se establezcan las métricas</w:t>
      </w:r>
      <w:r w:rsidR="00836F93">
        <w:t xml:space="preserve"> inicialmente sobre el porqué la implementación de un recurso.</w:t>
      </w:r>
      <w:r>
        <w:t xml:space="preserve"> </w:t>
      </w:r>
    </w:p>
    <w:p w14:paraId="792F9867" w14:textId="77777777" w:rsidR="009978AF" w:rsidRDefault="009978AF" w:rsidP="009978AF"/>
    <w:p w14:paraId="31F693D7" w14:textId="77777777" w:rsidR="009978AF" w:rsidRDefault="009978AF" w:rsidP="009978AF">
      <w:r>
        <w:t xml:space="preserve">La estadística proporciona innumerables beneficios a la investigación científica y tecnológica. Esta disciplina aporta elementos estadísticos descriptivos e inferenciales. Los </w:t>
      </w:r>
      <w:r>
        <w:lastRenderedPageBreak/>
        <w:t>primeros representan un conjunto de procedimientos que permiten procesar y presentar la información de manera organizada y resumida. Los segundos facilitan el establecimiento de inferencias de la muestra estudiada hacia la población de origen a través de una serie de pruebas de hipótesis aplicando estadística paramétrica y no paramétrica.</w:t>
      </w:r>
    </w:p>
    <w:p w14:paraId="5B9272A6" w14:textId="77777777" w:rsidR="009978AF" w:rsidRDefault="009978AF" w:rsidP="009978AF"/>
    <w:p w14:paraId="3BD50357" w14:textId="547688D9" w:rsidR="009978AF" w:rsidRDefault="009978AF" w:rsidP="009978AF">
      <w:r>
        <w:t xml:space="preserve">Con ello concluiremos que, para el desarrollo de </w:t>
      </w:r>
      <w:r w:rsidR="00836F93">
        <w:t>una herramienta interna laboral</w:t>
      </w:r>
      <w:r>
        <w:t xml:space="preserve">, es fundamental tener una fuente de datos verídica, que nos pueda proporcionar, gran cantidad de datos, para así poder filtrar la que necesitamos y con esos datos, ya podemos generar análisis y concluir que factores </w:t>
      </w:r>
      <w:r w:rsidR="00836F93">
        <w:t xml:space="preserve">que </w:t>
      </w:r>
      <w:r>
        <w:t xml:space="preserve">nos están afectando y cuales nos están ayudando, con ello podemos determinar causas y errores que posiblemente la Web </w:t>
      </w:r>
      <w:r w:rsidR="00836F93">
        <w:t>pueda mejorar.</w:t>
      </w:r>
    </w:p>
    <w:p w14:paraId="626CCBEA" w14:textId="6246F5FC" w:rsidR="00271FD1" w:rsidRDefault="00271FD1" w:rsidP="009978AF"/>
    <w:p w14:paraId="15D396EC" w14:textId="77777777" w:rsidR="00B55E60" w:rsidRDefault="00271FD1" w:rsidP="009978AF">
      <w:r>
        <w:t xml:space="preserve">Se puede concluir con base a las pruebas de hipótesis en general que existen áreas de mejoras continuas sobre los despliegues de información, con ello el entorno centrado hacia el empleado, acobija medios necesarios para tener información al día, de igual manera la implementación de estos recursos ahorrara costos y tiempos, ya que se pasara a medios digitales, y con ello la eliminación de papel, carteleras entre otros, y del tiempo, ya que los empleados sabrán el camino directo a resolver sus dudas perdiendo menos tiempo y aprovechándolo en otras actividades, así mejorando la rapidez  y eficiencia de la </w:t>
      </w:r>
      <w:r w:rsidR="00B55E60">
        <w:t>comunicación</w:t>
      </w:r>
      <w:r>
        <w:t xml:space="preserve"> con los empleados por que permite </w:t>
      </w:r>
      <w:r w:rsidR="00B55E60">
        <w:t>centralizar</w:t>
      </w:r>
      <w:r>
        <w:t xml:space="preserve"> la informaci</w:t>
      </w:r>
      <w:r w:rsidR="00B55E60">
        <w:t xml:space="preserve">ón. </w:t>
      </w:r>
    </w:p>
    <w:p w14:paraId="5494BAB7" w14:textId="77777777" w:rsidR="00B55E60" w:rsidRDefault="00B55E60" w:rsidP="009978AF"/>
    <w:p w14:paraId="7465FAD1" w14:textId="77777777" w:rsidR="00E2111A" w:rsidRDefault="00B55E60" w:rsidP="00B55E60">
      <w:pPr>
        <w:sectPr w:rsidR="00E2111A" w:rsidSect="00F36DDA">
          <w:headerReference w:type="first" r:id="rId70"/>
          <w:type w:val="oddPage"/>
          <w:pgSz w:w="12240" w:h="15840" w:code="120"/>
          <w:pgMar w:top="1418" w:right="1418" w:bottom="1418" w:left="1701" w:header="709" w:footer="709" w:gutter="0"/>
          <w:cols w:space="708"/>
          <w:titlePg/>
          <w:docGrid w:linePitch="360"/>
        </w:sectPr>
      </w:pPr>
      <w:r>
        <w:t>Con el desprendible de pago digital, podrá gestionar directamente sus finanzas, ya que gracias a este medio, podrá visualizar cuanto le pagaron, si tiene deducciones sean por préstamos o vacaciones, primas de demás información que competen a cada empleado, e</w:t>
      </w:r>
      <w:r w:rsidRPr="00B55E60">
        <w:t>n conclusión, la Nómina Electrónica al ser un sistema tecnológico avanzado te permite optimizar, automatizar y usar sistemas contables precisos, disminuyendo el tiempo, los gastos en soluciones situacionales, y</w:t>
      </w:r>
      <w:r>
        <w:t xml:space="preserve"> los costos operacionales para la</w:t>
      </w:r>
      <w:r w:rsidRPr="00B55E60">
        <w:t xml:space="preserve"> compañía, y de esa forma obtener excelentes resultados  que permitan que aumentes la rentabilidad de </w:t>
      </w:r>
      <w:r>
        <w:t>la</w:t>
      </w:r>
      <w:r w:rsidRPr="00B55E60">
        <w:t xml:space="preserve"> empresa.</w:t>
      </w:r>
    </w:p>
    <w:p w14:paraId="652BE09F" w14:textId="6118714B" w:rsidR="00B55E60" w:rsidRPr="00B55E60" w:rsidRDefault="00B55E60" w:rsidP="0052156B">
      <w:pPr>
        <w:pStyle w:val="Ttulo2"/>
        <w:ind w:left="567" w:hanging="567"/>
      </w:pPr>
      <w:bookmarkStart w:id="2583" w:name="_Toc84013471"/>
      <w:r w:rsidRPr="00B55E60">
        <w:rPr>
          <w:lang w:val="es-CO"/>
        </w:rPr>
        <w:lastRenderedPageBreak/>
        <w:t>Recomendaciones</w:t>
      </w:r>
      <w:bookmarkEnd w:id="2583"/>
    </w:p>
    <w:p w14:paraId="0E355ACE" w14:textId="41A0B957" w:rsidR="00C74E0C" w:rsidRDefault="00C74E0C" w:rsidP="00C74E0C">
      <w:r>
        <w:t>Culminado el estudio se recomienda el constante informe sobre alguna mejora propuesta por el empleador, ya que es el medio para identificar factores que puedan llevar nuevas oportunidades de innovación, para que sea más fácil y factible la comunicación interna, de igual manera la revisión constante de procesos que lleguen a minimizar</w:t>
      </w:r>
      <w:r w:rsidR="00C11DA5">
        <w:t xml:space="preserve"> el</w:t>
      </w:r>
      <w:r>
        <w:t xml:space="preserve"> trabajo.</w:t>
      </w:r>
    </w:p>
    <w:p w14:paraId="74AC75C1" w14:textId="77777777" w:rsidR="00C74E0C" w:rsidRDefault="00C74E0C" w:rsidP="008046FA">
      <w:pPr>
        <w:spacing w:line="240" w:lineRule="auto"/>
        <w:ind w:firstLine="0"/>
      </w:pPr>
    </w:p>
    <w:p w14:paraId="20B80033" w14:textId="239E426E" w:rsidR="00C74E0C" w:rsidRDefault="00C74E0C" w:rsidP="00C74E0C">
      <w:pPr>
        <w:rPr>
          <w:lang w:val="es-MX"/>
        </w:rPr>
      </w:pPr>
      <w:r>
        <w:rPr>
          <w:lang w:val="es-MX"/>
        </w:rPr>
        <w:t>Tener</w:t>
      </w:r>
      <w:r w:rsidRPr="005604E3">
        <w:rPr>
          <w:lang w:val="es-MX"/>
        </w:rPr>
        <w:t xml:space="preserve"> documentación </w:t>
      </w:r>
      <w:r>
        <w:rPr>
          <w:lang w:val="es-MX"/>
        </w:rPr>
        <w:t xml:space="preserve">al día tanto de los procesos como </w:t>
      </w:r>
      <w:r w:rsidRPr="005604E3">
        <w:rPr>
          <w:lang w:val="es-MX"/>
        </w:rPr>
        <w:t>del código, diagramas o procesos del proyecto en desarrollo, le facilita</w:t>
      </w:r>
      <w:r>
        <w:rPr>
          <w:lang w:val="es-MX"/>
        </w:rPr>
        <w:t>ran</w:t>
      </w:r>
      <w:r w:rsidRPr="005604E3">
        <w:rPr>
          <w:lang w:val="es-MX"/>
        </w:rPr>
        <w:t xml:space="preserve"> a alguien que se ha sumado a</w:t>
      </w:r>
      <w:r>
        <w:rPr>
          <w:lang w:val="es-MX"/>
        </w:rPr>
        <w:t>l equipo de trabajo</w:t>
      </w:r>
      <w:r w:rsidRPr="005604E3">
        <w:rPr>
          <w:lang w:val="es-MX"/>
        </w:rPr>
        <w:t xml:space="preserve"> con el </w:t>
      </w:r>
      <w:r>
        <w:rPr>
          <w:lang w:val="es-MX"/>
        </w:rPr>
        <w:t>fin de</w:t>
      </w:r>
      <w:r w:rsidRPr="005604E3">
        <w:rPr>
          <w:lang w:val="es-MX"/>
        </w:rPr>
        <w:t xml:space="preserve"> conocer el sistema lo más pronto posible, </w:t>
      </w:r>
      <w:r>
        <w:rPr>
          <w:lang w:val="es-MX"/>
        </w:rPr>
        <w:t xml:space="preserve">y poder encaminar hacia el desarrollo ya trabajado, como resolviendo </w:t>
      </w:r>
      <w:r w:rsidRPr="005604E3">
        <w:rPr>
          <w:lang w:val="es-MX"/>
        </w:rPr>
        <w:t>dudas</w:t>
      </w:r>
      <w:r>
        <w:rPr>
          <w:lang w:val="es-MX"/>
        </w:rPr>
        <w:t xml:space="preserve"> y ayudando a la mejora en sí, d</w:t>
      </w:r>
      <w:r w:rsidRPr="005604E3">
        <w:rPr>
          <w:lang w:val="es-MX"/>
        </w:rPr>
        <w:t>e igual manera, les sirve a otros miembros del equipo que necesiten información precisa. Además, la documentación como manuales técnicos y de usuario les puede servir a otras áreas de la empresa que deben familiarizarse con el uso de productos o servicios desarrollados.</w:t>
      </w:r>
      <w:r>
        <w:rPr>
          <w:lang w:val="es-MX"/>
        </w:rPr>
        <w:t xml:space="preserve"> </w:t>
      </w:r>
      <w:r w:rsidRPr="005604E3">
        <w:rPr>
          <w:lang w:val="es-MX"/>
        </w:rPr>
        <w:t xml:space="preserve">La documentación ofrece numerosos beneficios </w:t>
      </w:r>
      <w:r>
        <w:rPr>
          <w:lang w:val="es-MX"/>
        </w:rPr>
        <w:t>tanto para una empresa como a proyectos personales, ya que en ella se p</w:t>
      </w:r>
      <w:r w:rsidRPr="005604E3">
        <w:rPr>
          <w:lang w:val="es-MX"/>
        </w:rPr>
        <w:t>ermite cambios oportunos y continuos en los procesos</w:t>
      </w:r>
      <w:r>
        <w:rPr>
          <w:lang w:val="es-MX"/>
        </w:rPr>
        <w:t xml:space="preserve"> para aumentar la productividad, evitando </w:t>
      </w:r>
      <w:r w:rsidRPr="005604E3">
        <w:rPr>
          <w:lang w:val="es-MX"/>
        </w:rPr>
        <w:t>que los procedimientos dejen de us</w:t>
      </w:r>
      <w:r>
        <w:rPr>
          <w:lang w:val="es-MX"/>
        </w:rPr>
        <w:t xml:space="preserve">arse por falta de entendimiento, y así conservar </w:t>
      </w:r>
      <w:r w:rsidRPr="005604E3">
        <w:rPr>
          <w:lang w:val="es-MX"/>
        </w:rPr>
        <w:t xml:space="preserve">el conocimiento, incluso cuando aquellos involucrados en </w:t>
      </w:r>
      <w:r>
        <w:rPr>
          <w:lang w:val="es-MX"/>
        </w:rPr>
        <w:t>el proceso se van de la empresa, a</w:t>
      </w:r>
      <w:r w:rsidRPr="005604E3">
        <w:rPr>
          <w:lang w:val="es-MX"/>
        </w:rPr>
        <w:t>yuda a determinar si los procesos son eficientes o si ciertos pasos deben revisarse o elimina</w:t>
      </w:r>
      <w:r>
        <w:rPr>
          <w:lang w:val="es-MX"/>
        </w:rPr>
        <w:t>rse, dando una ay</w:t>
      </w:r>
      <w:r w:rsidRPr="005604E3">
        <w:rPr>
          <w:lang w:val="es-MX"/>
        </w:rPr>
        <w:t>uda a todos los miembros de una organización a comprender los procesos y a saber a quién contactar e</w:t>
      </w:r>
      <w:r>
        <w:rPr>
          <w:lang w:val="es-MX"/>
        </w:rPr>
        <w:t>n el caso de que haya problemas, y algo fundamental es que nos s</w:t>
      </w:r>
      <w:r w:rsidRPr="005604E3">
        <w:rPr>
          <w:lang w:val="es-MX"/>
        </w:rPr>
        <w:t>irve como her</w:t>
      </w:r>
      <w:r>
        <w:rPr>
          <w:lang w:val="es-MX"/>
        </w:rPr>
        <w:t>ramientas de aprendizaje, ya que lo que no está escrito no existe.</w:t>
      </w:r>
    </w:p>
    <w:p w14:paraId="096729E4" w14:textId="290EDB38" w:rsidR="00C11DA5" w:rsidRDefault="00C11DA5" w:rsidP="00C74E0C">
      <w:pPr>
        <w:rPr>
          <w:lang w:val="es-MX"/>
        </w:rPr>
      </w:pPr>
    </w:p>
    <w:p w14:paraId="75EFEABF" w14:textId="77777777" w:rsidR="00E2111A" w:rsidRDefault="00C11DA5" w:rsidP="00C74E0C">
      <w:pPr>
        <w:rPr>
          <w:lang w:val="es-MX"/>
        </w:rPr>
        <w:sectPr w:rsidR="00E2111A" w:rsidSect="00F36DDA">
          <w:headerReference w:type="default" r:id="rId71"/>
          <w:type w:val="oddPage"/>
          <w:pgSz w:w="12240" w:h="15840" w:code="120"/>
          <w:pgMar w:top="1418" w:right="1418" w:bottom="1418" w:left="1701" w:header="709" w:footer="709" w:gutter="0"/>
          <w:cols w:space="708"/>
          <w:titlePg/>
          <w:docGrid w:linePitch="360"/>
        </w:sectPr>
      </w:pPr>
      <w:r>
        <w:rPr>
          <w:lang w:val="es-MX"/>
        </w:rPr>
        <w:t xml:space="preserve">Tener constante capacitación sobre la plataforma a todo personal, de igual manera mantener informado a los empleados de los </w:t>
      </w:r>
      <w:r w:rsidR="000B6618">
        <w:rPr>
          <w:lang w:val="es-MX"/>
        </w:rPr>
        <w:t>recursos</w:t>
      </w:r>
      <w:r>
        <w:rPr>
          <w:lang w:val="es-MX"/>
        </w:rPr>
        <w:t xml:space="preserve"> que maneja la empresa, </w:t>
      </w:r>
      <w:r w:rsidR="000B6618">
        <w:rPr>
          <w:lang w:val="es-MX"/>
        </w:rPr>
        <w:t>manteniendo</w:t>
      </w:r>
      <w:r>
        <w:rPr>
          <w:lang w:val="es-MX"/>
        </w:rPr>
        <w:t xml:space="preserve"> campañas de buenas </w:t>
      </w:r>
      <w:r w:rsidR="000B6618">
        <w:rPr>
          <w:lang w:val="es-MX"/>
        </w:rPr>
        <w:t>prácticas</w:t>
      </w:r>
      <w:r>
        <w:rPr>
          <w:lang w:val="es-MX"/>
        </w:rPr>
        <w:t xml:space="preserve"> </w:t>
      </w:r>
      <w:r w:rsidR="000B6618">
        <w:rPr>
          <w:lang w:val="es-MX"/>
        </w:rPr>
        <w:t xml:space="preserve">y para ello es fundamental mantener la plataforma actualizada, con contenido nuevo y llamativo, pudiendo generar actividades de integración que realice el usuario donde pueda acceder e interactuar, que no pierda la costumbre de ingresar, aparte de noticias de la empresa, también se puede subir información que puedan competer con otras actividades, con ello es fundamental de igual manera tener información de las herramientas que pueden acceder, como los desprendibles de nómina, se pueden llevar a cabo como infografías o videos mostrando </w:t>
      </w:r>
      <w:r w:rsidR="000B6618">
        <w:rPr>
          <w:lang w:val="es-MX"/>
        </w:rPr>
        <w:lastRenderedPageBreak/>
        <w:t xml:space="preserve">como pueden acceder realizando videos </w:t>
      </w:r>
      <w:r w:rsidR="00405949">
        <w:rPr>
          <w:lang w:val="es-MX"/>
        </w:rPr>
        <w:t>demostrativos</w:t>
      </w:r>
      <w:r w:rsidR="000B6618">
        <w:rPr>
          <w:lang w:val="es-MX"/>
        </w:rPr>
        <w:t xml:space="preserve"> del paso a paso como se debe manejar, con ello evitaremos que los empleados estén preguntando de </w:t>
      </w:r>
      <w:r w:rsidR="00405949">
        <w:rPr>
          <w:lang w:val="es-MX"/>
        </w:rPr>
        <w:t>cómo</w:t>
      </w:r>
      <w:r w:rsidR="000B6618">
        <w:rPr>
          <w:lang w:val="es-MX"/>
        </w:rPr>
        <w:t xml:space="preserve"> acceder, </w:t>
      </w:r>
      <w:r w:rsidR="00405949">
        <w:rPr>
          <w:lang w:val="es-MX"/>
        </w:rPr>
        <w:t>será</w:t>
      </w:r>
      <w:r w:rsidR="000B6618">
        <w:rPr>
          <w:lang w:val="es-MX"/>
        </w:rPr>
        <w:t xml:space="preserve"> información puntual para no perder la comunicación con el usuario.</w:t>
      </w:r>
    </w:p>
    <w:p w14:paraId="6D464D07" w14:textId="08D8431B" w:rsidR="00FD64FD" w:rsidRPr="00B13DC3" w:rsidDel="000119B7" w:rsidRDefault="00FD64FD" w:rsidP="00F36DDA">
      <w:pPr>
        <w:pStyle w:val="Ttulo3"/>
        <w:rPr>
          <w:del w:id="2584" w:author="Artemis" w:date="2021-04-29T18:47:00Z"/>
          <w:szCs w:val="24"/>
        </w:rPr>
      </w:pPr>
      <w:del w:id="2585" w:author="Artemis" w:date="2021-04-29T18:47:00Z">
        <w:r w:rsidRPr="00B13DC3" w:rsidDel="000119B7">
          <w:rPr>
            <w:bCs w:val="0"/>
            <w:i w:val="0"/>
            <w:szCs w:val="24"/>
          </w:rPr>
          <w:lastRenderedPageBreak/>
          <w:delText>Confiabilidad y Validez</w:delText>
        </w:r>
        <w:bookmarkEnd w:id="2390"/>
      </w:del>
    </w:p>
    <w:p w14:paraId="594611C0" w14:textId="7C9EA3D3" w:rsidR="00FD64FD" w:rsidRPr="00653A04" w:rsidDel="000119B7" w:rsidRDefault="00FD64FD" w:rsidP="00F36DDA">
      <w:pPr>
        <w:pStyle w:val="Ttulo3"/>
        <w:rPr>
          <w:del w:id="2586" w:author="Artemis" w:date="2021-04-29T18:45:00Z"/>
          <w:szCs w:val="24"/>
        </w:rPr>
      </w:pPr>
      <w:bookmarkStart w:id="2587" w:name="_Toc436748616"/>
      <w:del w:id="2588" w:author="Artemis" w:date="2021-04-29T18:45:00Z">
        <w:r w:rsidRPr="00862676" w:rsidDel="000119B7">
          <w:rPr>
            <w:szCs w:val="24"/>
          </w:rPr>
          <w:delText>Aspectos Éticos</w:delText>
        </w:r>
        <w:bookmarkEnd w:id="2587"/>
      </w:del>
    </w:p>
    <w:p w14:paraId="7023DEA5" w14:textId="6CFFD28E" w:rsidR="00FD64FD" w:rsidRPr="00525290" w:rsidDel="000119B7" w:rsidRDefault="00FD64FD" w:rsidP="00F36DDA">
      <w:pPr>
        <w:pStyle w:val="Ttulo3"/>
        <w:rPr>
          <w:del w:id="2589" w:author="Artemis" w:date="2021-04-29T18:45:00Z"/>
          <w:szCs w:val="24"/>
        </w:rPr>
      </w:pPr>
      <w:bookmarkStart w:id="2590" w:name="_Toc436748617"/>
      <w:del w:id="2591" w:author="Artemis" w:date="2021-04-29T18:45:00Z">
        <w:r w:rsidRPr="00525290" w:rsidDel="000119B7">
          <w:rPr>
            <w:szCs w:val="24"/>
          </w:rPr>
          <w:delText>Aplicación de instrumentos</w:delText>
        </w:r>
        <w:bookmarkEnd w:id="2590"/>
      </w:del>
    </w:p>
    <w:p w14:paraId="2B214F5D" w14:textId="35756C71" w:rsidR="00FD64FD" w:rsidRPr="00E83D4E" w:rsidDel="000119B7" w:rsidRDefault="00FD64FD" w:rsidP="00F36DDA">
      <w:pPr>
        <w:pStyle w:val="Ttulo3"/>
        <w:rPr>
          <w:del w:id="2592" w:author="Artemis" w:date="2021-04-29T18:45:00Z"/>
          <w:szCs w:val="24"/>
        </w:rPr>
      </w:pPr>
      <w:bookmarkStart w:id="2593" w:name="_Toc436748618"/>
      <w:del w:id="2594" w:author="Artemis" w:date="2021-04-29T18:45:00Z">
        <w:r w:rsidRPr="00E83D4E" w:rsidDel="000119B7">
          <w:rPr>
            <w:szCs w:val="24"/>
          </w:rPr>
          <w:delText>Prueba piloto</w:delText>
        </w:r>
        <w:bookmarkEnd w:id="2593"/>
      </w:del>
    </w:p>
    <w:p w14:paraId="13679B58" w14:textId="66881D4C" w:rsidR="007355F7" w:rsidRPr="00F14871" w:rsidDel="000119B7" w:rsidRDefault="009B0ACE" w:rsidP="00F36DDA">
      <w:pPr>
        <w:pStyle w:val="Ttulo2"/>
        <w:rPr>
          <w:del w:id="2595" w:author="Artemis" w:date="2021-04-29T18:45:00Z"/>
          <w:szCs w:val="24"/>
        </w:rPr>
      </w:pPr>
      <w:bookmarkStart w:id="2596" w:name="_Toc436748619"/>
      <w:del w:id="2597" w:author="Artemis" w:date="2021-04-29T18:45:00Z">
        <w:r w:rsidRPr="00E83D4E" w:rsidDel="000119B7">
          <w:rPr>
            <w:szCs w:val="24"/>
          </w:rPr>
          <w:delText>Cierre de capítulo (Resumen)</w:delText>
        </w:r>
        <w:bookmarkStart w:id="2598" w:name="_Toc436748620"/>
        <w:bookmarkStart w:id="2599" w:name="_Toc436748621"/>
        <w:bookmarkStart w:id="2600" w:name="_Toc436748622"/>
        <w:bookmarkStart w:id="2601" w:name="_Toc436748624"/>
        <w:bookmarkStart w:id="2602" w:name="_Toc436748626"/>
        <w:bookmarkStart w:id="2603" w:name="_Toc436748627"/>
        <w:bookmarkStart w:id="2604" w:name="_Toc436748629"/>
        <w:bookmarkStart w:id="2605" w:name="_Toc436748633"/>
        <w:bookmarkEnd w:id="2596"/>
        <w:bookmarkEnd w:id="2598"/>
        <w:bookmarkEnd w:id="2599"/>
        <w:bookmarkEnd w:id="2600"/>
        <w:bookmarkEnd w:id="2601"/>
        <w:bookmarkEnd w:id="2602"/>
        <w:bookmarkEnd w:id="2603"/>
        <w:bookmarkEnd w:id="2604"/>
        <w:bookmarkEnd w:id="2605"/>
      </w:del>
    </w:p>
    <w:p w14:paraId="441A65FA" w14:textId="1188D0DA" w:rsidR="00F573D5" w:rsidRPr="000119B7" w:rsidDel="000119B7" w:rsidRDefault="00F573D5">
      <w:pPr>
        <w:rPr>
          <w:del w:id="2606" w:author="Artemis" w:date="2021-04-29T18:47:00Z"/>
        </w:rPr>
      </w:pPr>
    </w:p>
    <w:p w14:paraId="16EE56C8" w14:textId="4988357B" w:rsidR="00F573D5" w:rsidRPr="000119B7" w:rsidDel="000119B7" w:rsidRDefault="00F573D5">
      <w:pPr>
        <w:rPr>
          <w:del w:id="2607" w:author="Artemis" w:date="2021-04-29T18:47:00Z"/>
        </w:rPr>
      </w:pPr>
    </w:p>
    <w:p w14:paraId="5083E6FC" w14:textId="6E97BEDF" w:rsidR="00F573D5" w:rsidRPr="000119B7" w:rsidDel="000119B7" w:rsidRDefault="00F573D5">
      <w:pPr>
        <w:rPr>
          <w:del w:id="2608" w:author="Artemis" w:date="2021-04-29T18:47:00Z"/>
        </w:rPr>
      </w:pPr>
    </w:p>
    <w:p w14:paraId="6F413174" w14:textId="16FE47B3" w:rsidR="00F573D5" w:rsidRPr="000119B7" w:rsidDel="000119B7" w:rsidRDefault="00F573D5">
      <w:pPr>
        <w:rPr>
          <w:del w:id="2609" w:author="Artemis" w:date="2021-04-29T18:47:00Z"/>
        </w:rPr>
      </w:pPr>
    </w:p>
    <w:p w14:paraId="33131C2A" w14:textId="3F4ECCAC" w:rsidR="00F573D5" w:rsidRPr="000119B7" w:rsidDel="000119B7" w:rsidRDefault="00F573D5">
      <w:pPr>
        <w:rPr>
          <w:del w:id="2610" w:author="Artemis" w:date="2021-04-29T18:47:00Z"/>
        </w:rPr>
      </w:pPr>
    </w:p>
    <w:p w14:paraId="7F2C35D2" w14:textId="2C5EB5F4" w:rsidR="00F573D5" w:rsidRPr="000119B7" w:rsidDel="000119B7" w:rsidRDefault="00F573D5">
      <w:pPr>
        <w:rPr>
          <w:del w:id="2611" w:author="Artemis" w:date="2021-04-29T18:47:00Z"/>
        </w:rPr>
      </w:pPr>
    </w:p>
    <w:p w14:paraId="5E19ACD4" w14:textId="62C00AC4" w:rsidR="00F573D5" w:rsidRPr="000119B7" w:rsidDel="000119B7" w:rsidRDefault="00F573D5">
      <w:pPr>
        <w:rPr>
          <w:del w:id="2612" w:author="Artemis" w:date="2021-04-29T18:47:00Z"/>
        </w:rPr>
      </w:pPr>
    </w:p>
    <w:p w14:paraId="1A081E74" w14:textId="1627F992" w:rsidR="00F573D5" w:rsidRPr="000119B7" w:rsidDel="000119B7" w:rsidRDefault="00F573D5">
      <w:pPr>
        <w:rPr>
          <w:del w:id="2613" w:author="Artemis" w:date="2021-04-29T18:47:00Z"/>
        </w:rPr>
      </w:pPr>
    </w:p>
    <w:p w14:paraId="44850F06" w14:textId="224F3911" w:rsidR="00F573D5" w:rsidRPr="000119B7" w:rsidDel="000119B7" w:rsidRDefault="00F573D5">
      <w:pPr>
        <w:rPr>
          <w:del w:id="2614" w:author="Artemis" w:date="2021-04-29T18:47:00Z"/>
        </w:rPr>
      </w:pPr>
    </w:p>
    <w:p w14:paraId="3F9E2C93" w14:textId="051C3FB7" w:rsidR="00F573D5" w:rsidRPr="000119B7" w:rsidDel="000119B7" w:rsidRDefault="00F573D5">
      <w:pPr>
        <w:rPr>
          <w:del w:id="2615" w:author="Artemis" w:date="2021-04-29T18:47:00Z"/>
        </w:rPr>
      </w:pPr>
    </w:p>
    <w:p w14:paraId="3220E39D" w14:textId="182A9A16" w:rsidR="00F573D5" w:rsidRPr="000119B7" w:rsidDel="000119B7" w:rsidRDefault="00F573D5">
      <w:pPr>
        <w:rPr>
          <w:del w:id="2616" w:author="Artemis" w:date="2021-04-29T18:47:00Z"/>
        </w:rPr>
      </w:pPr>
    </w:p>
    <w:p w14:paraId="32C8BA34" w14:textId="075CECF0" w:rsidR="00F573D5" w:rsidRPr="000119B7" w:rsidDel="00AB1821" w:rsidRDefault="00F573D5">
      <w:pPr>
        <w:rPr>
          <w:del w:id="2617" w:author="Artemis" w:date="2021-05-09T22:10:00Z"/>
        </w:rPr>
      </w:pPr>
    </w:p>
    <w:p w14:paraId="599C3142" w14:textId="179AF543" w:rsidR="00F573D5" w:rsidRPr="000119B7" w:rsidDel="00AB1821" w:rsidRDefault="00F573D5">
      <w:pPr>
        <w:rPr>
          <w:del w:id="2618" w:author="Artemis" w:date="2021-05-09T22:10:00Z"/>
        </w:rPr>
      </w:pPr>
    </w:p>
    <w:p w14:paraId="581A9F0C" w14:textId="32DBAB10" w:rsidR="00F573D5" w:rsidRPr="000119B7" w:rsidDel="00AB1821" w:rsidRDefault="00F573D5">
      <w:pPr>
        <w:rPr>
          <w:del w:id="2619" w:author="Artemis" w:date="2021-05-09T22:10:00Z"/>
        </w:rPr>
      </w:pPr>
    </w:p>
    <w:p w14:paraId="105462AF" w14:textId="63FE9797" w:rsidR="00F573D5" w:rsidRPr="000119B7" w:rsidDel="00AB1821" w:rsidRDefault="00F573D5">
      <w:pPr>
        <w:rPr>
          <w:del w:id="2620" w:author="Artemis" w:date="2021-05-09T22:10:00Z"/>
        </w:rPr>
      </w:pPr>
    </w:p>
    <w:p w14:paraId="105A8674" w14:textId="7AF6FDB7" w:rsidR="00F573D5" w:rsidRPr="000119B7" w:rsidDel="00AB1821" w:rsidRDefault="00F573D5">
      <w:pPr>
        <w:rPr>
          <w:del w:id="2621" w:author="Artemis" w:date="2021-05-09T22:10:00Z"/>
        </w:rPr>
      </w:pPr>
    </w:p>
    <w:p w14:paraId="7BE4D06D" w14:textId="1E1B7844" w:rsidR="00F573D5" w:rsidRPr="000119B7" w:rsidDel="00AB1821" w:rsidRDefault="00F573D5">
      <w:pPr>
        <w:rPr>
          <w:del w:id="2622" w:author="Artemis" w:date="2021-05-09T22:10:00Z"/>
        </w:rPr>
      </w:pPr>
    </w:p>
    <w:p w14:paraId="141CDFF5" w14:textId="51A3B3F3" w:rsidR="00F573D5" w:rsidRPr="000119B7" w:rsidDel="00AB1821" w:rsidRDefault="00F573D5">
      <w:pPr>
        <w:rPr>
          <w:del w:id="2623" w:author="Artemis" w:date="2021-05-09T22:10:00Z"/>
        </w:rPr>
      </w:pPr>
    </w:p>
    <w:p w14:paraId="32C8854F" w14:textId="7565CD72" w:rsidR="00F573D5" w:rsidRPr="000119B7" w:rsidDel="00AB1821" w:rsidRDefault="00F573D5">
      <w:pPr>
        <w:rPr>
          <w:del w:id="2624" w:author="Artemis" w:date="2021-05-09T22:10:00Z"/>
        </w:rPr>
      </w:pPr>
    </w:p>
    <w:p w14:paraId="51AEF03B" w14:textId="06B9691E" w:rsidR="00F573D5" w:rsidRPr="000119B7" w:rsidDel="00AB1821" w:rsidRDefault="00F573D5">
      <w:pPr>
        <w:rPr>
          <w:del w:id="2625" w:author="Artemis" w:date="2021-05-09T22:10:00Z"/>
        </w:rPr>
      </w:pPr>
    </w:p>
    <w:p w14:paraId="3F42DAAE" w14:textId="737CBE2F" w:rsidR="00F573D5" w:rsidRPr="000119B7" w:rsidDel="00AB1821" w:rsidRDefault="00F573D5">
      <w:pPr>
        <w:rPr>
          <w:del w:id="2626" w:author="Artemis" w:date="2021-05-09T22:10:00Z"/>
        </w:rPr>
      </w:pPr>
    </w:p>
    <w:p w14:paraId="02CC177C" w14:textId="2087EE51" w:rsidR="00F573D5" w:rsidRPr="000119B7" w:rsidDel="00AB1821" w:rsidRDefault="00F573D5">
      <w:pPr>
        <w:rPr>
          <w:del w:id="2627" w:author="Artemis" w:date="2021-05-09T22:10:00Z"/>
        </w:rPr>
      </w:pPr>
    </w:p>
    <w:p w14:paraId="6AADB474" w14:textId="7DAE7159" w:rsidR="00F573D5" w:rsidRPr="000119B7" w:rsidDel="00AB1821" w:rsidRDefault="00F573D5">
      <w:pPr>
        <w:rPr>
          <w:del w:id="2628" w:author="Artemis" w:date="2021-05-09T22:10:00Z"/>
        </w:rPr>
      </w:pPr>
    </w:p>
    <w:p w14:paraId="24F0C021" w14:textId="1C072A64" w:rsidR="00F573D5" w:rsidRPr="000119B7" w:rsidDel="00AB1821" w:rsidRDefault="00F573D5">
      <w:pPr>
        <w:rPr>
          <w:del w:id="2629" w:author="Artemis" w:date="2021-05-09T22:10:00Z"/>
        </w:rPr>
      </w:pPr>
    </w:p>
    <w:p w14:paraId="43077161" w14:textId="6D64146D" w:rsidR="00F573D5" w:rsidRPr="000119B7" w:rsidDel="00AB1821" w:rsidRDefault="00F573D5">
      <w:pPr>
        <w:rPr>
          <w:del w:id="2630" w:author="Artemis" w:date="2021-05-09T22:10:00Z"/>
        </w:rPr>
      </w:pPr>
    </w:p>
    <w:p w14:paraId="0F956358" w14:textId="5C44B66F" w:rsidR="00F573D5" w:rsidRPr="000119B7" w:rsidDel="00AB1821" w:rsidRDefault="00F573D5">
      <w:pPr>
        <w:rPr>
          <w:del w:id="2631" w:author="Artemis" w:date="2021-05-09T22:10:00Z"/>
        </w:rPr>
      </w:pPr>
    </w:p>
    <w:p w14:paraId="7110D6EC" w14:textId="4F3C36E2" w:rsidR="00F573D5" w:rsidRPr="000119B7" w:rsidDel="00AB1821" w:rsidRDefault="00F573D5">
      <w:pPr>
        <w:rPr>
          <w:del w:id="2632" w:author="Artemis" w:date="2021-05-09T22:10:00Z"/>
        </w:rPr>
      </w:pPr>
    </w:p>
    <w:p w14:paraId="2E11FF2A" w14:textId="2D1C971C" w:rsidR="00F573D5" w:rsidRPr="000119B7" w:rsidRDefault="00F573D5"/>
    <w:p w14:paraId="0376C999" w14:textId="737950BC" w:rsidR="00F573D5" w:rsidRPr="000119B7" w:rsidDel="005C35E3" w:rsidRDefault="00F573D5">
      <w:pPr>
        <w:rPr>
          <w:del w:id="2633" w:author="Artemis" w:date="2021-04-30T16:58:00Z"/>
        </w:rPr>
      </w:pPr>
    </w:p>
    <w:p w14:paraId="7F20B62A" w14:textId="101B329D" w:rsidR="00F573D5" w:rsidRPr="000119B7" w:rsidDel="005C35E3" w:rsidRDefault="00F573D5">
      <w:pPr>
        <w:rPr>
          <w:del w:id="2634" w:author="Artemis" w:date="2021-04-30T16:58:00Z"/>
        </w:rPr>
      </w:pPr>
    </w:p>
    <w:p w14:paraId="24F96351" w14:textId="7E715D50" w:rsidR="00F573D5" w:rsidRPr="000119B7" w:rsidDel="005C35E3" w:rsidRDefault="00F573D5">
      <w:pPr>
        <w:rPr>
          <w:del w:id="2635" w:author="Artemis" w:date="2021-04-30T16:58:00Z"/>
        </w:rPr>
      </w:pPr>
    </w:p>
    <w:p w14:paraId="0E63F039" w14:textId="5E15D3AD" w:rsidR="00F573D5" w:rsidRPr="000119B7" w:rsidDel="005C35E3" w:rsidRDefault="00F573D5">
      <w:pPr>
        <w:rPr>
          <w:del w:id="2636" w:author="Artemis" w:date="2021-04-30T16:58:00Z"/>
        </w:rPr>
      </w:pPr>
    </w:p>
    <w:p w14:paraId="2B036D5C" w14:textId="4C79391B" w:rsidR="00F573D5" w:rsidRPr="000119B7" w:rsidDel="00695D92" w:rsidRDefault="00F573D5">
      <w:pPr>
        <w:rPr>
          <w:del w:id="2637" w:author="Artemis" w:date="2021-04-28T19:35:00Z"/>
        </w:rPr>
        <w:sectPr w:rsidR="00F573D5" w:rsidRPr="000119B7" w:rsidDel="00695D92" w:rsidSect="00E2111A">
          <w:pgSz w:w="12240" w:h="15840" w:code="120"/>
          <w:pgMar w:top="1418" w:right="1418" w:bottom="1418" w:left="1701" w:header="709" w:footer="709" w:gutter="0"/>
          <w:cols w:space="708"/>
          <w:titlePg/>
          <w:docGrid w:linePitch="360"/>
        </w:sectPr>
      </w:pPr>
    </w:p>
    <w:p w14:paraId="63E6E10E" w14:textId="0CA7F0C8" w:rsidR="007355F7" w:rsidRPr="000119B7" w:rsidDel="00695D92" w:rsidRDefault="007355F7" w:rsidP="00F36DDA">
      <w:pPr>
        <w:pStyle w:val="Ttulo1"/>
        <w:rPr>
          <w:del w:id="2638" w:author="Artemis" w:date="2021-04-28T19:35:00Z"/>
          <w:sz w:val="24"/>
          <w:szCs w:val="24"/>
          <w:rPrChange w:id="2639" w:author="Artemis" w:date="2021-04-29T18:51:00Z">
            <w:rPr>
              <w:del w:id="2640" w:author="Artemis" w:date="2021-04-28T19:35:00Z"/>
            </w:rPr>
          </w:rPrChange>
        </w:rPr>
      </w:pPr>
      <w:bookmarkStart w:id="2641" w:name="_Toc436748634"/>
      <w:del w:id="2642" w:author="Artemis" w:date="2021-04-28T19:35:00Z">
        <w:r w:rsidRPr="000119B7" w:rsidDel="00695D92">
          <w:rPr>
            <w:sz w:val="24"/>
            <w:szCs w:val="24"/>
            <w:rPrChange w:id="2643" w:author="Artemis" w:date="2021-04-29T18:51:00Z">
              <w:rPr/>
            </w:rPrChange>
          </w:rPr>
          <w:delText xml:space="preserve">CAPÍTULO IV: </w:delText>
        </w:r>
        <w:r w:rsidR="0018132E" w:rsidRPr="000119B7" w:rsidDel="00695D92">
          <w:rPr>
            <w:sz w:val="24"/>
            <w:szCs w:val="24"/>
            <w:rPrChange w:id="2644" w:author="Artemis" w:date="2021-04-29T18:51:00Z">
              <w:rPr/>
            </w:rPrChange>
          </w:rPr>
          <w:delText>ANÁLISIS</w:delText>
        </w:r>
        <w:r w:rsidRPr="000119B7" w:rsidDel="00695D92">
          <w:rPr>
            <w:sz w:val="24"/>
            <w:szCs w:val="24"/>
            <w:rPrChange w:id="2645" w:author="Artemis" w:date="2021-04-29T18:51:00Z">
              <w:rPr/>
            </w:rPrChange>
          </w:rPr>
          <w:delText xml:space="preserve"> Y </w:delText>
        </w:r>
        <w:r w:rsidR="00E5696B" w:rsidRPr="000119B7" w:rsidDel="00695D92">
          <w:rPr>
            <w:sz w:val="24"/>
            <w:szCs w:val="24"/>
            <w:rPrChange w:id="2646" w:author="Artemis" w:date="2021-04-29T18:51:00Z">
              <w:rPr/>
            </w:rPrChange>
          </w:rPr>
          <w:delText>DISCUSIÓN</w:delText>
        </w:r>
        <w:r w:rsidRPr="000119B7" w:rsidDel="00695D92">
          <w:rPr>
            <w:sz w:val="24"/>
            <w:szCs w:val="24"/>
            <w:rPrChange w:id="2647" w:author="Artemis" w:date="2021-04-29T18:51:00Z">
              <w:rPr/>
            </w:rPrChange>
          </w:rPr>
          <w:delText xml:space="preserve"> DE RESULTADOS</w:delText>
        </w:r>
        <w:bookmarkEnd w:id="2641"/>
      </w:del>
    </w:p>
    <w:p w14:paraId="6C36688A" w14:textId="3DEFB840" w:rsidR="007355F7" w:rsidRPr="000119B7" w:rsidDel="00695D92" w:rsidRDefault="007355F7" w:rsidP="00F36DDA">
      <w:pPr>
        <w:rPr>
          <w:del w:id="2648" w:author="Artemis" w:date="2021-04-28T19:35:00Z"/>
        </w:rPr>
      </w:pPr>
    </w:p>
    <w:p w14:paraId="3BB06DDC" w14:textId="307C3529" w:rsidR="00F573D5" w:rsidRPr="000119B7" w:rsidDel="00695D92" w:rsidRDefault="00F573D5" w:rsidP="00F36DDA">
      <w:pPr>
        <w:rPr>
          <w:del w:id="2649" w:author="Artemis" w:date="2021-04-28T19:35:00Z"/>
        </w:rPr>
      </w:pPr>
    </w:p>
    <w:p w14:paraId="7A736849" w14:textId="28102B6E" w:rsidR="00F573D5" w:rsidRPr="000119B7" w:rsidDel="00695D92" w:rsidRDefault="00F573D5" w:rsidP="00F573D5">
      <w:pPr>
        <w:shd w:val="clear" w:color="auto" w:fill="BFBFBF" w:themeFill="background1" w:themeFillShade="BF"/>
        <w:ind w:firstLine="0"/>
        <w:rPr>
          <w:del w:id="2650" w:author="Artemis" w:date="2021-04-28T19:35:00Z"/>
        </w:rPr>
      </w:pPr>
      <w:del w:id="2651" w:author="Artemis" w:date="2021-04-28T19:35:00Z">
        <w:r w:rsidRPr="000119B7" w:rsidDel="00695D92">
          <w:delText>QUÉ DEBE INCLUIR EL CAPÍTULO IV</w:delText>
        </w:r>
      </w:del>
    </w:p>
    <w:p w14:paraId="3874B0C8" w14:textId="465E4B1D" w:rsidR="00F573D5" w:rsidRPr="000119B7" w:rsidDel="00695D92" w:rsidRDefault="00F573D5" w:rsidP="00F573D5">
      <w:pPr>
        <w:rPr>
          <w:del w:id="2652" w:author="Artemis" w:date="2021-04-28T19:35:00Z"/>
        </w:rPr>
      </w:pPr>
      <w:del w:id="2653" w:author="Artemis" w:date="2021-04-28T19:35:00Z">
        <w:r w:rsidRPr="000119B7" w:rsidDel="00695D92">
          <w:delText xml:space="preserve">Recuerde revisar muy bien los criterios para la elaboración de cada capítulo, porque ellos definen su estructura, el contenido y ante ellos se evalúa cada componente. Por ejemplo, para desarrollar el capítulo IV, recuerde incluir: </w:delText>
        </w:r>
      </w:del>
    </w:p>
    <w:p w14:paraId="54658871" w14:textId="5078FE2F" w:rsidR="00F573D5" w:rsidRPr="00B13DC3" w:rsidDel="00695D92" w:rsidRDefault="00F573D5" w:rsidP="003372CB">
      <w:pPr>
        <w:pStyle w:val="Prrafodelista"/>
        <w:numPr>
          <w:ilvl w:val="0"/>
          <w:numId w:val="1"/>
        </w:numPr>
        <w:tabs>
          <w:tab w:val="left" w:pos="851"/>
        </w:tabs>
        <w:spacing w:before="200" w:after="360" w:line="360" w:lineRule="auto"/>
        <w:contextualSpacing w:val="0"/>
        <w:outlineLvl w:val="1"/>
        <w:rPr>
          <w:del w:id="2654" w:author="Artemis" w:date="2021-04-28T19:35:00Z"/>
          <w:rFonts w:eastAsia="Times New Roman"/>
          <w:bCs/>
          <w:vanish/>
          <w:lang w:val="x-none"/>
        </w:rPr>
      </w:pPr>
      <w:del w:id="2655" w:author="Artemis" w:date="2021-04-28T19:35:00Z">
        <w:r w:rsidRPr="000119B7" w:rsidDel="00695D92">
          <w:delText>Introducción</w:delText>
        </w:r>
        <w:bookmarkStart w:id="2656" w:name="_Toc436748318"/>
        <w:bookmarkStart w:id="2657" w:name="_Toc436748319"/>
        <w:bookmarkEnd w:id="2656"/>
        <w:bookmarkEnd w:id="2657"/>
      </w:del>
    </w:p>
    <w:p w14:paraId="77D4426D" w14:textId="4CBC3268" w:rsidR="00F573D5" w:rsidRPr="00B13DC3" w:rsidDel="00695D92" w:rsidRDefault="00F573D5" w:rsidP="00F36DDA">
      <w:pPr>
        <w:pStyle w:val="Ttulo2"/>
        <w:rPr>
          <w:del w:id="2658" w:author="Artemis" w:date="2021-04-28T19:35:00Z"/>
          <w:szCs w:val="24"/>
        </w:rPr>
      </w:pPr>
      <w:bookmarkStart w:id="2659" w:name="_Toc436748635"/>
      <w:del w:id="2660" w:author="Artemis" w:date="2021-04-28T19:35:00Z">
        <w:r w:rsidRPr="00B13DC3" w:rsidDel="00695D92">
          <w:rPr>
            <w:bCs w:val="0"/>
            <w:szCs w:val="24"/>
          </w:rPr>
          <w:delText>Presentación de los resultados</w:delText>
        </w:r>
        <w:bookmarkEnd w:id="2659"/>
      </w:del>
    </w:p>
    <w:p w14:paraId="250545FC" w14:textId="680AB8BE" w:rsidR="00F573D5" w:rsidRPr="00862676" w:rsidDel="00695D92" w:rsidRDefault="00F573D5" w:rsidP="00F36DDA">
      <w:pPr>
        <w:pStyle w:val="Ttulo2"/>
        <w:rPr>
          <w:del w:id="2661" w:author="Artemis" w:date="2021-04-28T19:35:00Z"/>
          <w:szCs w:val="24"/>
        </w:rPr>
      </w:pPr>
      <w:bookmarkStart w:id="2662" w:name="_Toc436748636"/>
      <w:del w:id="2663" w:author="Artemis" w:date="2021-04-28T19:35:00Z">
        <w:r w:rsidRPr="00862676" w:rsidDel="00695D92">
          <w:rPr>
            <w:szCs w:val="24"/>
          </w:rPr>
          <w:delText>Análisis de los datos</w:delText>
        </w:r>
        <w:bookmarkEnd w:id="2662"/>
      </w:del>
    </w:p>
    <w:p w14:paraId="565AAE16" w14:textId="66D7D80A" w:rsidR="00F573D5" w:rsidRPr="00653A04" w:rsidDel="00695D92" w:rsidRDefault="00F573D5" w:rsidP="00F36DDA">
      <w:pPr>
        <w:pStyle w:val="Ttulo2"/>
        <w:rPr>
          <w:del w:id="2664" w:author="Artemis" w:date="2021-04-28T19:35:00Z"/>
          <w:szCs w:val="24"/>
        </w:rPr>
      </w:pPr>
      <w:bookmarkStart w:id="2665" w:name="_Toc436748637"/>
      <w:del w:id="2666" w:author="Artemis" w:date="2021-04-28T19:35:00Z">
        <w:r w:rsidRPr="00653A04" w:rsidDel="00695D92">
          <w:rPr>
            <w:bCs w:val="0"/>
            <w:szCs w:val="24"/>
          </w:rPr>
          <w:delText>Discusión de los resultados</w:delText>
        </w:r>
        <w:bookmarkEnd w:id="2665"/>
      </w:del>
    </w:p>
    <w:p w14:paraId="70BAE0A4" w14:textId="65959300" w:rsidR="007355F7" w:rsidRPr="00525290" w:rsidDel="00695D92" w:rsidRDefault="009B0ACE" w:rsidP="00F36DDA">
      <w:pPr>
        <w:pStyle w:val="Ttulo2"/>
        <w:rPr>
          <w:del w:id="2667" w:author="Artemis" w:date="2021-04-28T19:35:00Z"/>
          <w:szCs w:val="24"/>
        </w:rPr>
      </w:pPr>
      <w:bookmarkStart w:id="2668" w:name="_Toc436748638"/>
      <w:del w:id="2669" w:author="Artemis" w:date="2021-04-28T19:35:00Z">
        <w:r w:rsidRPr="00525290" w:rsidDel="00695D92">
          <w:rPr>
            <w:szCs w:val="24"/>
          </w:rPr>
          <w:delText>Cierre de capítulo (Resumen)</w:delText>
        </w:r>
        <w:bookmarkStart w:id="2670" w:name="_Toc418846237"/>
        <w:bookmarkStart w:id="2671" w:name="_Toc418846449"/>
        <w:bookmarkStart w:id="2672" w:name="_Toc418849041"/>
        <w:bookmarkStart w:id="2673" w:name="_Toc418849079"/>
        <w:bookmarkStart w:id="2674" w:name="_Toc433786633"/>
        <w:bookmarkStart w:id="2675" w:name="_Toc433787502"/>
        <w:bookmarkStart w:id="2676" w:name="_Toc433787532"/>
        <w:bookmarkStart w:id="2677" w:name="_Toc434934349"/>
        <w:bookmarkStart w:id="2678" w:name="_Toc435708750"/>
        <w:bookmarkStart w:id="2679" w:name="_Toc436748639"/>
        <w:bookmarkEnd w:id="2668"/>
        <w:bookmarkEnd w:id="2670"/>
        <w:bookmarkEnd w:id="2671"/>
        <w:bookmarkEnd w:id="2672"/>
        <w:bookmarkEnd w:id="2673"/>
        <w:bookmarkEnd w:id="2674"/>
        <w:bookmarkEnd w:id="2675"/>
        <w:bookmarkEnd w:id="2676"/>
        <w:bookmarkEnd w:id="2677"/>
        <w:bookmarkEnd w:id="2678"/>
        <w:bookmarkEnd w:id="2679"/>
      </w:del>
    </w:p>
    <w:p w14:paraId="319ECA93" w14:textId="36356448" w:rsidR="00F573D5" w:rsidRPr="000119B7" w:rsidDel="00695D92" w:rsidRDefault="00F573D5" w:rsidP="00F36DDA">
      <w:pPr>
        <w:rPr>
          <w:del w:id="2680" w:author="Artemis" w:date="2021-04-28T19:35:00Z"/>
        </w:rPr>
      </w:pPr>
    </w:p>
    <w:p w14:paraId="33CE2A84" w14:textId="3954EC9B" w:rsidR="00F573D5" w:rsidRPr="000119B7" w:rsidDel="00695D92" w:rsidRDefault="00F573D5" w:rsidP="00F36DDA">
      <w:pPr>
        <w:rPr>
          <w:del w:id="2681" w:author="Artemis" w:date="2021-04-28T19:35:00Z"/>
        </w:rPr>
      </w:pPr>
    </w:p>
    <w:p w14:paraId="0741DDE0" w14:textId="0A05D6F8" w:rsidR="00F573D5" w:rsidRPr="000119B7" w:rsidDel="00695D92" w:rsidRDefault="00F573D5" w:rsidP="00F36DDA">
      <w:pPr>
        <w:rPr>
          <w:del w:id="2682" w:author="Artemis" w:date="2021-04-28T19:35:00Z"/>
        </w:rPr>
      </w:pPr>
    </w:p>
    <w:p w14:paraId="04E99EA3" w14:textId="1D14A7B6" w:rsidR="00F573D5" w:rsidRPr="000119B7" w:rsidDel="00695D92" w:rsidRDefault="00F573D5" w:rsidP="00F36DDA">
      <w:pPr>
        <w:rPr>
          <w:del w:id="2683" w:author="Artemis" w:date="2021-04-28T19:35:00Z"/>
        </w:rPr>
      </w:pPr>
    </w:p>
    <w:p w14:paraId="117798E7" w14:textId="3C72ACC3" w:rsidR="00F573D5" w:rsidRPr="000119B7" w:rsidDel="00695D92" w:rsidRDefault="00F573D5" w:rsidP="00F36DDA">
      <w:pPr>
        <w:rPr>
          <w:del w:id="2684" w:author="Artemis" w:date="2021-04-28T19:35:00Z"/>
        </w:rPr>
      </w:pPr>
    </w:p>
    <w:p w14:paraId="3431868C" w14:textId="165A7ECC" w:rsidR="00F573D5" w:rsidRPr="000119B7" w:rsidDel="00695D92" w:rsidRDefault="00F573D5" w:rsidP="00F36DDA">
      <w:pPr>
        <w:rPr>
          <w:del w:id="2685" w:author="Artemis" w:date="2021-04-28T19:35:00Z"/>
        </w:rPr>
      </w:pPr>
    </w:p>
    <w:p w14:paraId="6B037E46" w14:textId="28BF164D" w:rsidR="00F573D5" w:rsidRPr="000119B7" w:rsidDel="00695D92" w:rsidRDefault="00F573D5" w:rsidP="00F36DDA">
      <w:pPr>
        <w:rPr>
          <w:del w:id="2686" w:author="Artemis" w:date="2021-04-28T19:35:00Z"/>
        </w:rPr>
      </w:pPr>
    </w:p>
    <w:p w14:paraId="00104655" w14:textId="45C758AC" w:rsidR="00F573D5" w:rsidRPr="000119B7" w:rsidDel="00695D92" w:rsidRDefault="00F573D5" w:rsidP="00F36DDA">
      <w:pPr>
        <w:rPr>
          <w:del w:id="2687" w:author="Artemis" w:date="2021-04-28T19:35:00Z"/>
        </w:rPr>
      </w:pPr>
    </w:p>
    <w:p w14:paraId="0B66EAF2" w14:textId="0BA18A04" w:rsidR="00F573D5" w:rsidRPr="000119B7" w:rsidDel="00695D92" w:rsidRDefault="00F573D5" w:rsidP="00F36DDA">
      <w:pPr>
        <w:rPr>
          <w:del w:id="2688" w:author="Artemis" w:date="2021-04-28T19:35:00Z"/>
        </w:rPr>
      </w:pPr>
    </w:p>
    <w:p w14:paraId="06500502" w14:textId="4F387286" w:rsidR="00F573D5" w:rsidRPr="000119B7" w:rsidDel="00695D92" w:rsidRDefault="00F573D5" w:rsidP="00F36DDA">
      <w:pPr>
        <w:rPr>
          <w:del w:id="2689" w:author="Artemis" w:date="2021-04-28T19:35:00Z"/>
        </w:rPr>
      </w:pPr>
    </w:p>
    <w:p w14:paraId="46DCDC9C" w14:textId="438E6BED" w:rsidR="00F573D5" w:rsidRPr="000119B7" w:rsidDel="00695D92" w:rsidRDefault="00F573D5" w:rsidP="00F36DDA">
      <w:pPr>
        <w:rPr>
          <w:del w:id="2690" w:author="Artemis" w:date="2021-04-28T19:35:00Z"/>
        </w:rPr>
      </w:pPr>
    </w:p>
    <w:p w14:paraId="22082DE0" w14:textId="49CF367E" w:rsidR="00F573D5" w:rsidRPr="000119B7" w:rsidDel="00695D92" w:rsidRDefault="00F573D5" w:rsidP="00F36DDA">
      <w:pPr>
        <w:rPr>
          <w:del w:id="2691" w:author="Artemis" w:date="2021-04-28T19:35:00Z"/>
        </w:rPr>
      </w:pPr>
    </w:p>
    <w:p w14:paraId="2ED4AC8A" w14:textId="2D6A5FFC" w:rsidR="00F573D5" w:rsidRPr="000119B7" w:rsidDel="00695D92" w:rsidRDefault="00F573D5" w:rsidP="00F36DDA">
      <w:pPr>
        <w:rPr>
          <w:del w:id="2692" w:author="Artemis" w:date="2021-04-28T19:35:00Z"/>
        </w:rPr>
      </w:pPr>
    </w:p>
    <w:p w14:paraId="2FEBEC85" w14:textId="64F102B6" w:rsidR="00F573D5" w:rsidRPr="000119B7" w:rsidDel="00695D92" w:rsidRDefault="00F573D5" w:rsidP="00F36DDA">
      <w:pPr>
        <w:rPr>
          <w:del w:id="2693" w:author="Artemis" w:date="2021-04-28T19:35:00Z"/>
        </w:rPr>
      </w:pPr>
    </w:p>
    <w:p w14:paraId="08DD819D" w14:textId="0D01FADA" w:rsidR="00F573D5" w:rsidRPr="000119B7" w:rsidDel="00695D92" w:rsidRDefault="00F573D5" w:rsidP="00F36DDA">
      <w:pPr>
        <w:rPr>
          <w:del w:id="2694" w:author="Artemis" w:date="2021-04-28T19:35:00Z"/>
        </w:rPr>
      </w:pPr>
    </w:p>
    <w:p w14:paraId="34C2089A" w14:textId="200144E7" w:rsidR="00F573D5" w:rsidRPr="000119B7" w:rsidDel="00695D92" w:rsidRDefault="00F573D5" w:rsidP="00F36DDA">
      <w:pPr>
        <w:rPr>
          <w:del w:id="2695" w:author="Artemis" w:date="2021-04-28T19:35:00Z"/>
        </w:rPr>
      </w:pPr>
    </w:p>
    <w:p w14:paraId="3F827221" w14:textId="6BBD253C" w:rsidR="00F573D5" w:rsidRPr="000119B7" w:rsidDel="00695D92" w:rsidRDefault="00F573D5" w:rsidP="00F36DDA">
      <w:pPr>
        <w:rPr>
          <w:del w:id="2696" w:author="Artemis" w:date="2021-04-28T19:35:00Z"/>
        </w:rPr>
      </w:pPr>
    </w:p>
    <w:p w14:paraId="0A613CE0" w14:textId="524A6E66" w:rsidR="00F573D5" w:rsidRPr="000119B7" w:rsidDel="00695D92" w:rsidRDefault="00F573D5" w:rsidP="00F36DDA">
      <w:pPr>
        <w:rPr>
          <w:del w:id="2697" w:author="Artemis" w:date="2021-04-28T19:35:00Z"/>
        </w:rPr>
      </w:pPr>
    </w:p>
    <w:p w14:paraId="4F690B88" w14:textId="0C7A25C9" w:rsidR="00F573D5" w:rsidRPr="000119B7" w:rsidDel="00695D92" w:rsidRDefault="00F573D5" w:rsidP="00F36DDA">
      <w:pPr>
        <w:rPr>
          <w:del w:id="2698" w:author="Artemis" w:date="2021-04-28T19:35:00Z"/>
        </w:rPr>
      </w:pPr>
    </w:p>
    <w:p w14:paraId="0BEC360E" w14:textId="4508449F" w:rsidR="00F573D5" w:rsidRPr="000119B7" w:rsidDel="00695D92" w:rsidRDefault="00F573D5" w:rsidP="00F36DDA">
      <w:pPr>
        <w:rPr>
          <w:del w:id="2699" w:author="Artemis" w:date="2021-04-28T19:35:00Z"/>
        </w:rPr>
      </w:pPr>
    </w:p>
    <w:p w14:paraId="7FE25BCC" w14:textId="693D4EDE" w:rsidR="00F573D5" w:rsidRPr="000119B7" w:rsidDel="00695D92" w:rsidRDefault="00F573D5" w:rsidP="00F36DDA">
      <w:pPr>
        <w:rPr>
          <w:del w:id="2700" w:author="Artemis" w:date="2021-04-28T19:35:00Z"/>
        </w:rPr>
      </w:pPr>
    </w:p>
    <w:p w14:paraId="29E8A177" w14:textId="700782F2" w:rsidR="00F573D5" w:rsidRPr="000119B7" w:rsidDel="00695D92" w:rsidRDefault="00F573D5" w:rsidP="00F36DDA">
      <w:pPr>
        <w:rPr>
          <w:del w:id="2701" w:author="Artemis" w:date="2021-04-28T19:35:00Z"/>
        </w:rPr>
      </w:pPr>
    </w:p>
    <w:p w14:paraId="5C870B8D" w14:textId="6B37781F" w:rsidR="00F573D5" w:rsidRPr="000119B7" w:rsidDel="00695D92" w:rsidRDefault="00F573D5" w:rsidP="00F36DDA">
      <w:pPr>
        <w:rPr>
          <w:del w:id="2702" w:author="Artemis" w:date="2021-04-28T19:35:00Z"/>
        </w:rPr>
      </w:pPr>
    </w:p>
    <w:p w14:paraId="43D2F857" w14:textId="4A0820FE" w:rsidR="00F573D5" w:rsidRPr="000119B7" w:rsidDel="00695D92" w:rsidRDefault="00F573D5" w:rsidP="00F36DDA">
      <w:pPr>
        <w:rPr>
          <w:del w:id="2703" w:author="Artemis" w:date="2021-04-28T19:35:00Z"/>
        </w:rPr>
      </w:pPr>
    </w:p>
    <w:p w14:paraId="0F8DEC76" w14:textId="34E6811F" w:rsidR="00F573D5" w:rsidRPr="000119B7" w:rsidDel="00695D92" w:rsidRDefault="00F573D5" w:rsidP="00F36DDA">
      <w:pPr>
        <w:rPr>
          <w:del w:id="2704" w:author="Artemis" w:date="2021-04-28T19:35:00Z"/>
        </w:rPr>
      </w:pPr>
    </w:p>
    <w:p w14:paraId="52B52FF3" w14:textId="09F45BBB" w:rsidR="00F573D5" w:rsidRPr="000119B7" w:rsidDel="00695D92" w:rsidRDefault="00F573D5" w:rsidP="00F36DDA">
      <w:pPr>
        <w:rPr>
          <w:del w:id="2705" w:author="Artemis" w:date="2021-04-28T19:35:00Z"/>
        </w:rPr>
      </w:pPr>
    </w:p>
    <w:p w14:paraId="0BFD6941" w14:textId="7E6FC3C3" w:rsidR="00F573D5" w:rsidRPr="000119B7" w:rsidDel="00695D92" w:rsidRDefault="00F573D5" w:rsidP="00F36DDA">
      <w:pPr>
        <w:rPr>
          <w:del w:id="2706" w:author="Artemis" w:date="2021-04-28T19:35:00Z"/>
        </w:rPr>
      </w:pPr>
    </w:p>
    <w:p w14:paraId="13BB8C47" w14:textId="20B5FDD6" w:rsidR="00F573D5" w:rsidRPr="000119B7" w:rsidDel="00695D92" w:rsidRDefault="00F573D5" w:rsidP="00F36DDA">
      <w:pPr>
        <w:rPr>
          <w:del w:id="2707" w:author="Artemis" w:date="2021-04-28T19:35:00Z"/>
        </w:rPr>
      </w:pPr>
    </w:p>
    <w:p w14:paraId="1D0132F9" w14:textId="00D7C719" w:rsidR="00F573D5" w:rsidRPr="000119B7" w:rsidDel="00695D92" w:rsidRDefault="00F573D5" w:rsidP="00F36DDA">
      <w:pPr>
        <w:rPr>
          <w:del w:id="2708" w:author="Artemis" w:date="2021-04-28T19:35:00Z"/>
        </w:rPr>
      </w:pPr>
    </w:p>
    <w:p w14:paraId="520D3041" w14:textId="70FDC114" w:rsidR="00F573D5" w:rsidRPr="000119B7" w:rsidDel="00695D92" w:rsidRDefault="00F573D5" w:rsidP="00F36DDA">
      <w:pPr>
        <w:rPr>
          <w:del w:id="2709" w:author="Artemis" w:date="2021-04-28T19:35:00Z"/>
        </w:rPr>
      </w:pPr>
    </w:p>
    <w:p w14:paraId="5F01177C" w14:textId="51E5028B" w:rsidR="00F573D5" w:rsidRPr="000119B7" w:rsidDel="00695D92" w:rsidRDefault="00F573D5" w:rsidP="00F36DDA">
      <w:pPr>
        <w:rPr>
          <w:del w:id="2710" w:author="Artemis" w:date="2021-04-28T19:35:00Z"/>
        </w:rPr>
      </w:pPr>
    </w:p>
    <w:p w14:paraId="47EEE323" w14:textId="599F71A0" w:rsidR="00F573D5" w:rsidRPr="000119B7" w:rsidDel="00695D92" w:rsidRDefault="00F573D5" w:rsidP="00F36DDA">
      <w:pPr>
        <w:rPr>
          <w:del w:id="2711" w:author="Artemis" w:date="2021-04-28T19:35:00Z"/>
        </w:rPr>
      </w:pPr>
    </w:p>
    <w:p w14:paraId="328C8F8E" w14:textId="54D6ECE0" w:rsidR="00F573D5" w:rsidRPr="000119B7" w:rsidDel="00695D92" w:rsidRDefault="00F573D5" w:rsidP="00F36DDA">
      <w:pPr>
        <w:rPr>
          <w:del w:id="2712" w:author="Artemis" w:date="2021-04-28T19:35:00Z"/>
        </w:rPr>
      </w:pPr>
    </w:p>
    <w:p w14:paraId="556C0C42" w14:textId="544A40D7" w:rsidR="00F573D5" w:rsidRPr="000119B7" w:rsidDel="00695D92" w:rsidRDefault="00F573D5" w:rsidP="00F36DDA">
      <w:pPr>
        <w:rPr>
          <w:del w:id="2713" w:author="Artemis" w:date="2021-04-28T19:35:00Z"/>
        </w:rPr>
      </w:pPr>
    </w:p>
    <w:p w14:paraId="2D1F195E" w14:textId="3FA64E6C" w:rsidR="00F573D5" w:rsidRPr="000119B7" w:rsidDel="00695D92" w:rsidRDefault="00F573D5" w:rsidP="00F36DDA">
      <w:pPr>
        <w:rPr>
          <w:del w:id="2714" w:author="Artemis" w:date="2021-04-28T19:35:00Z"/>
        </w:rPr>
      </w:pPr>
    </w:p>
    <w:p w14:paraId="1D1CF960" w14:textId="6A1B68A9" w:rsidR="00F573D5" w:rsidRPr="000119B7" w:rsidDel="00695D92" w:rsidRDefault="00F573D5" w:rsidP="00F36DDA">
      <w:pPr>
        <w:rPr>
          <w:del w:id="2715" w:author="Artemis" w:date="2021-04-28T19:35:00Z"/>
        </w:rPr>
      </w:pPr>
    </w:p>
    <w:p w14:paraId="7B97A3A0" w14:textId="388B1D05" w:rsidR="00F573D5" w:rsidRPr="000119B7" w:rsidDel="00695D92" w:rsidRDefault="00F573D5" w:rsidP="00F36DDA">
      <w:pPr>
        <w:rPr>
          <w:del w:id="2716" w:author="Artemis" w:date="2021-04-28T19:35:00Z"/>
        </w:rPr>
      </w:pPr>
    </w:p>
    <w:p w14:paraId="036D2378" w14:textId="4BE52BCC" w:rsidR="00F573D5" w:rsidRPr="000119B7" w:rsidDel="00695D92" w:rsidRDefault="00F573D5" w:rsidP="00F36DDA">
      <w:pPr>
        <w:rPr>
          <w:del w:id="2717" w:author="Artemis" w:date="2021-04-28T19:35:00Z"/>
        </w:rPr>
      </w:pPr>
    </w:p>
    <w:p w14:paraId="0CF66D44" w14:textId="31CE08ED" w:rsidR="00F573D5" w:rsidRPr="000119B7" w:rsidDel="00695D92" w:rsidRDefault="00F573D5" w:rsidP="00F36DDA">
      <w:pPr>
        <w:rPr>
          <w:del w:id="2718" w:author="Artemis" w:date="2021-04-28T19:35:00Z"/>
        </w:rPr>
      </w:pPr>
    </w:p>
    <w:p w14:paraId="64CA85CB" w14:textId="48394171" w:rsidR="00F573D5" w:rsidRPr="000119B7" w:rsidDel="00695D92" w:rsidRDefault="00F573D5" w:rsidP="00F36DDA">
      <w:pPr>
        <w:rPr>
          <w:del w:id="2719" w:author="Artemis" w:date="2021-04-28T19:35:00Z"/>
        </w:rPr>
      </w:pPr>
    </w:p>
    <w:p w14:paraId="487BB083" w14:textId="5790619E" w:rsidR="00F573D5" w:rsidRPr="000119B7" w:rsidDel="00695D92" w:rsidRDefault="00F573D5" w:rsidP="00F36DDA">
      <w:pPr>
        <w:rPr>
          <w:del w:id="2720" w:author="Artemis" w:date="2021-04-28T19:35:00Z"/>
        </w:rPr>
      </w:pPr>
    </w:p>
    <w:p w14:paraId="4C2F5D6B" w14:textId="58FDD4DF" w:rsidR="00F573D5" w:rsidRPr="000119B7" w:rsidDel="00695D92" w:rsidRDefault="00F573D5" w:rsidP="00F36DDA">
      <w:pPr>
        <w:rPr>
          <w:del w:id="2721" w:author="Artemis" w:date="2021-04-28T19:35:00Z"/>
        </w:rPr>
      </w:pPr>
    </w:p>
    <w:p w14:paraId="501FA4D1" w14:textId="1CDC4D20" w:rsidR="00F573D5" w:rsidRPr="000119B7" w:rsidDel="00695D92" w:rsidRDefault="00F573D5" w:rsidP="00F36DDA">
      <w:pPr>
        <w:rPr>
          <w:del w:id="2722" w:author="Artemis" w:date="2021-04-28T19:35:00Z"/>
        </w:rPr>
      </w:pPr>
    </w:p>
    <w:p w14:paraId="6902C2AF" w14:textId="4A877D7F" w:rsidR="00F573D5" w:rsidRPr="000119B7" w:rsidDel="00695D92" w:rsidRDefault="00F573D5" w:rsidP="00F36DDA">
      <w:pPr>
        <w:rPr>
          <w:del w:id="2723" w:author="Artemis" w:date="2021-04-28T19:35:00Z"/>
        </w:rPr>
      </w:pPr>
    </w:p>
    <w:p w14:paraId="29F3AED5" w14:textId="4AE645CE" w:rsidR="00F573D5" w:rsidRPr="000119B7" w:rsidDel="00695D92" w:rsidRDefault="00F573D5" w:rsidP="00F36DDA">
      <w:pPr>
        <w:rPr>
          <w:del w:id="2724" w:author="Artemis" w:date="2021-04-28T19:35:00Z"/>
        </w:rPr>
      </w:pPr>
    </w:p>
    <w:p w14:paraId="12D0C800" w14:textId="7F10D36A" w:rsidR="00F573D5" w:rsidRPr="000119B7" w:rsidDel="00695D92" w:rsidRDefault="00F573D5" w:rsidP="00F36DDA">
      <w:pPr>
        <w:rPr>
          <w:del w:id="2725" w:author="Artemis" w:date="2021-04-28T19:35:00Z"/>
        </w:rPr>
      </w:pPr>
    </w:p>
    <w:p w14:paraId="2C5E088D" w14:textId="438B72B5" w:rsidR="002038EB" w:rsidRPr="000119B7" w:rsidDel="00695D92" w:rsidRDefault="002038EB" w:rsidP="00F36DDA">
      <w:pPr>
        <w:rPr>
          <w:del w:id="2726" w:author="Artemis" w:date="2021-04-28T19:35:00Z"/>
        </w:rPr>
      </w:pPr>
    </w:p>
    <w:p w14:paraId="7C781C63" w14:textId="57BC647E" w:rsidR="00F573D5" w:rsidRPr="000119B7" w:rsidDel="00695D92" w:rsidRDefault="00F573D5">
      <w:pPr>
        <w:rPr>
          <w:del w:id="2727" w:author="Artemis" w:date="2021-04-28T19:35:00Z"/>
        </w:rPr>
        <w:sectPr w:rsidR="00F573D5" w:rsidRPr="000119B7" w:rsidDel="00695D92" w:rsidSect="00316040">
          <w:headerReference w:type="even" r:id="rId72"/>
          <w:headerReference w:type="default" r:id="rId73"/>
          <w:type w:val="oddPage"/>
          <w:pgSz w:w="12240" w:h="15840" w:code="120"/>
          <w:pgMar w:top="1418" w:right="1418" w:bottom="1418" w:left="1701" w:header="709" w:footer="709" w:gutter="0"/>
          <w:cols w:space="708"/>
          <w:titlePg/>
          <w:docGrid w:linePitch="360"/>
        </w:sectPr>
      </w:pPr>
    </w:p>
    <w:p w14:paraId="2C62467F" w14:textId="3FFAEDE8" w:rsidR="002038EB" w:rsidRPr="000119B7" w:rsidDel="00695D92" w:rsidRDefault="005B6BA8" w:rsidP="00F36DDA">
      <w:pPr>
        <w:pStyle w:val="Ttulo1"/>
        <w:rPr>
          <w:del w:id="2728" w:author="Artemis" w:date="2021-04-28T19:35:00Z"/>
          <w:sz w:val="24"/>
          <w:szCs w:val="24"/>
          <w:rPrChange w:id="2729" w:author="Artemis" w:date="2021-04-29T18:51:00Z">
            <w:rPr>
              <w:del w:id="2730" w:author="Artemis" w:date="2021-04-28T19:35:00Z"/>
            </w:rPr>
          </w:rPrChange>
        </w:rPr>
      </w:pPr>
      <w:bookmarkStart w:id="2731" w:name="_Toc436748640"/>
      <w:del w:id="2732" w:author="Artemis" w:date="2021-04-28T19:35:00Z">
        <w:r w:rsidRPr="000119B7" w:rsidDel="00695D92">
          <w:rPr>
            <w:sz w:val="24"/>
            <w:szCs w:val="24"/>
            <w:rPrChange w:id="2733" w:author="Artemis" w:date="2021-04-29T18:51:00Z">
              <w:rPr/>
            </w:rPrChange>
          </w:rPr>
          <w:delText xml:space="preserve">CAPÍTULO V: </w:delText>
        </w:r>
        <w:r w:rsidR="002038EB" w:rsidRPr="000119B7" w:rsidDel="00695D92">
          <w:rPr>
            <w:sz w:val="24"/>
            <w:szCs w:val="24"/>
            <w:rPrChange w:id="2734" w:author="Artemis" w:date="2021-04-29T18:51:00Z">
              <w:rPr/>
            </w:rPrChange>
          </w:rPr>
          <w:delText>CONCLUSIONES Y RECOMENDACIONES</w:delText>
        </w:r>
        <w:bookmarkEnd w:id="2731"/>
      </w:del>
    </w:p>
    <w:p w14:paraId="706942E5" w14:textId="0426AF94" w:rsidR="00CE176D" w:rsidRPr="000119B7" w:rsidDel="00695D92" w:rsidRDefault="00CE176D" w:rsidP="00F36DDA">
      <w:pPr>
        <w:rPr>
          <w:del w:id="2735" w:author="Artemis" w:date="2021-04-28T19:35:00Z"/>
        </w:rPr>
      </w:pPr>
    </w:p>
    <w:p w14:paraId="113851EA" w14:textId="5B2A6BA0" w:rsidR="00CE176D" w:rsidRPr="000119B7" w:rsidDel="00695D92" w:rsidRDefault="00CE176D" w:rsidP="00F36DDA">
      <w:pPr>
        <w:rPr>
          <w:del w:id="2736" w:author="Artemis" w:date="2021-04-28T19:35:00Z"/>
        </w:rPr>
      </w:pPr>
    </w:p>
    <w:p w14:paraId="5E3AE6D7" w14:textId="056FAF12" w:rsidR="009E00AD" w:rsidRPr="000119B7" w:rsidDel="00695D92" w:rsidRDefault="009E00AD" w:rsidP="009E00AD">
      <w:pPr>
        <w:rPr>
          <w:del w:id="2737" w:author="Artemis" w:date="2021-04-28T19:35:00Z"/>
        </w:rPr>
      </w:pPr>
      <w:del w:id="2738" w:author="Artemis" w:date="2021-04-28T19:35:00Z">
        <w:r w:rsidRPr="000119B7" w:rsidDel="00695D92">
          <w:delText>Las conclusiones y recomendaciones constituyen un capítulo independiente. Las conclusiones deben ser la respuesta a los objetivos o propósitos planteados.</w:delText>
        </w:r>
      </w:del>
    </w:p>
    <w:p w14:paraId="14B6AB30" w14:textId="289C0621" w:rsidR="009E00AD" w:rsidRPr="000119B7" w:rsidDel="00695D92" w:rsidRDefault="009E00AD" w:rsidP="009E00AD">
      <w:pPr>
        <w:rPr>
          <w:del w:id="2739" w:author="Artemis" w:date="2021-04-28T19:35:00Z"/>
        </w:rPr>
      </w:pPr>
    </w:p>
    <w:p w14:paraId="0DC0C8E3" w14:textId="1F4167E2" w:rsidR="00CE176D" w:rsidRPr="000119B7" w:rsidDel="00695D92" w:rsidRDefault="00CE176D" w:rsidP="00CE176D">
      <w:pPr>
        <w:shd w:val="clear" w:color="auto" w:fill="BFBFBF" w:themeFill="background1" w:themeFillShade="BF"/>
        <w:ind w:firstLine="0"/>
        <w:rPr>
          <w:del w:id="2740" w:author="Artemis" w:date="2021-04-28T19:35:00Z"/>
        </w:rPr>
      </w:pPr>
      <w:del w:id="2741" w:author="Artemis" w:date="2021-04-28T19:35:00Z">
        <w:r w:rsidRPr="000119B7" w:rsidDel="00695D92">
          <w:delText>QUÉ DEBE INCLUIR EL CAPÍTULO V</w:delText>
        </w:r>
      </w:del>
    </w:p>
    <w:p w14:paraId="37E7675C" w14:textId="2B3B0C2A" w:rsidR="00CE176D" w:rsidRPr="000119B7" w:rsidDel="00695D92" w:rsidRDefault="00CE176D" w:rsidP="00CE176D">
      <w:pPr>
        <w:rPr>
          <w:del w:id="2742" w:author="Artemis" w:date="2021-04-28T19:35:00Z"/>
        </w:rPr>
      </w:pPr>
      <w:del w:id="2743" w:author="Artemis" w:date="2021-04-28T19:35:00Z">
        <w:r w:rsidRPr="000119B7" w:rsidDel="00695D92">
          <w:delText xml:space="preserve">Recuerde revisar muy bien los criterios para la elaboración de cada capítulo, porque ellos definen su estructura, el contenido y ante ellos se evalúa cada componente. Por ejemplo, para desarrollar el capítulo V, recuerde incluir: </w:delText>
        </w:r>
      </w:del>
    </w:p>
    <w:p w14:paraId="0F17CE09" w14:textId="134E708A" w:rsidR="009E00AD" w:rsidRPr="00B13DC3" w:rsidDel="00695D92" w:rsidRDefault="009E00AD" w:rsidP="003372CB">
      <w:pPr>
        <w:pStyle w:val="Prrafodelista"/>
        <w:numPr>
          <w:ilvl w:val="0"/>
          <w:numId w:val="1"/>
        </w:numPr>
        <w:tabs>
          <w:tab w:val="left" w:pos="851"/>
        </w:tabs>
        <w:spacing w:before="200" w:after="360" w:line="360" w:lineRule="auto"/>
        <w:contextualSpacing w:val="0"/>
        <w:outlineLvl w:val="1"/>
        <w:rPr>
          <w:del w:id="2744" w:author="Artemis" w:date="2021-04-28T19:35:00Z"/>
          <w:rFonts w:eastAsia="Times New Roman"/>
          <w:bCs/>
          <w:vanish/>
          <w:lang w:val="x-none"/>
        </w:rPr>
      </w:pPr>
      <w:bookmarkStart w:id="2745" w:name="_Toc436748325"/>
      <w:bookmarkEnd w:id="2745"/>
    </w:p>
    <w:p w14:paraId="55207445" w14:textId="464B0C47" w:rsidR="009E00AD" w:rsidRPr="00B13DC3" w:rsidDel="00695D92" w:rsidRDefault="009E00AD" w:rsidP="00F36DDA">
      <w:pPr>
        <w:pStyle w:val="Ttulo2"/>
        <w:rPr>
          <w:del w:id="2746" w:author="Artemis" w:date="2021-04-28T19:35:00Z"/>
          <w:szCs w:val="24"/>
        </w:rPr>
      </w:pPr>
      <w:bookmarkStart w:id="2747" w:name="_Toc436748641"/>
      <w:del w:id="2748" w:author="Artemis" w:date="2021-04-28T19:35:00Z">
        <w:r w:rsidRPr="00B13DC3" w:rsidDel="00695D92">
          <w:rPr>
            <w:bCs w:val="0"/>
            <w:szCs w:val="24"/>
          </w:rPr>
          <w:delText>Conclusiones sf</w:delText>
        </w:r>
        <w:bookmarkEnd w:id="2747"/>
      </w:del>
    </w:p>
    <w:p w14:paraId="414E9AC3" w14:textId="332DB0D1" w:rsidR="00E5696B" w:rsidRPr="000119B7" w:rsidDel="00695D92" w:rsidRDefault="00E5696B">
      <w:pPr>
        <w:rPr>
          <w:del w:id="2749" w:author="Artemis" w:date="2021-04-28T19:35:00Z"/>
        </w:rPr>
      </w:pPr>
      <w:del w:id="2750" w:author="Artemis" w:date="2021-04-28T19:35:00Z">
        <w:r w:rsidRPr="000119B7" w:rsidDel="00695D92">
          <w:delText xml:space="preserve">Hernández (2006) ofrece algunas orientaciones para escribir las conclusiones: </w:delText>
        </w:r>
      </w:del>
    </w:p>
    <w:p w14:paraId="471F05E4" w14:textId="7AE522BB" w:rsidR="00E5696B" w:rsidRPr="000119B7" w:rsidDel="00695D92" w:rsidRDefault="00E5696B">
      <w:pPr>
        <w:rPr>
          <w:del w:id="2751" w:author="Artemis" w:date="2021-04-28T19:35:00Z"/>
        </w:rPr>
      </w:pPr>
    </w:p>
    <w:p w14:paraId="6E89C19A" w14:textId="140785AD" w:rsidR="00E5696B" w:rsidRPr="000119B7" w:rsidDel="00695D92" w:rsidRDefault="00E5696B">
      <w:pPr>
        <w:rPr>
          <w:del w:id="2752" w:author="Artemis" w:date="2021-04-28T19:35:00Z"/>
        </w:rPr>
      </w:pPr>
      <w:del w:id="2753" w:author="Artemis" w:date="2021-04-28T19:35:00Z">
        <w:r w:rsidRPr="000119B7" w:rsidDel="00695D92">
          <w:delText>Deben constituir generalizaciones científico teóricas, no una repetición de los resultados. Deben dar respuesta a los objetivos investigativos y a las preguntas científicas. Deben ser concretas, no enumeradas. Tienen que estar interrelacionadas con el análisis y discusión de los resultados: deben derivarse de ellos. (Hernández, 2006:40)</w:delText>
        </w:r>
      </w:del>
    </w:p>
    <w:p w14:paraId="0C31E51B" w14:textId="7F9FE927" w:rsidR="00E5696B" w:rsidRPr="000119B7" w:rsidDel="00695D92" w:rsidRDefault="00E5696B">
      <w:pPr>
        <w:rPr>
          <w:del w:id="2754" w:author="Artemis" w:date="2021-04-28T19:35:00Z"/>
        </w:rPr>
      </w:pPr>
    </w:p>
    <w:p w14:paraId="3D856F1E" w14:textId="57853809" w:rsidR="005A3B19" w:rsidRPr="00B13DC3" w:rsidDel="00695D92" w:rsidRDefault="005A3B19" w:rsidP="00F36DDA">
      <w:pPr>
        <w:pStyle w:val="Ttulo2"/>
        <w:rPr>
          <w:del w:id="2755" w:author="Artemis" w:date="2021-04-28T19:35:00Z"/>
          <w:szCs w:val="24"/>
        </w:rPr>
      </w:pPr>
      <w:bookmarkStart w:id="2756" w:name="_Toc436748327"/>
      <w:bookmarkStart w:id="2757" w:name="_Toc436748424"/>
      <w:bookmarkStart w:id="2758" w:name="_Toc436748513"/>
      <w:bookmarkStart w:id="2759" w:name="_Toc436748642"/>
      <w:bookmarkStart w:id="2760" w:name="_Toc436748328"/>
      <w:bookmarkStart w:id="2761" w:name="_Toc436748425"/>
      <w:bookmarkStart w:id="2762" w:name="_Toc436748514"/>
      <w:bookmarkStart w:id="2763" w:name="_Toc436748643"/>
      <w:bookmarkStart w:id="2764" w:name="_Toc436748329"/>
      <w:bookmarkStart w:id="2765" w:name="_Toc436748426"/>
      <w:bookmarkStart w:id="2766" w:name="_Toc436748515"/>
      <w:bookmarkStart w:id="2767" w:name="_Toc436748644"/>
      <w:bookmarkStart w:id="2768" w:name="_Toc436748645"/>
      <w:bookmarkEnd w:id="2756"/>
      <w:bookmarkEnd w:id="2757"/>
      <w:bookmarkEnd w:id="2758"/>
      <w:bookmarkEnd w:id="2759"/>
      <w:bookmarkEnd w:id="2760"/>
      <w:bookmarkEnd w:id="2761"/>
      <w:bookmarkEnd w:id="2762"/>
      <w:bookmarkEnd w:id="2763"/>
      <w:bookmarkEnd w:id="2764"/>
      <w:bookmarkEnd w:id="2765"/>
      <w:bookmarkEnd w:id="2766"/>
      <w:bookmarkEnd w:id="2767"/>
      <w:del w:id="2769" w:author="Artemis" w:date="2021-04-28T19:35:00Z">
        <w:r w:rsidRPr="00B13DC3" w:rsidDel="00695D92">
          <w:rPr>
            <w:bCs w:val="0"/>
            <w:szCs w:val="24"/>
          </w:rPr>
          <w:delText>Recomendaciones</w:delText>
        </w:r>
        <w:bookmarkEnd w:id="2768"/>
      </w:del>
    </w:p>
    <w:p w14:paraId="1145B809" w14:textId="54CB0F61" w:rsidR="002038EB" w:rsidRPr="000119B7" w:rsidDel="00695D92" w:rsidRDefault="00E5696B">
      <w:pPr>
        <w:rPr>
          <w:del w:id="2770" w:author="Artemis" w:date="2021-04-28T19:35:00Z"/>
        </w:rPr>
      </w:pPr>
      <w:del w:id="2771" w:author="Artemis" w:date="2021-04-28T19:35:00Z">
        <w:r w:rsidRPr="000119B7" w:rsidDel="00695D92">
          <w:delText>En cuanto a las recomendaciones, Hernández (2006) indica que:</w:delText>
        </w:r>
      </w:del>
    </w:p>
    <w:p w14:paraId="1AFCCEA6" w14:textId="36EE0422" w:rsidR="00E5696B" w:rsidRPr="000119B7" w:rsidDel="00695D92" w:rsidRDefault="00E5696B">
      <w:pPr>
        <w:rPr>
          <w:del w:id="2772" w:author="Artemis" w:date="2021-04-28T19:35:00Z"/>
        </w:rPr>
      </w:pPr>
      <w:del w:id="2773" w:author="Artemis" w:date="2021-04-28T19:35:00Z">
        <w:r w:rsidRPr="000119B7" w:rsidDel="00695D92">
          <w:delText>• Concretas, no enumeradas.</w:delText>
        </w:r>
      </w:del>
    </w:p>
    <w:p w14:paraId="79CDCC09" w14:textId="64215062" w:rsidR="00E5696B" w:rsidRPr="000119B7" w:rsidDel="00695D92" w:rsidRDefault="00E5696B">
      <w:pPr>
        <w:rPr>
          <w:del w:id="2774" w:author="Artemis" w:date="2021-04-28T19:35:00Z"/>
        </w:rPr>
      </w:pPr>
      <w:del w:id="2775" w:author="Artemis" w:date="2021-04-28T19:35:00Z">
        <w:r w:rsidRPr="000119B7" w:rsidDel="00695D92">
          <w:delText xml:space="preserve">• Deben relacionarse estrechamente con las conclusiones. </w:delText>
        </w:r>
      </w:del>
    </w:p>
    <w:p w14:paraId="13875466" w14:textId="76049829" w:rsidR="00E5696B" w:rsidRPr="000119B7" w:rsidDel="00695D92" w:rsidRDefault="00E5696B">
      <w:pPr>
        <w:rPr>
          <w:del w:id="2776" w:author="Artemis" w:date="2021-04-28T19:35:00Z"/>
        </w:rPr>
      </w:pPr>
      <w:del w:id="2777" w:author="Artemis" w:date="2021-04-28T19:35:00Z">
        <w:r w:rsidRPr="000119B7" w:rsidDel="00695D92">
          <w:delText>• Esta relación NO tiene que ser unívoca, pues una conclusión puede requerir varias recomendaciones y varias conclusiones conllevar una misma recomendación. (Hernández, 2006:40)</w:delText>
        </w:r>
      </w:del>
    </w:p>
    <w:p w14:paraId="6C8D123C" w14:textId="294E57B4" w:rsidR="00CE176D" w:rsidRPr="000119B7" w:rsidDel="00695D92" w:rsidRDefault="00CE176D">
      <w:pPr>
        <w:rPr>
          <w:del w:id="2778" w:author="Artemis" w:date="2021-04-28T19:35:00Z"/>
        </w:rPr>
      </w:pPr>
    </w:p>
    <w:p w14:paraId="280645B2" w14:textId="3D876324" w:rsidR="009E00AD" w:rsidRPr="000119B7" w:rsidDel="00695D92" w:rsidRDefault="009E00AD">
      <w:pPr>
        <w:rPr>
          <w:del w:id="2779" w:author="Artemis" w:date="2021-04-28T19:35:00Z"/>
        </w:rPr>
      </w:pPr>
    </w:p>
    <w:p w14:paraId="13AC8BF8" w14:textId="0DF33240" w:rsidR="009E00AD" w:rsidRPr="000119B7" w:rsidDel="00695D92" w:rsidRDefault="009E00AD">
      <w:pPr>
        <w:rPr>
          <w:del w:id="2780" w:author="Artemis" w:date="2021-04-28T19:35:00Z"/>
        </w:rPr>
      </w:pPr>
    </w:p>
    <w:p w14:paraId="5D825573" w14:textId="45DB7061" w:rsidR="009E00AD" w:rsidRPr="000119B7" w:rsidDel="00695D92" w:rsidRDefault="009E00AD">
      <w:pPr>
        <w:rPr>
          <w:del w:id="2781" w:author="Artemis" w:date="2021-04-28T19:35:00Z"/>
        </w:rPr>
      </w:pPr>
    </w:p>
    <w:p w14:paraId="6C150AFF" w14:textId="0E731CBF" w:rsidR="009E00AD" w:rsidRPr="000119B7" w:rsidDel="00695D92" w:rsidRDefault="009E00AD">
      <w:pPr>
        <w:rPr>
          <w:del w:id="2782" w:author="Artemis" w:date="2021-04-28T19:35:00Z"/>
        </w:rPr>
      </w:pPr>
    </w:p>
    <w:p w14:paraId="7E53B9E4" w14:textId="71228740" w:rsidR="009E00AD" w:rsidRPr="000119B7" w:rsidDel="00695D92" w:rsidRDefault="009E00AD">
      <w:pPr>
        <w:rPr>
          <w:del w:id="2783" w:author="Artemis" w:date="2021-04-28T19:35:00Z"/>
        </w:rPr>
      </w:pPr>
    </w:p>
    <w:p w14:paraId="6D0F5756" w14:textId="54ABA779" w:rsidR="009E00AD" w:rsidRPr="000119B7" w:rsidDel="00695D92" w:rsidRDefault="009E00AD">
      <w:pPr>
        <w:rPr>
          <w:del w:id="2784" w:author="Artemis" w:date="2021-04-28T19:35:00Z"/>
        </w:rPr>
      </w:pPr>
    </w:p>
    <w:p w14:paraId="2B8A3B70" w14:textId="5844A54C" w:rsidR="009B0ACE" w:rsidRPr="000119B7" w:rsidDel="00695D92" w:rsidRDefault="009B0ACE">
      <w:pPr>
        <w:rPr>
          <w:del w:id="2785" w:author="Artemis" w:date="2021-04-28T19:35:00Z"/>
        </w:rPr>
      </w:pPr>
    </w:p>
    <w:p w14:paraId="71170084" w14:textId="5C86345E" w:rsidR="009B0ACE" w:rsidRPr="000119B7" w:rsidDel="00695D92" w:rsidRDefault="009B0ACE">
      <w:pPr>
        <w:rPr>
          <w:del w:id="2786" w:author="Artemis" w:date="2021-04-28T19:35:00Z"/>
        </w:rPr>
      </w:pPr>
    </w:p>
    <w:p w14:paraId="1A7BB713" w14:textId="2393D93C" w:rsidR="009B0ACE" w:rsidRPr="000119B7" w:rsidDel="00695D92" w:rsidRDefault="009B0ACE">
      <w:pPr>
        <w:rPr>
          <w:del w:id="2787" w:author="Artemis" w:date="2021-04-28T19:35:00Z"/>
        </w:rPr>
      </w:pPr>
    </w:p>
    <w:p w14:paraId="172B15C4" w14:textId="7A019987" w:rsidR="009B0ACE" w:rsidRPr="000119B7" w:rsidDel="00695D92" w:rsidRDefault="009B0ACE">
      <w:pPr>
        <w:rPr>
          <w:del w:id="2788" w:author="Artemis" w:date="2021-04-28T19:35:00Z"/>
        </w:rPr>
      </w:pPr>
    </w:p>
    <w:p w14:paraId="009673A9" w14:textId="2A6BBBDE" w:rsidR="009E00AD" w:rsidRPr="000119B7" w:rsidDel="00695D92" w:rsidRDefault="009E00AD">
      <w:pPr>
        <w:rPr>
          <w:del w:id="2789" w:author="Artemis" w:date="2021-04-28T19:35:00Z"/>
        </w:rPr>
      </w:pPr>
    </w:p>
    <w:p w14:paraId="26DFBFC9" w14:textId="0212F5D0" w:rsidR="009E00AD" w:rsidRPr="000119B7" w:rsidDel="00695D92" w:rsidRDefault="009E00AD">
      <w:pPr>
        <w:rPr>
          <w:del w:id="2790" w:author="Artemis" w:date="2021-04-28T19:35:00Z"/>
        </w:rPr>
      </w:pPr>
    </w:p>
    <w:p w14:paraId="70CD4DFF" w14:textId="2C6CEEF3" w:rsidR="009E00AD" w:rsidRPr="000119B7" w:rsidDel="00695D92" w:rsidRDefault="009E00AD">
      <w:pPr>
        <w:rPr>
          <w:del w:id="2791" w:author="Artemis" w:date="2021-04-28T19:35:00Z"/>
        </w:rPr>
      </w:pPr>
    </w:p>
    <w:p w14:paraId="0F361C06" w14:textId="6A17B792" w:rsidR="009E00AD" w:rsidRPr="000119B7" w:rsidDel="00695D92" w:rsidRDefault="009E00AD">
      <w:pPr>
        <w:rPr>
          <w:del w:id="2792" w:author="Artemis" w:date="2021-04-28T19:35:00Z"/>
        </w:rPr>
      </w:pPr>
    </w:p>
    <w:p w14:paraId="29DDCF19" w14:textId="2AEA3DF9" w:rsidR="009E00AD" w:rsidRPr="000119B7" w:rsidDel="00695D92" w:rsidRDefault="009E00AD">
      <w:pPr>
        <w:rPr>
          <w:del w:id="2793" w:author="Artemis" w:date="2021-04-28T19:35:00Z"/>
        </w:rPr>
      </w:pPr>
    </w:p>
    <w:p w14:paraId="3D5EBF69" w14:textId="77583C71" w:rsidR="009E00AD" w:rsidRPr="000119B7" w:rsidDel="00695D92" w:rsidRDefault="009E00AD">
      <w:pPr>
        <w:rPr>
          <w:del w:id="2794" w:author="Artemis" w:date="2021-04-28T19:35:00Z"/>
        </w:rPr>
      </w:pPr>
    </w:p>
    <w:p w14:paraId="76E1E400" w14:textId="0F13A3BB" w:rsidR="009E00AD" w:rsidRPr="000119B7" w:rsidDel="00695D92" w:rsidRDefault="009E00AD">
      <w:pPr>
        <w:rPr>
          <w:del w:id="2795" w:author="Artemis" w:date="2021-04-28T19:35:00Z"/>
        </w:rPr>
      </w:pPr>
    </w:p>
    <w:p w14:paraId="52F4D16E" w14:textId="7F7CE6F7" w:rsidR="009E00AD" w:rsidRPr="000119B7" w:rsidDel="00695D92" w:rsidRDefault="009E00AD">
      <w:pPr>
        <w:rPr>
          <w:del w:id="2796" w:author="Artemis" w:date="2021-04-28T19:35:00Z"/>
        </w:rPr>
      </w:pPr>
    </w:p>
    <w:p w14:paraId="15134580" w14:textId="75B58E1C" w:rsidR="009E00AD" w:rsidRPr="000119B7" w:rsidDel="00695D92" w:rsidRDefault="009E00AD">
      <w:pPr>
        <w:rPr>
          <w:del w:id="2797" w:author="Artemis" w:date="2021-04-28T19:35:00Z"/>
        </w:rPr>
      </w:pPr>
    </w:p>
    <w:p w14:paraId="1F5DFF7E" w14:textId="5119B617" w:rsidR="009E00AD" w:rsidRPr="000119B7" w:rsidDel="00695D92" w:rsidRDefault="009E00AD">
      <w:pPr>
        <w:rPr>
          <w:del w:id="2798" w:author="Artemis" w:date="2021-04-28T19:35:00Z"/>
        </w:rPr>
      </w:pPr>
    </w:p>
    <w:p w14:paraId="741F3CE4" w14:textId="626B7C2D" w:rsidR="009E00AD" w:rsidRPr="000119B7" w:rsidDel="00695D92" w:rsidRDefault="009E00AD">
      <w:pPr>
        <w:rPr>
          <w:del w:id="2799" w:author="Artemis" w:date="2021-04-28T19:35:00Z"/>
        </w:rPr>
      </w:pPr>
    </w:p>
    <w:p w14:paraId="6D6FF8E7" w14:textId="5087B2CC" w:rsidR="009E00AD" w:rsidRPr="000119B7" w:rsidDel="00695D92" w:rsidRDefault="009E00AD">
      <w:pPr>
        <w:rPr>
          <w:del w:id="2800" w:author="Artemis" w:date="2021-04-28T19:35:00Z"/>
        </w:rPr>
      </w:pPr>
    </w:p>
    <w:p w14:paraId="7BAC9C57" w14:textId="00E31DE5" w:rsidR="009E00AD" w:rsidRPr="000119B7" w:rsidDel="00695D92" w:rsidRDefault="009E00AD">
      <w:pPr>
        <w:rPr>
          <w:del w:id="2801" w:author="Artemis" w:date="2021-04-28T19:35:00Z"/>
        </w:rPr>
      </w:pPr>
    </w:p>
    <w:p w14:paraId="27F6C180" w14:textId="23FE8F3E" w:rsidR="009E00AD" w:rsidRPr="000119B7" w:rsidDel="00695D92" w:rsidRDefault="009E00AD">
      <w:pPr>
        <w:rPr>
          <w:del w:id="2802" w:author="Artemis" w:date="2021-04-28T19:35:00Z"/>
        </w:rPr>
      </w:pPr>
    </w:p>
    <w:p w14:paraId="406A03C5" w14:textId="77CA0813" w:rsidR="009E00AD" w:rsidRPr="000119B7" w:rsidDel="00695D92" w:rsidRDefault="009E00AD">
      <w:pPr>
        <w:rPr>
          <w:del w:id="2803" w:author="Artemis" w:date="2021-04-28T19:35:00Z"/>
        </w:rPr>
      </w:pPr>
    </w:p>
    <w:p w14:paraId="3E1F8637" w14:textId="1CA4C258" w:rsidR="009E00AD" w:rsidRPr="000119B7" w:rsidDel="00695D92" w:rsidRDefault="009E00AD">
      <w:pPr>
        <w:rPr>
          <w:del w:id="2804" w:author="Artemis" w:date="2021-04-28T19:35:00Z"/>
        </w:rPr>
      </w:pPr>
    </w:p>
    <w:p w14:paraId="5A6CCA2A" w14:textId="77C06862" w:rsidR="009E00AD" w:rsidRPr="000119B7" w:rsidDel="00695D92" w:rsidRDefault="009E00AD">
      <w:pPr>
        <w:rPr>
          <w:del w:id="2805" w:author="Artemis" w:date="2021-04-28T19:35:00Z"/>
        </w:rPr>
      </w:pPr>
    </w:p>
    <w:p w14:paraId="1A949376" w14:textId="2B715D35" w:rsidR="009E00AD" w:rsidRPr="000119B7" w:rsidDel="00695D92" w:rsidRDefault="009E00AD">
      <w:pPr>
        <w:rPr>
          <w:del w:id="2806" w:author="Artemis" w:date="2021-04-28T19:35:00Z"/>
        </w:rPr>
      </w:pPr>
    </w:p>
    <w:p w14:paraId="50E9E66A" w14:textId="3711796B" w:rsidR="009E00AD" w:rsidRPr="000119B7" w:rsidDel="00695D92" w:rsidRDefault="009E00AD">
      <w:pPr>
        <w:rPr>
          <w:del w:id="2807" w:author="Artemis" w:date="2021-04-28T19:35:00Z"/>
        </w:rPr>
      </w:pPr>
    </w:p>
    <w:p w14:paraId="38395477" w14:textId="346BDC6E" w:rsidR="009E00AD" w:rsidRPr="000119B7" w:rsidDel="00695D92" w:rsidRDefault="009E00AD">
      <w:pPr>
        <w:rPr>
          <w:del w:id="2808" w:author="Artemis" w:date="2021-04-28T19:35:00Z"/>
        </w:rPr>
      </w:pPr>
    </w:p>
    <w:p w14:paraId="0A6A188C" w14:textId="28F44AA5" w:rsidR="009E00AD" w:rsidRPr="000119B7" w:rsidDel="00695D92" w:rsidRDefault="009E00AD">
      <w:pPr>
        <w:rPr>
          <w:del w:id="2809" w:author="Artemis" w:date="2021-04-28T19:35:00Z"/>
        </w:rPr>
      </w:pPr>
    </w:p>
    <w:p w14:paraId="233C78FF" w14:textId="3EE057E2" w:rsidR="009E00AD" w:rsidRPr="000119B7" w:rsidDel="00695D92" w:rsidRDefault="009E00AD">
      <w:pPr>
        <w:rPr>
          <w:del w:id="2810" w:author="Artemis" w:date="2021-04-28T19:35:00Z"/>
        </w:rPr>
      </w:pPr>
    </w:p>
    <w:p w14:paraId="61FA82B6" w14:textId="3F985EEE" w:rsidR="009E00AD" w:rsidRPr="000119B7" w:rsidDel="00695D92" w:rsidRDefault="009E00AD">
      <w:pPr>
        <w:rPr>
          <w:del w:id="2811" w:author="Artemis" w:date="2021-04-28T19:35:00Z"/>
        </w:rPr>
      </w:pPr>
    </w:p>
    <w:p w14:paraId="6275632C" w14:textId="537EA488" w:rsidR="009E00AD" w:rsidRPr="000119B7" w:rsidDel="00695D92" w:rsidRDefault="009E00AD">
      <w:pPr>
        <w:rPr>
          <w:del w:id="2812" w:author="Artemis" w:date="2021-04-28T19:35:00Z"/>
        </w:rPr>
      </w:pPr>
    </w:p>
    <w:p w14:paraId="2A01EFCA" w14:textId="3C7AC79A" w:rsidR="009E00AD" w:rsidRPr="000119B7" w:rsidDel="00695D92" w:rsidRDefault="009E00AD">
      <w:pPr>
        <w:rPr>
          <w:del w:id="2813" w:author="Artemis" w:date="2021-04-28T19:35:00Z"/>
        </w:rPr>
      </w:pPr>
    </w:p>
    <w:p w14:paraId="1A50CC38" w14:textId="4D4842C0" w:rsidR="009E00AD" w:rsidRPr="000119B7" w:rsidDel="00695D92" w:rsidRDefault="009E00AD">
      <w:pPr>
        <w:rPr>
          <w:del w:id="2814" w:author="Artemis" w:date="2021-04-28T19:35:00Z"/>
        </w:rPr>
      </w:pPr>
    </w:p>
    <w:p w14:paraId="622526E0" w14:textId="6835977D" w:rsidR="00CE176D" w:rsidRPr="000119B7" w:rsidDel="00695D92" w:rsidRDefault="00CE176D">
      <w:pPr>
        <w:rPr>
          <w:del w:id="2815" w:author="Artemis" w:date="2021-04-28T19:35:00Z"/>
        </w:rPr>
      </w:pPr>
    </w:p>
    <w:p w14:paraId="4E57D345" w14:textId="06667961" w:rsidR="009E00AD" w:rsidRPr="000119B7" w:rsidDel="005C35E3" w:rsidRDefault="009E00AD">
      <w:pPr>
        <w:rPr>
          <w:del w:id="2816" w:author="Artemis" w:date="2021-04-30T16:58:00Z"/>
        </w:rPr>
        <w:sectPr w:rsidR="009E00AD" w:rsidRPr="000119B7" w:rsidDel="005C35E3" w:rsidSect="00316040">
          <w:headerReference w:type="even" r:id="rId74"/>
          <w:headerReference w:type="default" r:id="rId75"/>
          <w:type w:val="oddPage"/>
          <w:pgSz w:w="12240" w:h="15840" w:code="120"/>
          <w:pgMar w:top="1418" w:right="1418" w:bottom="1418" w:left="1701" w:header="709" w:footer="709" w:gutter="0"/>
          <w:cols w:space="708"/>
          <w:titlePg/>
          <w:docGrid w:linePitch="360"/>
        </w:sectPr>
      </w:pPr>
    </w:p>
    <w:p w14:paraId="19169F30" w14:textId="627980C4" w:rsidR="00E615EB" w:rsidRPr="00256000" w:rsidRDefault="008F6E42" w:rsidP="00F36DDA">
      <w:pPr>
        <w:pStyle w:val="Ttulo1"/>
      </w:pPr>
      <w:bookmarkStart w:id="2817" w:name="_Toc436748646"/>
      <w:bookmarkStart w:id="2818" w:name="_Toc84013472"/>
      <w:r w:rsidRPr="00256000">
        <w:t>REFERENCIAS BIBLIOGRÁFICAS</w:t>
      </w:r>
      <w:bookmarkEnd w:id="1856"/>
      <w:bookmarkEnd w:id="2817"/>
      <w:bookmarkEnd w:id="2818"/>
    </w:p>
    <w:p w14:paraId="13E5C09B" w14:textId="77777777" w:rsidR="00E615EB" w:rsidRDefault="00E615EB" w:rsidP="00F36DDA"/>
    <w:p w14:paraId="0B32D40A" w14:textId="77777777" w:rsidR="009E00AD" w:rsidRDefault="009E00AD" w:rsidP="00F36DDA"/>
    <w:customXmlInsRangeStart w:id="2819" w:author="Artemis" w:date="2021-05-09T21:16:00Z"/>
    <w:sdt>
      <w:sdtPr>
        <w:rPr>
          <w:rFonts w:ascii="Times New Roman" w:eastAsia="Calibri" w:hAnsi="Times New Roman" w:cs="Times New Roman"/>
          <w:b w:val="0"/>
          <w:color w:val="auto"/>
          <w:sz w:val="24"/>
          <w:szCs w:val="24"/>
          <w:lang w:val="es-ES" w:eastAsia="en-US"/>
        </w:rPr>
        <w:id w:val="2120876755"/>
        <w:docPartObj>
          <w:docPartGallery w:val="Bibliographies"/>
          <w:docPartUnique/>
        </w:docPartObj>
      </w:sdtPr>
      <w:sdtEndPr>
        <w:rPr>
          <w:lang w:val="es-CO"/>
        </w:rPr>
      </w:sdtEndPr>
      <w:sdtContent>
        <w:customXmlInsRangeEnd w:id="2819"/>
        <w:customXmlInsRangeStart w:id="2820" w:author="Artemis" w:date="2021-05-09T21:16:00Z"/>
        <w:sdt>
          <w:sdtPr>
            <w:rPr>
              <w:rFonts w:ascii="Times New Roman" w:eastAsia="Calibri" w:hAnsi="Times New Roman" w:cs="Times New Roman"/>
              <w:b w:val="0"/>
              <w:color w:val="auto"/>
              <w:sz w:val="24"/>
              <w:szCs w:val="24"/>
              <w:lang w:eastAsia="en-US"/>
            </w:rPr>
            <w:id w:val="-1216968325"/>
            <w:bibliography/>
          </w:sdtPr>
          <w:sdtEndPr/>
          <w:sdtContent>
            <w:customXmlInsRangeEnd w:id="2820"/>
            <w:p w14:paraId="3BAF3395" w14:textId="25F55EDC" w:rsidR="00935466" w:rsidRDefault="00CD0E31" w:rsidP="00935466">
              <w:pPr>
                <w:pStyle w:val="Bibliografa"/>
                <w:ind w:left="720" w:hanging="720"/>
                <w:rPr>
                  <w:rFonts w:ascii="Times New Roman" w:hAnsi="Times New Roman" w:cs="Times New Roman"/>
                  <w:noProof/>
                  <w:sz w:val="24"/>
                  <w:szCs w:val="24"/>
                </w:rPr>
              </w:pPr>
              <w:ins w:id="2821" w:author="Artemis" w:date="2021-05-09T21:16:00Z">
                <w:r w:rsidRPr="00935466">
                  <w:rPr>
                    <w:rFonts w:ascii="Times New Roman" w:hAnsi="Times New Roman" w:cs="Times New Roman"/>
                    <w:b w:val="0"/>
                    <w:sz w:val="24"/>
                    <w:szCs w:val="24"/>
                    <w:rPrChange w:id="2822" w:author="Artemis" w:date="2021-05-09T21:27:00Z">
                      <w:rPr>
                        <w:b w:val="0"/>
                      </w:rPr>
                    </w:rPrChange>
                  </w:rPr>
                  <w:fldChar w:fldCharType="begin"/>
                </w:r>
                <w:r w:rsidRPr="00935466">
                  <w:rPr>
                    <w:rFonts w:ascii="Times New Roman" w:hAnsi="Times New Roman" w:cs="Times New Roman"/>
                    <w:b w:val="0"/>
                    <w:sz w:val="24"/>
                    <w:szCs w:val="24"/>
                    <w:rPrChange w:id="2823" w:author="Artemis" w:date="2021-05-09T21:27:00Z">
                      <w:rPr/>
                    </w:rPrChange>
                  </w:rPr>
                  <w:instrText>BIBLIOGRAPHY</w:instrText>
                </w:r>
                <w:r w:rsidRPr="00935466">
                  <w:rPr>
                    <w:rFonts w:ascii="Times New Roman" w:hAnsi="Times New Roman" w:cs="Times New Roman"/>
                    <w:b w:val="0"/>
                    <w:sz w:val="24"/>
                    <w:szCs w:val="24"/>
                    <w:rPrChange w:id="2824" w:author="Artemis" w:date="2021-05-09T21:27:00Z">
                      <w:rPr>
                        <w:rFonts w:ascii="Times New Roman" w:eastAsia="Calibri" w:hAnsi="Times New Roman" w:cs="Times New Roman"/>
                        <w:bCs/>
                        <w:color w:val="auto"/>
                        <w:sz w:val="24"/>
                        <w:szCs w:val="24"/>
                        <w:lang w:eastAsia="en-US"/>
                      </w:rPr>
                    </w:rPrChange>
                  </w:rPr>
                  <w:fldChar w:fldCharType="separate"/>
                </w:r>
              </w:ins>
              <w:r w:rsidR="00935466" w:rsidRPr="00935466">
                <w:rPr>
                  <w:rFonts w:ascii="Times New Roman" w:hAnsi="Times New Roman" w:cs="Times New Roman"/>
                  <w:noProof/>
                  <w:sz w:val="24"/>
                  <w:szCs w:val="24"/>
                </w:rPr>
                <w:t xml:space="preserve">Actualícese. (14 de 5 de 2021). </w:t>
              </w:r>
              <w:r w:rsidR="00935466" w:rsidRPr="00935466">
                <w:rPr>
                  <w:rFonts w:ascii="Times New Roman" w:hAnsi="Times New Roman" w:cs="Times New Roman"/>
                  <w:i/>
                  <w:iCs/>
                  <w:noProof/>
                  <w:sz w:val="24"/>
                  <w:szCs w:val="24"/>
                </w:rPr>
                <w:t>Actualícese</w:t>
              </w:r>
              <w:r w:rsidR="00935466" w:rsidRPr="00935466">
                <w:rPr>
                  <w:rFonts w:ascii="Times New Roman" w:hAnsi="Times New Roman" w:cs="Times New Roman"/>
                  <w:noProof/>
                  <w:sz w:val="24"/>
                  <w:szCs w:val="24"/>
                </w:rPr>
                <w:t>. Obtenido de Nómina electrónica: para qué, quiénes participan, software y digitalización de nómina: https://actualicese.com/nomina-electronica-para-que-quienes-participan-software-y-digitalizacion-de-nomina/</w:t>
              </w:r>
            </w:p>
            <w:p w14:paraId="5144DDD6" w14:textId="77777777" w:rsidR="00935466" w:rsidRPr="00935466" w:rsidRDefault="00935466" w:rsidP="00935466">
              <w:pPr>
                <w:rPr>
                  <w:lang w:eastAsia="es-CO"/>
                </w:rPr>
              </w:pPr>
            </w:p>
            <w:p w14:paraId="4B5AB857" w14:textId="3B75BA79"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Albornoz, A. (23 de 02 de 2021). </w:t>
              </w:r>
              <w:r w:rsidRPr="00935466">
                <w:rPr>
                  <w:rFonts w:ascii="Times New Roman" w:hAnsi="Times New Roman" w:cs="Times New Roman"/>
                  <w:i/>
                  <w:iCs/>
                  <w:noProof/>
                  <w:sz w:val="24"/>
                  <w:szCs w:val="24"/>
                </w:rPr>
                <w:t>Appvizer</w:t>
              </w:r>
              <w:r w:rsidRPr="00935466">
                <w:rPr>
                  <w:rFonts w:ascii="Times New Roman" w:hAnsi="Times New Roman" w:cs="Times New Roman"/>
                  <w:noProof/>
                  <w:sz w:val="24"/>
                  <w:szCs w:val="24"/>
                </w:rPr>
                <w:t>. Obtenido de Nómina electrónica: todo para gestionar in the Cloud: https://www.appvizer.es/revista/recursos-humanos/programas-de-nominas/nomina-electronica</w:t>
              </w:r>
            </w:p>
            <w:p w14:paraId="2E7F9690" w14:textId="77777777" w:rsidR="00935466" w:rsidRPr="00935466" w:rsidRDefault="00935466" w:rsidP="00935466">
              <w:pPr>
                <w:rPr>
                  <w:lang w:eastAsia="es-CO"/>
                </w:rPr>
              </w:pPr>
            </w:p>
            <w:p w14:paraId="725EB9F1" w14:textId="6FBFEDA6"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Bonilla Perdomo, J. C. (8 de Mayo de 2020). </w:t>
              </w:r>
              <w:r w:rsidRPr="00935466">
                <w:rPr>
                  <w:rFonts w:ascii="Times New Roman" w:hAnsi="Times New Roman" w:cs="Times New Roman"/>
                  <w:i/>
                  <w:iCs/>
                  <w:noProof/>
                  <w:sz w:val="24"/>
                  <w:szCs w:val="24"/>
                </w:rPr>
                <w:t>Repository.</w:t>
              </w:r>
              <w:r w:rsidRPr="00935466">
                <w:rPr>
                  <w:rFonts w:ascii="Times New Roman" w:hAnsi="Times New Roman" w:cs="Times New Roman"/>
                  <w:noProof/>
                  <w:sz w:val="24"/>
                  <w:szCs w:val="24"/>
                </w:rPr>
                <w:t xml:space="preserve"> Recuperado el 9 de Mayo de 2020, de DISEÑO E IMPLEMENTACIÓN DE UNA INTRANET PARA LA EMPRESA DE SERVICIOS PÚBLICOS DE MELGAR EMPUMELGAR E.S.P.: https://repository.usta.edu.co/bitstream/handle/11634/23160/2020juliobonilla.pdf?sequence=1&amp;isAllowed=y</w:t>
              </w:r>
            </w:p>
            <w:p w14:paraId="310CE341" w14:textId="77777777" w:rsidR="00935466" w:rsidRPr="00935466" w:rsidRDefault="00935466" w:rsidP="00935466">
              <w:pPr>
                <w:rPr>
                  <w:lang w:eastAsia="es-CO"/>
                </w:rPr>
              </w:pPr>
            </w:p>
            <w:p w14:paraId="371058AC" w14:textId="56770875"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Camarasa, J. A. (14 de Mayo de 2012). </w:t>
              </w:r>
              <w:r w:rsidRPr="00935466">
                <w:rPr>
                  <w:rFonts w:ascii="Times New Roman" w:hAnsi="Times New Roman" w:cs="Times New Roman"/>
                  <w:i/>
                  <w:iCs/>
                  <w:noProof/>
                  <w:sz w:val="24"/>
                  <w:szCs w:val="24"/>
                </w:rPr>
                <w:t>Clave i.</w:t>
              </w:r>
              <w:r w:rsidRPr="00935466">
                <w:rPr>
                  <w:rFonts w:ascii="Times New Roman" w:hAnsi="Times New Roman" w:cs="Times New Roman"/>
                  <w:noProof/>
                  <w:sz w:val="24"/>
                  <w:szCs w:val="24"/>
                </w:rPr>
                <w:t xml:space="preserve"> Obtenido de Clave i: https://www.clavei.es/blog/que-aporta-mvc-al-desarrollo-de-aplicaciones-web/</w:t>
              </w:r>
            </w:p>
            <w:p w14:paraId="2F8C5429" w14:textId="77777777" w:rsidR="00935466" w:rsidRPr="00935466" w:rsidRDefault="00935466" w:rsidP="00935466">
              <w:pPr>
                <w:rPr>
                  <w:lang w:eastAsia="es-CO"/>
                </w:rPr>
              </w:pPr>
            </w:p>
            <w:p w14:paraId="09269DB9" w14:textId="358572B3"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David Aguilera, D. N. (2 de Abril de 2015). </w:t>
              </w:r>
              <w:r w:rsidRPr="00935466">
                <w:rPr>
                  <w:rFonts w:ascii="Times New Roman" w:hAnsi="Times New Roman" w:cs="Times New Roman"/>
                  <w:i/>
                  <w:iCs/>
                  <w:noProof/>
                  <w:sz w:val="24"/>
                  <w:szCs w:val="24"/>
                </w:rPr>
                <w:t>Repositorio Académico de la Universidad de Chile.</w:t>
              </w:r>
              <w:r w:rsidRPr="00935466">
                <w:rPr>
                  <w:rFonts w:ascii="Times New Roman" w:hAnsi="Times New Roman" w:cs="Times New Roman"/>
                  <w:noProof/>
                  <w:sz w:val="24"/>
                  <w:szCs w:val="24"/>
                </w:rPr>
                <w:t xml:space="preserve"> Recuperado el 9 de MAyo de 2021, de Plataforma de gestión del conocimiento basada en arquitectura colaborativa e interfaz de red social: http://repositorio.uchile.cl/handle/2250/134099</w:t>
              </w:r>
            </w:p>
            <w:p w14:paraId="5B8E13A5" w14:textId="77777777" w:rsidR="00935466" w:rsidRPr="00935466" w:rsidRDefault="00935466" w:rsidP="00935466">
              <w:pPr>
                <w:rPr>
                  <w:lang w:eastAsia="es-CO"/>
                </w:rPr>
              </w:pPr>
            </w:p>
            <w:p w14:paraId="297D7084" w14:textId="749479E1"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Edicom. (2021). </w:t>
              </w:r>
              <w:r w:rsidRPr="00935466">
                <w:rPr>
                  <w:rFonts w:ascii="Times New Roman" w:hAnsi="Times New Roman" w:cs="Times New Roman"/>
                  <w:i/>
                  <w:iCs/>
                  <w:noProof/>
                  <w:sz w:val="24"/>
                  <w:szCs w:val="24"/>
                </w:rPr>
                <w:t>edicom</w:t>
              </w:r>
              <w:r w:rsidRPr="00935466">
                <w:rPr>
                  <w:rFonts w:ascii="Times New Roman" w:hAnsi="Times New Roman" w:cs="Times New Roman"/>
                  <w:noProof/>
                  <w:sz w:val="24"/>
                  <w:szCs w:val="24"/>
                </w:rPr>
                <w:t>. Obtenido de Automatice la gestión y el envío de nóminas electrónicas: https://edicom.co/nomina-electronica-colombia</w:t>
              </w:r>
            </w:p>
            <w:p w14:paraId="7F149DE0" w14:textId="77777777" w:rsidR="00935466" w:rsidRPr="00935466" w:rsidRDefault="00935466" w:rsidP="00935466">
              <w:pPr>
                <w:rPr>
                  <w:lang w:eastAsia="es-CO"/>
                </w:rPr>
              </w:pPr>
            </w:p>
            <w:p w14:paraId="4C52352B" w14:textId="54F9A55E"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e-intelligent. (22 de Marzo de 2019). </w:t>
              </w:r>
              <w:r w:rsidRPr="00935466">
                <w:rPr>
                  <w:rFonts w:ascii="Times New Roman" w:hAnsi="Times New Roman" w:cs="Times New Roman"/>
                  <w:i/>
                  <w:iCs/>
                  <w:noProof/>
                  <w:sz w:val="24"/>
                  <w:szCs w:val="24"/>
                </w:rPr>
                <w:t>e-intelligent</w:t>
              </w:r>
              <w:r w:rsidRPr="00935466">
                <w:rPr>
                  <w:rFonts w:ascii="Times New Roman" w:hAnsi="Times New Roman" w:cs="Times New Roman"/>
                  <w:noProof/>
                  <w:sz w:val="24"/>
                  <w:szCs w:val="24"/>
                </w:rPr>
                <w:t>. Recuperado el 8 de Marzo de 2020, de Las 11 Ventajas de una Intranet corporativa para una empresa, PYME u organización: https://www.e-intelligent.es/es/blog/ventajas-de-una-intranet-corporativa-para-una-empresa-o-pyme</w:t>
              </w:r>
            </w:p>
            <w:p w14:paraId="0849DEE5" w14:textId="77777777" w:rsidR="00935466" w:rsidRPr="00935466" w:rsidRDefault="00935466" w:rsidP="00935466">
              <w:pPr>
                <w:rPr>
                  <w:lang w:eastAsia="es-CO"/>
                </w:rPr>
              </w:pPr>
            </w:p>
            <w:p w14:paraId="08CE9BD3" w14:textId="14F89F35"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Facele. (23 de Febrero de 2021). </w:t>
              </w:r>
              <w:r w:rsidRPr="00935466">
                <w:rPr>
                  <w:rFonts w:ascii="Times New Roman" w:hAnsi="Times New Roman" w:cs="Times New Roman"/>
                  <w:i/>
                  <w:iCs/>
                  <w:noProof/>
                  <w:sz w:val="24"/>
                  <w:szCs w:val="24"/>
                </w:rPr>
                <w:t>Facele</w:t>
              </w:r>
              <w:r w:rsidRPr="00935466">
                <w:rPr>
                  <w:rFonts w:ascii="Times New Roman" w:hAnsi="Times New Roman" w:cs="Times New Roman"/>
                  <w:noProof/>
                  <w:sz w:val="24"/>
                  <w:szCs w:val="24"/>
                </w:rPr>
                <w:t>. Recuperado el 20 de Abril de 2021, de La importancia de la Nómina Electrónica para las empresas: https://facele.co/la-importancia-de-la-nomina-</w:t>
              </w:r>
              <w:r w:rsidRPr="00935466">
                <w:rPr>
                  <w:rFonts w:ascii="Times New Roman" w:hAnsi="Times New Roman" w:cs="Times New Roman"/>
                  <w:noProof/>
                  <w:sz w:val="24"/>
                  <w:szCs w:val="24"/>
                </w:rPr>
                <w:lastRenderedPageBreak/>
                <w:t>electronica/#:~:text=Un%20sistema%20de%20n%C3%B3mina%20electr%C3%B3nica,an%C3%A1lisis%20y%20las%20proyecciones%20de</w:t>
              </w:r>
            </w:p>
            <w:p w14:paraId="21006795" w14:textId="77777777" w:rsidR="00935466" w:rsidRPr="00935466" w:rsidRDefault="00935466" w:rsidP="00935466">
              <w:pPr>
                <w:rPr>
                  <w:lang w:eastAsia="es-CO"/>
                </w:rPr>
              </w:pPr>
            </w:p>
            <w:p w14:paraId="793CA206" w14:textId="279282DE"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Isin Vilema, M. D. (2011). </w:t>
              </w:r>
              <w:r w:rsidRPr="00935466">
                <w:rPr>
                  <w:rFonts w:ascii="Times New Roman" w:hAnsi="Times New Roman" w:cs="Times New Roman"/>
                  <w:i/>
                  <w:iCs/>
                  <w:noProof/>
                  <w:sz w:val="24"/>
                  <w:szCs w:val="24"/>
                </w:rPr>
                <w:t>Dspace Espoch.</w:t>
              </w:r>
              <w:r w:rsidRPr="00935466">
                <w:rPr>
                  <w:rFonts w:ascii="Times New Roman" w:hAnsi="Times New Roman" w:cs="Times New Roman"/>
                  <w:noProof/>
                  <w:sz w:val="24"/>
                  <w:szCs w:val="24"/>
                </w:rPr>
                <w:t xml:space="preserve"> Recuperado el 17 de Mayo de 2021, de Creación de un catálogo de patrones de diseño de interfaz gráfica: http://dspace.espoch.edu.ec/bitstream/123456789/1566/1/78T00083.pdf</w:t>
              </w:r>
            </w:p>
            <w:p w14:paraId="3AB339EB" w14:textId="77777777" w:rsidR="00935466" w:rsidRPr="00935466" w:rsidRDefault="00935466" w:rsidP="00935466">
              <w:pPr>
                <w:rPr>
                  <w:lang w:eastAsia="es-CO"/>
                </w:rPr>
              </w:pPr>
            </w:p>
            <w:p w14:paraId="2620BF1C" w14:textId="08C1B9DA"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Méndez Vargas, L. C., &amp; Díaz Gil, J. (2018). </w:t>
              </w:r>
              <w:r w:rsidRPr="00935466">
                <w:rPr>
                  <w:rFonts w:ascii="Times New Roman" w:hAnsi="Times New Roman" w:cs="Times New Roman"/>
                  <w:i/>
                  <w:iCs/>
                  <w:noProof/>
                  <w:sz w:val="24"/>
                  <w:szCs w:val="24"/>
                </w:rPr>
                <w:t>Repository Unipiloto.</w:t>
              </w:r>
              <w:r w:rsidRPr="00935466">
                <w:rPr>
                  <w:rFonts w:ascii="Times New Roman" w:hAnsi="Times New Roman" w:cs="Times New Roman"/>
                  <w:noProof/>
                  <w:sz w:val="24"/>
                  <w:szCs w:val="24"/>
                </w:rPr>
                <w:t xml:space="preserve"> Recuperado el 16 de Mayo de 2021, de Implementación Sistema Administración Nómina Colombia: IMPLEMENTACIÓN SISTEMA ADMINISTRACIÓN NÓMINA COLOMBIA</w:t>
              </w:r>
            </w:p>
            <w:p w14:paraId="0B038CA2" w14:textId="77777777" w:rsidR="00935466" w:rsidRPr="00935466" w:rsidRDefault="00935466" w:rsidP="00935466">
              <w:pPr>
                <w:rPr>
                  <w:lang w:eastAsia="es-CO"/>
                </w:rPr>
              </w:pPr>
            </w:p>
            <w:p w14:paraId="5150639F" w14:textId="2236CB51"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Olegario Castellanos, A. (2017). </w:t>
              </w:r>
              <w:r w:rsidRPr="00935466">
                <w:rPr>
                  <w:rFonts w:ascii="Times New Roman" w:hAnsi="Times New Roman" w:cs="Times New Roman"/>
                  <w:i/>
                  <w:iCs/>
                  <w:noProof/>
                  <w:sz w:val="24"/>
                  <w:szCs w:val="24"/>
                </w:rPr>
                <w:t>Riunet UPV.</w:t>
              </w:r>
              <w:r w:rsidRPr="00935466">
                <w:rPr>
                  <w:rFonts w:ascii="Times New Roman" w:hAnsi="Times New Roman" w:cs="Times New Roman"/>
                  <w:noProof/>
                  <w:sz w:val="24"/>
                  <w:szCs w:val="24"/>
                </w:rPr>
                <w:t xml:space="preserve"> Recuperado el 17 de Mayo de 2021, de Diseño e implementación de una web con Wordpress: https://riunet.upv.es/bitstream/handle/10251/85724/memoria_29208632.pdf?seq</w:t>
              </w:r>
            </w:p>
            <w:p w14:paraId="2B229933" w14:textId="77777777" w:rsidR="00935466" w:rsidRPr="00935466" w:rsidRDefault="00935466" w:rsidP="00935466">
              <w:pPr>
                <w:rPr>
                  <w:lang w:eastAsia="es-CO"/>
                </w:rPr>
              </w:pPr>
            </w:p>
            <w:p w14:paraId="140AAB6C" w14:textId="695C0AE6"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Oliveros Castellanos, M. A. (2019). </w:t>
              </w:r>
              <w:r w:rsidRPr="00935466">
                <w:rPr>
                  <w:rFonts w:ascii="Times New Roman" w:hAnsi="Times New Roman" w:cs="Times New Roman"/>
                  <w:i/>
                  <w:iCs/>
                  <w:noProof/>
                  <w:sz w:val="24"/>
                  <w:szCs w:val="24"/>
                </w:rPr>
                <w:t>Repository Uniminuto.</w:t>
              </w:r>
              <w:r w:rsidRPr="00935466">
                <w:rPr>
                  <w:rFonts w:ascii="Times New Roman" w:hAnsi="Times New Roman" w:cs="Times New Roman"/>
                  <w:noProof/>
                  <w:sz w:val="24"/>
                  <w:szCs w:val="24"/>
                </w:rPr>
                <w:t xml:space="preserve"> Recuperado el 16 de Mayo de 2021, de Implementación del proceso de transición de Facturación Electrónica en la empresa: https://repository.uniminuto.edu/bitstream/handle/10656/10838/UVDT.CP_OliverosMery_2019.pdf?sequence=1&amp;isAllowed=y</w:t>
              </w:r>
            </w:p>
            <w:p w14:paraId="0B1AFD70" w14:textId="77777777" w:rsidR="00935466" w:rsidRPr="00935466" w:rsidRDefault="00935466" w:rsidP="00935466">
              <w:pPr>
                <w:rPr>
                  <w:lang w:eastAsia="es-CO"/>
                </w:rPr>
              </w:pPr>
            </w:p>
            <w:p w14:paraId="785F0DD8" w14:textId="25796A09"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Proaño Falcones, Y. A. (5 de Enero de 2018). </w:t>
              </w:r>
              <w:r w:rsidRPr="00935466">
                <w:rPr>
                  <w:rFonts w:ascii="Times New Roman" w:hAnsi="Times New Roman" w:cs="Times New Roman"/>
                  <w:i/>
                  <w:iCs/>
                  <w:noProof/>
                  <w:sz w:val="24"/>
                  <w:szCs w:val="24"/>
                </w:rPr>
                <w:t>Pontificia Universidad Católica Del Ecuador.</w:t>
              </w:r>
              <w:r w:rsidRPr="00935466">
                <w:rPr>
                  <w:rFonts w:ascii="Times New Roman" w:hAnsi="Times New Roman" w:cs="Times New Roman"/>
                  <w:noProof/>
                  <w:sz w:val="24"/>
                  <w:szCs w:val="24"/>
                </w:rPr>
                <w:t xml:space="preserve"> Recuperado el 9 de Mayo de 2021, de Modelo De Desarrollo De Una Intranet: https://repositorio.pucese.edu.ec/bitstream/123456789/1466/1/PROA%C3%91O%20FALCONES%20YEAN%20ANEL.pdf</w:t>
              </w:r>
            </w:p>
            <w:p w14:paraId="3DE5A586" w14:textId="77777777" w:rsidR="00935466" w:rsidRPr="00935466" w:rsidRDefault="00935466" w:rsidP="00935466">
              <w:pPr>
                <w:rPr>
                  <w:lang w:eastAsia="es-CO"/>
                </w:rPr>
              </w:pPr>
            </w:p>
            <w:p w14:paraId="71A31FD6" w14:textId="2E0BDFBF"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Qenta, B. (2 de febrero de 2021). </w:t>
              </w:r>
              <w:r w:rsidRPr="00935466">
                <w:rPr>
                  <w:rFonts w:ascii="Times New Roman" w:hAnsi="Times New Roman" w:cs="Times New Roman"/>
                  <w:i/>
                  <w:iCs/>
                  <w:noProof/>
                  <w:sz w:val="24"/>
                  <w:szCs w:val="24"/>
                </w:rPr>
                <w:t>Qenta</w:t>
              </w:r>
              <w:r w:rsidRPr="00935466">
                <w:rPr>
                  <w:rFonts w:ascii="Times New Roman" w:hAnsi="Times New Roman" w:cs="Times New Roman"/>
                  <w:noProof/>
                  <w:sz w:val="24"/>
                  <w:szCs w:val="24"/>
                </w:rPr>
                <w:t>. Obtenido de Nómina electrónica, la nueva apuesta en Colombia: https://www.qenta.app/nomina-electronica/</w:t>
              </w:r>
            </w:p>
            <w:p w14:paraId="1893629A" w14:textId="77777777" w:rsidR="00935466" w:rsidRPr="00935466" w:rsidRDefault="00935466" w:rsidP="00935466">
              <w:pPr>
                <w:rPr>
                  <w:lang w:eastAsia="es-CO"/>
                </w:rPr>
              </w:pPr>
            </w:p>
            <w:p w14:paraId="1A094510" w14:textId="693A7AF8"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Ribeiro Balcázar, A. L., Villanueva Saberbein, L. L., &amp; Guerrero Maguiña, S. E. (15 de Diciembre de 2017). </w:t>
              </w:r>
              <w:r w:rsidRPr="00935466">
                <w:rPr>
                  <w:rFonts w:ascii="Times New Roman" w:hAnsi="Times New Roman" w:cs="Times New Roman"/>
                  <w:i/>
                  <w:iCs/>
                  <w:noProof/>
                  <w:sz w:val="24"/>
                  <w:szCs w:val="24"/>
                </w:rPr>
                <w:t>Repositorio Academico UPC.</w:t>
              </w:r>
              <w:r w:rsidRPr="00935466">
                <w:rPr>
                  <w:rFonts w:ascii="Times New Roman" w:hAnsi="Times New Roman" w:cs="Times New Roman"/>
                  <w:noProof/>
                  <w:sz w:val="24"/>
                  <w:szCs w:val="24"/>
                </w:rPr>
                <w:t xml:space="preserve"> Recuperado el 9 de Mayo de 2021, de Implementación de intranet en una empresa constructora para mejorar la comunicación interna: https://repositorioacademico.upc.edu.pe/bitstream/handle/10757/622751/Guerrero_ms.pdf?sequence=15&amp;isAllowed=y</w:t>
              </w:r>
            </w:p>
            <w:p w14:paraId="038C71CF" w14:textId="77777777" w:rsidR="00935466" w:rsidRPr="00935466" w:rsidRDefault="00935466" w:rsidP="00935466">
              <w:pPr>
                <w:rPr>
                  <w:lang w:eastAsia="es-CO"/>
                </w:rPr>
              </w:pPr>
            </w:p>
            <w:p w14:paraId="70AB3513" w14:textId="3DF6D363"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Roger S. , P. (2010). Ingeniería del software. En R. S. Pressman, </w:t>
              </w:r>
              <w:r w:rsidRPr="00935466">
                <w:rPr>
                  <w:rFonts w:ascii="Times New Roman" w:hAnsi="Times New Roman" w:cs="Times New Roman"/>
                  <w:i/>
                  <w:iCs/>
                  <w:noProof/>
                  <w:sz w:val="24"/>
                  <w:szCs w:val="24"/>
                </w:rPr>
                <w:t>Ingeniería del software, un enfoque práctico</w:t>
              </w:r>
              <w:r w:rsidRPr="00935466">
                <w:rPr>
                  <w:rFonts w:ascii="Times New Roman" w:hAnsi="Times New Roman" w:cs="Times New Roman"/>
                  <w:noProof/>
                  <w:sz w:val="24"/>
                  <w:szCs w:val="24"/>
                </w:rPr>
                <w:t xml:space="preserve"> (pág. 810). Connecticut: CASSASA.</w:t>
              </w:r>
            </w:p>
            <w:p w14:paraId="411857DA" w14:textId="77777777" w:rsidR="00935466" w:rsidRPr="00935466" w:rsidRDefault="00935466" w:rsidP="00935466">
              <w:pPr>
                <w:rPr>
                  <w:lang w:eastAsia="es-CO"/>
                </w:rPr>
              </w:pPr>
            </w:p>
            <w:p w14:paraId="732017EE" w14:textId="5DEF2CB2"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Sánchez, M. (23 de Noviembre de 2017). </w:t>
              </w:r>
              <w:r w:rsidRPr="00935466">
                <w:rPr>
                  <w:rFonts w:ascii="Times New Roman" w:hAnsi="Times New Roman" w:cs="Times New Roman"/>
                  <w:i/>
                  <w:iCs/>
                  <w:noProof/>
                  <w:sz w:val="24"/>
                  <w:szCs w:val="24"/>
                </w:rPr>
                <w:t>Liferay</w:t>
              </w:r>
              <w:r w:rsidRPr="00935466">
                <w:rPr>
                  <w:rFonts w:ascii="Times New Roman" w:hAnsi="Times New Roman" w:cs="Times New Roman"/>
                  <w:noProof/>
                  <w:sz w:val="24"/>
                  <w:szCs w:val="24"/>
                </w:rPr>
                <w:t xml:space="preserve">. Recuperado el 9 de Mayo de 2021, de Cinco ejemplos de Intranet que potencian la productividad: </w:t>
              </w:r>
              <w:r w:rsidRPr="00935466">
                <w:rPr>
                  <w:rFonts w:ascii="Times New Roman" w:hAnsi="Times New Roman" w:cs="Times New Roman"/>
                  <w:noProof/>
                  <w:sz w:val="24"/>
                  <w:szCs w:val="24"/>
                </w:rPr>
                <w:lastRenderedPageBreak/>
                <w:t>https://www.liferay.com/es/blog/es-es/transformacion-digital/cinco-ejemplos-de-intranet-que-potencian-la-productividad</w:t>
              </w:r>
            </w:p>
            <w:p w14:paraId="3B929516" w14:textId="77777777" w:rsidR="00935466" w:rsidRPr="00935466" w:rsidRDefault="00935466" w:rsidP="00935466">
              <w:pPr>
                <w:rPr>
                  <w:lang w:eastAsia="es-CO"/>
                </w:rPr>
              </w:pPr>
            </w:p>
            <w:p w14:paraId="3142F362" w14:textId="016E4077"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Segundo , J. (22 de Julio de 2016). </w:t>
              </w:r>
              <w:r w:rsidRPr="00935466">
                <w:rPr>
                  <w:rFonts w:ascii="Times New Roman" w:hAnsi="Times New Roman" w:cs="Times New Roman"/>
                  <w:i/>
                  <w:iCs/>
                  <w:noProof/>
                  <w:sz w:val="24"/>
                  <w:szCs w:val="24"/>
                </w:rPr>
                <w:t>Universdad Andina del Cusco.</w:t>
              </w:r>
              <w:r w:rsidRPr="00935466">
                <w:rPr>
                  <w:rFonts w:ascii="Times New Roman" w:hAnsi="Times New Roman" w:cs="Times New Roman"/>
                  <w:noProof/>
                  <w:sz w:val="24"/>
                  <w:szCs w:val="24"/>
                </w:rPr>
                <w:t xml:space="preserve"> Recuperado el 9 de Mayo de 2021, de Propuesta de implementación de una intranet vía VPN para mejorar la confidencialidad del intercambio de información entre las sesdes: http://repositorio.uandina.edu.pe/bitstream/UAC/398/3/Jenny_Tesis_bachiller_2016.pdf.pdf</w:t>
              </w:r>
            </w:p>
            <w:p w14:paraId="7DABD60A" w14:textId="77777777" w:rsidR="00935466" w:rsidRPr="00935466" w:rsidRDefault="00935466" w:rsidP="00935466">
              <w:pPr>
                <w:rPr>
                  <w:lang w:eastAsia="es-CO"/>
                </w:rPr>
              </w:pPr>
            </w:p>
            <w:p w14:paraId="707FBC0F" w14:textId="443F4268"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Tarqui Tipo, S. R., &amp; Cuadros Morales, C. A. (17 de Junio de 2017). </w:t>
              </w:r>
              <w:r w:rsidRPr="00935466">
                <w:rPr>
                  <w:rFonts w:ascii="Times New Roman" w:hAnsi="Times New Roman" w:cs="Times New Roman"/>
                  <w:i/>
                  <w:iCs/>
                  <w:noProof/>
                  <w:sz w:val="24"/>
                  <w:szCs w:val="24"/>
                </w:rPr>
                <w:t>Red de Repositorios Latinoamericanos.</w:t>
              </w:r>
              <w:r w:rsidRPr="00935466">
                <w:rPr>
                  <w:rFonts w:ascii="Times New Roman" w:hAnsi="Times New Roman" w:cs="Times New Roman"/>
                  <w:noProof/>
                  <w:sz w:val="24"/>
                  <w:szCs w:val="24"/>
                </w:rPr>
                <w:t xml:space="preserve"> Recuperado el 9 de Mayo de 2021, de Implementación de una extranet para la gestión académica en el Instituto de Emprendedores de la Universidad San Ignacio de Loyola: http://repositorioslatinoamericanos.uchile.cl/handle/2250/2515029</w:t>
              </w:r>
            </w:p>
            <w:p w14:paraId="49E37010" w14:textId="77777777" w:rsidR="00935466" w:rsidRPr="00935466" w:rsidRDefault="00935466" w:rsidP="00935466">
              <w:pPr>
                <w:rPr>
                  <w:lang w:eastAsia="es-CO"/>
                </w:rPr>
              </w:pPr>
            </w:p>
            <w:p w14:paraId="6F5E73E6" w14:textId="354EFF50"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Toapanta Cando, R. L., &amp; Toapanta Toapanta, L. E. (15 de Diciembre de 2006). </w:t>
              </w:r>
              <w:r w:rsidRPr="00935466">
                <w:rPr>
                  <w:rFonts w:ascii="Times New Roman" w:hAnsi="Times New Roman" w:cs="Times New Roman"/>
                  <w:i/>
                  <w:iCs/>
                  <w:noProof/>
                  <w:sz w:val="24"/>
                  <w:szCs w:val="24"/>
                </w:rPr>
                <w:t>Repositorio UTC.</w:t>
              </w:r>
              <w:r w:rsidRPr="00935466">
                <w:rPr>
                  <w:rFonts w:ascii="Times New Roman" w:hAnsi="Times New Roman" w:cs="Times New Roman"/>
                  <w:noProof/>
                  <w:sz w:val="24"/>
                  <w:szCs w:val="24"/>
                </w:rPr>
                <w:t xml:space="preserve"> Recuperado el 17 de Mayo de 2021, de Análisis y diseño de la intranet: http://repositorio.utc.edu.ec/bitstream/27000/590/1/T-UTC-1061.pdf</w:t>
              </w:r>
            </w:p>
            <w:p w14:paraId="32A57050" w14:textId="77777777" w:rsidR="00935466" w:rsidRPr="00935466" w:rsidRDefault="00935466" w:rsidP="00935466">
              <w:pPr>
                <w:rPr>
                  <w:lang w:eastAsia="es-CO"/>
                </w:rPr>
              </w:pPr>
            </w:p>
            <w:p w14:paraId="1591207D" w14:textId="0FD27526"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Velásquez, L. (3 de Mayo de 2019). </w:t>
              </w:r>
              <w:r w:rsidRPr="00935466">
                <w:rPr>
                  <w:rFonts w:ascii="Times New Roman" w:hAnsi="Times New Roman" w:cs="Times New Roman"/>
                  <w:i/>
                  <w:iCs/>
                  <w:noProof/>
                  <w:sz w:val="24"/>
                  <w:szCs w:val="24"/>
                </w:rPr>
                <w:t>Cinusual</w:t>
              </w:r>
              <w:r w:rsidRPr="00935466">
                <w:rPr>
                  <w:rFonts w:ascii="Times New Roman" w:hAnsi="Times New Roman" w:cs="Times New Roman"/>
                  <w:noProof/>
                  <w:sz w:val="24"/>
                  <w:szCs w:val="24"/>
                </w:rPr>
                <w:t>. Recuperado el 6 de Abril de 2021, de ¿Qué es y cómo funciona una intranet corporativa?: https://cinusual.com/que-es-y-como-funciona-una-intranet-corporativa</w:t>
              </w:r>
            </w:p>
            <w:p w14:paraId="17E4DC3E" w14:textId="77777777" w:rsidR="00935466" w:rsidRPr="00935466" w:rsidRDefault="00935466" w:rsidP="00935466">
              <w:pPr>
                <w:rPr>
                  <w:lang w:eastAsia="es-CO"/>
                </w:rPr>
              </w:pPr>
            </w:p>
            <w:p w14:paraId="7B981E78" w14:textId="41E1FB28" w:rsid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Villamar Coloma , M. A. (2017). </w:t>
              </w:r>
              <w:r w:rsidRPr="00935466">
                <w:rPr>
                  <w:rFonts w:ascii="Times New Roman" w:hAnsi="Times New Roman" w:cs="Times New Roman"/>
                  <w:i/>
                  <w:iCs/>
                  <w:noProof/>
                  <w:sz w:val="24"/>
                  <w:szCs w:val="24"/>
                </w:rPr>
                <w:t>Repositorio Uniandes.</w:t>
              </w:r>
              <w:r w:rsidRPr="00935466">
                <w:rPr>
                  <w:rFonts w:ascii="Times New Roman" w:hAnsi="Times New Roman" w:cs="Times New Roman"/>
                  <w:noProof/>
                  <w:sz w:val="24"/>
                  <w:szCs w:val="24"/>
                </w:rPr>
                <w:t xml:space="preserve"> Recuperado el 17 de Mayo de 2021, de Aplicación móvil para publicidad y ventas: https://dspace.uniandes.edu.ec/bitstream/123456789/8428/1/TUBMIE010-2017.pdf</w:t>
              </w:r>
            </w:p>
            <w:p w14:paraId="156D160F" w14:textId="77777777" w:rsidR="00935466" w:rsidRPr="00935466" w:rsidRDefault="00935466" w:rsidP="00935466">
              <w:pPr>
                <w:rPr>
                  <w:lang w:eastAsia="es-CO"/>
                </w:rPr>
              </w:pPr>
            </w:p>
            <w:p w14:paraId="15D5D13D" w14:textId="77777777" w:rsidR="00935466" w:rsidRPr="00935466" w:rsidRDefault="00935466" w:rsidP="00935466">
              <w:pPr>
                <w:pStyle w:val="Bibliografa"/>
                <w:ind w:left="720" w:hanging="720"/>
                <w:rPr>
                  <w:rFonts w:ascii="Times New Roman" w:hAnsi="Times New Roman" w:cs="Times New Roman"/>
                  <w:noProof/>
                  <w:sz w:val="24"/>
                  <w:szCs w:val="24"/>
                </w:rPr>
              </w:pPr>
              <w:r w:rsidRPr="00935466">
                <w:rPr>
                  <w:rFonts w:ascii="Times New Roman" w:hAnsi="Times New Roman" w:cs="Times New Roman"/>
                  <w:noProof/>
                  <w:sz w:val="24"/>
                  <w:szCs w:val="24"/>
                </w:rPr>
                <w:t xml:space="preserve">Work Meter. (9 de Febrero de 2016). </w:t>
              </w:r>
              <w:r w:rsidRPr="00935466">
                <w:rPr>
                  <w:rFonts w:ascii="Times New Roman" w:hAnsi="Times New Roman" w:cs="Times New Roman"/>
                  <w:i/>
                  <w:iCs/>
                  <w:noProof/>
                  <w:sz w:val="24"/>
                  <w:szCs w:val="24"/>
                </w:rPr>
                <w:t>El blog de WorkMeter.</w:t>
              </w:r>
              <w:r w:rsidRPr="00935466">
                <w:rPr>
                  <w:rFonts w:ascii="Times New Roman" w:hAnsi="Times New Roman" w:cs="Times New Roman"/>
                  <w:noProof/>
                  <w:sz w:val="24"/>
                  <w:szCs w:val="24"/>
                </w:rPr>
                <w:t xml:space="preserve"> Recuperado el 21 de Mayo de 2021, de 4 formas para involucrar más a tus empleados: https://es.workmeter.com/blog/4-formas-para-involucrar-a-tus-empleados</w:t>
              </w:r>
            </w:p>
            <w:p w14:paraId="1EA5A886" w14:textId="17A4D859" w:rsidR="00CD0E31" w:rsidRPr="005377F9" w:rsidRDefault="00CD0E31" w:rsidP="00935466">
              <w:pPr>
                <w:rPr>
                  <w:ins w:id="2825" w:author="Artemis" w:date="2021-05-09T21:16:00Z"/>
                </w:rPr>
              </w:pPr>
              <w:ins w:id="2826" w:author="Artemis" w:date="2021-05-09T21:16:00Z">
                <w:r w:rsidRPr="00935466">
                  <w:rPr>
                    <w:bCs/>
                    <w:rPrChange w:id="2827" w:author="Artemis" w:date="2021-05-09T21:27:00Z">
                      <w:rPr>
                        <w:b/>
                        <w:bCs/>
                      </w:rPr>
                    </w:rPrChange>
                  </w:rPr>
                  <w:fldChar w:fldCharType="end"/>
                </w:r>
              </w:ins>
            </w:p>
            <w:customXmlInsRangeStart w:id="2828" w:author="Artemis" w:date="2021-05-09T21:16:00Z"/>
          </w:sdtContent>
        </w:sdt>
        <w:customXmlInsRangeEnd w:id="2828"/>
        <w:customXmlInsRangeStart w:id="2829" w:author="Artemis" w:date="2021-05-09T21:16:00Z"/>
      </w:sdtContent>
    </w:sdt>
    <w:customXmlInsRangeEnd w:id="2829"/>
    <w:p w14:paraId="635762BB" w14:textId="2C640320" w:rsidR="009E00AD" w:rsidRPr="00DA24F4" w:rsidDel="00DA24F4" w:rsidRDefault="009E00AD" w:rsidP="009E00AD">
      <w:pPr>
        <w:rPr>
          <w:del w:id="2830" w:author="Artemis" w:date="2021-04-30T15:21:00Z"/>
        </w:rPr>
      </w:pPr>
      <w:del w:id="2831" w:author="Artemis" w:date="2021-04-30T15:21:00Z">
        <w:r w:rsidRPr="00DA24F4" w:rsidDel="00DA24F4">
          <w:delText>La bibliografía es la relación de las fuentes documentales consultadas por el investigador para sustentar sus trabajos. Su inclusión es obligatoria en todo trabajo de investigación. Cada referencia bibliográfica se inicia contra el margen izquierdo.</w:delText>
        </w:r>
      </w:del>
    </w:p>
    <w:p w14:paraId="0C483062" w14:textId="13D8B81F" w:rsidR="009E00AD" w:rsidRPr="00DA24F4" w:rsidDel="00DA24F4" w:rsidRDefault="009E00AD" w:rsidP="009E00AD">
      <w:pPr>
        <w:rPr>
          <w:del w:id="2832" w:author="Artemis" w:date="2021-04-30T15:21:00Z"/>
        </w:rPr>
      </w:pPr>
    </w:p>
    <w:p w14:paraId="04BDD225" w14:textId="7A0C2151" w:rsidR="009E00AD" w:rsidRPr="00DA24F4" w:rsidDel="00DA24F4" w:rsidRDefault="009E00AD" w:rsidP="009E00AD">
      <w:pPr>
        <w:rPr>
          <w:del w:id="2833" w:author="Artemis" w:date="2021-04-30T15:21:00Z"/>
        </w:rPr>
      </w:pPr>
      <w:del w:id="2834" w:author="Artemis" w:date="2021-04-30T15:21:00Z">
        <w:r w:rsidRPr="00DA24F4" w:rsidDel="00DA24F4">
          <w:delText>Por favor, revise muy bien las instrucciones que se describen en el estándar APA para escribir las referencias bibliográficas. La UMBVirtual ha elaborado un breve documento que reúne algunos de los lineamientos generales definidos en el estándar APA, incluyendo la forma de escribir las referencias.  Este documento se encuentra dentro de los materiales que se comparten en cada aula.  Si tiene dudas sobre su ubicación, por favor contacte a cualquier docente para que le colabore.</w:delText>
        </w:r>
      </w:del>
    </w:p>
    <w:p w14:paraId="259B8AE4" w14:textId="74EB4154" w:rsidR="009E00AD" w:rsidRPr="00DA24F4" w:rsidDel="00AB1821" w:rsidRDefault="009E00AD" w:rsidP="00F36DDA">
      <w:pPr>
        <w:rPr>
          <w:del w:id="2835" w:author="Artemis" w:date="2021-05-09T22:12:00Z"/>
        </w:rPr>
      </w:pPr>
    </w:p>
    <w:p w14:paraId="5B2C0087" w14:textId="62978512" w:rsidR="009E00AD" w:rsidDel="00AB1821" w:rsidRDefault="009E00AD" w:rsidP="00F36DDA">
      <w:pPr>
        <w:rPr>
          <w:del w:id="2836" w:author="Artemis" w:date="2021-05-09T22:12:00Z"/>
        </w:rPr>
      </w:pPr>
    </w:p>
    <w:p w14:paraId="421D219F" w14:textId="61A4D3AF" w:rsidR="009E00AD" w:rsidDel="00AB1821" w:rsidRDefault="009E00AD" w:rsidP="00F36DDA">
      <w:pPr>
        <w:rPr>
          <w:del w:id="2837" w:author="Artemis" w:date="2021-05-09T22:12:00Z"/>
        </w:rPr>
      </w:pPr>
    </w:p>
    <w:p w14:paraId="729F9DC9" w14:textId="19376907" w:rsidR="009E00AD" w:rsidDel="00AB1821" w:rsidRDefault="009E00AD" w:rsidP="00F36DDA">
      <w:pPr>
        <w:rPr>
          <w:del w:id="2838" w:author="Artemis" w:date="2021-05-09T22:12:00Z"/>
        </w:rPr>
      </w:pPr>
    </w:p>
    <w:p w14:paraId="70751DBB" w14:textId="7DE658CB" w:rsidR="009E00AD" w:rsidDel="00AB1821" w:rsidRDefault="009E00AD" w:rsidP="00F36DDA">
      <w:pPr>
        <w:rPr>
          <w:del w:id="2839" w:author="Artemis" w:date="2021-05-09T22:12:00Z"/>
        </w:rPr>
      </w:pPr>
    </w:p>
    <w:p w14:paraId="5802768F" w14:textId="596A1E86" w:rsidR="009E00AD" w:rsidDel="00AB1821" w:rsidRDefault="009E00AD" w:rsidP="00F36DDA">
      <w:pPr>
        <w:rPr>
          <w:del w:id="2840" w:author="Artemis" w:date="2021-05-09T22:12:00Z"/>
        </w:rPr>
      </w:pPr>
    </w:p>
    <w:p w14:paraId="718B2DE1" w14:textId="7D389FFE" w:rsidR="009E00AD" w:rsidDel="00AB1821" w:rsidRDefault="009E00AD" w:rsidP="00F36DDA">
      <w:pPr>
        <w:rPr>
          <w:del w:id="2841" w:author="Artemis" w:date="2021-05-09T22:12:00Z"/>
        </w:rPr>
      </w:pPr>
    </w:p>
    <w:p w14:paraId="036BFA17" w14:textId="0B194D32" w:rsidR="009E00AD" w:rsidDel="00AB1821" w:rsidRDefault="009E00AD" w:rsidP="00F36DDA">
      <w:pPr>
        <w:rPr>
          <w:del w:id="2842" w:author="Artemis" w:date="2021-05-09T22:12:00Z"/>
        </w:rPr>
      </w:pPr>
    </w:p>
    <w:p w14:paraId="3D9C77B4" w14:textId="10A9F3B4" w:rsidR="00AB1821" w:rsidDel="00AB1821" w:rsidRDefault="00AB1821" w:rsidP="00F36DDA">
      <w:pPr>
        <w:rPr>
          <w:del w:id="2843" w:author="Artemis" w:date="2021-05-09T22:12:00Z"/>
        </w:rPr>
      </w:pPr>
    </w:p>
    <w:p w14:paraId="1DB68D97" w14:textId="77777777" w:rsidR="0055351C" w:rsidRDefault="0055351C" w:rsidP="00F36DDA">
      <w:pPr>
        <w:rPr>
          <w:ins w:id="2844" w:author="Artemis" w:date="2021-05-09T22:38:00Z"/>
        </w:rPr>
        <w:sectPr w:rsidR="0055351C" w:rsidSect="00F36DDA">
          <w:headerReference w:type="even" r:id="rId76"/>
          <w:headerReference w:type="default" r:id="rId77"/>
          <w:headerReference w:type="first" r:id="rId78"/>
          <w:type w:val="oddPage"/>
          <w:pgSz w:w="12240" w:h="15840" w:code="120"/>
          <w:pgMar w:top="1418" w:right="1418" w:bottom="1418" w:left="1701" w:header="709" w:footer="709" w:gutter="0"/>
          <w:cols w:space="708"/>
          <w:titlePg/>
          <w:docGrid w:linePitch="360"/>
        </w:sectPr>
      </w:pPr>
    </w:p>
    <w:p w14:paraId="45205E30" w14:textId="2B23F68F" w:rsidR="009E00AD" w:rsidRDefault="009E00AD" w:rsidP="00F36DDA"/>
    <w:p w14:paraId="05CA1E40" w14:textId="6FD869E9" w:rsidR="009E00AD" w:rsidDel="00CD0E31" w:rsidRDefault="009E00AD" w:rsidP="00F36DDA">
      <w:pPr>
        <w:rPr>
          <w:del w:id="2851" w:author="Artemis" w:date="2021-05-09T21:19:00Z"/>
        </w:rPr>
      </w:pPr>
    </w:p>
    <w:p w14:paraId="35F72351" w14:textId="5C63F6AB" w:rsidR="009E00AD" w:rsidDel="00CD0E31" w:rsidRDefault="009E00AD" w:rsidP="00F36DDA">
      <w:pPr>
        <w:rPr>
          <w:del w:id="2852" w:author="Artemis" w:date="2021-05-09T21:19:00Z"/>
        </w:rPr>
      </w:pPr>
    </w:p>
    <w:p w14:paraId="65129864" w14:textId="01FAF509" w:rsidR="009E00AD" w:rsidDel="00CD0E31" w:rsidRDefault="009E00AD" w:rsidP="00F36DDA">
      <w:pPr>
        <w:rPr>
          <w:del w:id="2853" w:author="Artemis" w:date="2021-05-09T21:19:00Z"/>
        </w:rPr>
      </w:pPr>
    </w:p>
    <w:p w14:paraId="156D167D" w14:textId="139717DD" w:rsidR="009E00AD" w:rsidDel="00CD0E31" w:rsidRDefault="009E00AD" w:rsidP="00F36DDA">
      <w:pPr>
        <w:rPr>
          <w:del w:id="2854" w:author="Artemis" w:date="2021-05-09T21:19:00Z"/>
        </w:rPr>
      </w:pPr>
    </w:p>
    <w:p w14:paraId="15046AF1" w14:textId="267B389B" w:rsidR="009E00AD" w:rsidDel="00CD0E31" w:rsidRDefault="009E00AD" w:rsidP="00F36DDA">
      <w:pPr>
        <w:rPr>
          <w:del w:id="2855" w:author="Artemis" w:date="2021-05-09T21:19:00Z"/>
        </w:rPr>
      </w:pPr>
    </w:p>
    <w:p w14:paraId="6587557F" w14:textId="60374914" w:rsidR="009E00AD" w:rsidDel="00CD0E31" w:rsidRDefault="009E00AD" w:rsidP="00F36DDA">
      <w:pPr>
        <w:rPr>
          <w:del w:id="2856" w:author="Artemis" w:date="2021-05-09T21:19:00Z"/>
        </w:rPr>
      </w:pPr>
    </w:p>
    <w:p w14:paraId="13E7E0F3" w14:textId="43FB7C00" w:rsidR="009E00AD" w:rsidDel="00CD0E31" w:rsidRDefault="009E00AD" w:rsidP="00F36DDA">
      <w:pPr>
        <w:rPr>
          <w:del w:id="2857" w:author="Artemis" w:date="2021-05-09T21:19:00Z"/>
        </w:rPr>
      </w:pPr>
    </w:p>
    <w:p w14:paraId="41AD8EC3" w14:textId="77777777" w:rsidR="009E00AD" w:rsidDel="005C35E3" w:rsidRDefault="009E00AD" w:rsidP="00F36DDA">
      <w:pPr>
        <w:rPr>
          <w:del w:id="2858" w:author="Artemis" w:date="2021-04-30T16:55:00Z"/>
        </w:rPr>
      </w:pPr>
    </w:p>
    <w:p w14:paraId="1C5C3BE7" w14:textId="77777777" w:rsidR="009E00AD" w:rsidDel="005C35E3" w:rsidRDefault="009E00AD" w:rsidP="00F36DDA">
      <w:pPr>
        <w:rPr>
          <w:del w:id="2859" w:author="Artemis" w:date="2021-04-30T16:55:00Z"/>
        </w:rPr>
      </w:pPr>
    </w:p>
    <w:p w14:paraId="1972E02A" w14:textId="77777777" w:rsidR="009E00AD" w:rsidDel="005C35E3" w:rsidRDefault="009E00AD" w:rsidP="00F36DDA">
      <w:pPr>
        <w:rPr>
          <w:del w:id="2860" w:author="Artemis" w:date="2021-04-30T16:55:00Z"/>
        </w:rPr>
      </w:pPr>
    </w:p>
    <w:p w14:paraId="670E7D87" w14:textId="77777777" w:rsidR="009E00AD" w:rsidDel="005C35E3" w:rsidRDefault="009E00AD" w:rsidP="00F36DDA">
      <w:pPr>
        <w:rPr>
          <w:del w:id="2861" w:author="Artemis" w:date="2021-04-30T16:55:00Z"/>
        </w:rPr>
      </w:pPr>
    </w:p>
    <w:p w14:paraId="31F28ED1" w14:textId="77777777" w:rsidR="009E00AD" w:rsidDel="005C35E3" w:rsidRDefault="009E00AD" w:rsidP="00F36DDA">
      <w:pPr>
        <w:rPr>
          <w:del w:id="2862" w:author="Artemis" w:date="2021-04-30T16:55:00Z"/>
        </w:rPr>
      </w:pPr>
    </w:p>
    <w:p w14:paraId="415DBB8C" w14:textId="77777777" w:rsidR="009E00AD" w:rsidDel="005C35E3" w:rsidRDefault="009E00AD" w:rsidP="00F36DDA">
      <w:pPr>
        <w:rPr>
          <w:del w:id="2863" w:author="Artemis" w:date="2021-04-30T16:55:00Z"/>
        </w:rPr>
      </w:pPr>
    </w:p>
    <w:p w14:paraId="43F0B89C" w14:textId="77777777" w:rsidR="009E00AD" w:rsidDel="005C35E3" w:rsidRDefault="009E00AD" w:rsidP="00F36DDA">
      <w:pPr>
        <w:rPr>
          <w:del w:id="2864" w:author="Artemis" w:date="2021-04-30T16:55:00Z"/>
        </w:rPr>
      </w:pPr>
    </w:p>
    <w:p w14:paraId="04E70ED8" w14:textId="77777777" w:rsidR="009E00AD" w:rsidDel="005C35E3" w:rsidRDefault="009E00AD" w:rsidP="00F36DDA">
      <w:pPr>
        <w:rPr>
          <w:del w:id="2865" w:author="Artemis" w:date="2021-04-30T16:55:00Z"/>
        </w:rPr>
      </w:pPr>
    </w:p>
    <w:p w14:paraId="2F31239A" w14:textId="77777777" w:rsidR="009E00AD" w:rsidDel="005C35E3" w:rsidRDefault="009E00AD" w:rsidP="00F36DDA">
      <w:pPr>
        <w:rPr>
          <w:del w:id="2866" w:author="Artemis" w:date="2021-04-30T16:55:00Z"/>
        </w:rPr>
      </w:pPr>
    </w:p>
    <w:p w14:paraId="0B2F8817" w14:textId="3D257611" w:rsidR="009E00AD" w:rsidDel="005C35E3" w:rsidRDefault="009E00AD">
      <w:pPr>
        <w:ind w:firstLine="0"/>
        <w:rPr>
          <w:del w:id="2867" w:author="Artemis" w:date="2021-04-30T16:55:00Z"/>
        </w:rPr>
        <w:pPrChange w:id="2868" w:author="Artemis" w:date="2021-04-30T16:54:00Z">
          <w:pPr/>
        </w:pPrChange>
      </w:pPr>
    </w:p>
    <w:p w14:paraId="39849639" w14:textId="0A50ED9A" w:rsidR="009E00AD" w:rsidDel="005C35E3" w:rsidRDefault="009E00AD" w:rsidP="00F36DDA">
      <w:pPr>
        <w:rPr>
          <w:del w:id="2869" w:author="Artemis" w:date="2021-04-30T16:55:00Z"/>
        </w:rPr>
      </w:pPr>
    </w:p>
    <w:p w14:paraId="2E83E791" w14:textId="1BE70553" w:rsidR="009E00AD" w:rsidDel="005C35E3" w:rsidRDefault="009E00AD" w:rsidP="00F36DDA">
      <w:pPr>
        <w:rPr>
          <w:del w:id="2870" w:author="Artemis" w:date="2021-04-30T16:55:00Z"/>
        </w:rPr>
      </w:pPr>
    </w:p>
    <w:p w14:paraId="15577DDF" w14:textId="6A2D6AA2" w:rsidR="009E00AD" w:rsidDel="005C35E3" w:rsidRDefault="009E00AD" w:rsidP="00F36DDA">
      <w:pPr>
        <w:rPr>
          <w:del w:id="2871" w:author="Artemis" w:date="2021-04-30T16:55:00Z"/>
        </w:rPr>
      </w:pPr>
    </w:p>
    <w:p w14:paraId="58847F78" w14:textId="3B46BDB1" w:rsidR="009E00AD" w:rsidDel="005C35E3" w:rsidRDefault="009E00AD" w:rsidP="00F36DDA">
      <w:pPr>
        <w:rPr>
          <w:del w:id="2872" w:author="Artemis" w:date="2021-04-30T16:55:00Z"/>
        </w:rPr>
      </w:pPr>
    </w:p>
    <w:p w14:paraId="6E1B05EB" w14:textId="74840B0B" w:rsidR="009E00AD" w:rsidDel="005C35E3" w:rsidRDefault="009E00AD" w:rsidP="00F36DDA">
      <w:pPr>
        <w:rPr>
          <w:del w:id="2873" w:author="Artemis" w:date="2021-04-30T16:55:00Z"/>
        </w:rPr>
      </w:pPr>
    </w:p>
    <w:p w14:paraId="1DBEF4B8" w14:textId="06A0C370" w:rsidR="009E00AD" w:rsidDel="005C35E3" w:rsidRDefault="009E00AD" w:rsidP="00F36DDA">
      <w:pPr>
        <w:rPr>
          <w:del w:id="2874" w:author="Artemis" w:date="2021-04-30T16:55:00Z"/>
        </w:rPr>
      </w:pPr>
    </w:p>
    <w:p w14:paraId="41BF037F" w14:textId="16BD300F" w:rsidR="009E00AD" w:rsidDel="005C35E3" w:rsidRDefault="009E00AD" w:rsidP="00F36DDA">
      <w:pPr>
        <w:rPr>
          <w:del w:id="2875" w:author="Artemis" w:date="2021-04-30T16:55:00Z"/>
        </w:rPr>
      </w:pPr>
    </w:p>
    <w:p w14:paraId="57F5F202" w14:textId="3D0DD4E1" w:rsidR="009E00AD" w:rsidDel="005C35E3" w:rsidRDefault="009E00AD" w:rsidP="00F36DDA">
      <w:pPr>
        <w:rPr>
          <w:del w:id="2876" w:author="Artemis" w:date="2021-04-30T16:55:00Z"/>
        </w:rPr>
      </w:pPr>
    </w:p>
    <w:p w14:paraId="11520C86" w14:textId="087B67EF" w:rsidR="009E00AD" w:rsidDel="005C35E3" w:rsidRDefault="009E00AD" w:rsidP="00F36DDA">
      <w:pPr>
        <w:rPr>
          <w:del w:id="2877" w:author="Artemis" w:date="2021-04-30T16:55:00Z"/>
        </w:rPr>
      </w:pPr>
    </w:p>
    <w:p w14:paraId="13B72356" w14:textId="57662333" w:rsidR="009E00AD" w:rsidDel="005C35E3" w:rsidRDefault="009E00AD" w:rsidP="00F36DDA">
      <w:pPr>
        <w:rPr>
          <w:del w:id="2878" w:author="Artemis" w:date="2021-04-30T16:55:00Z"/>
        </w:rPr>
      </w:pPr>
    </w:p>
    <w:p w14:paraId="73D3459F" w14:textId="311D30F2" w:rsidR="009E00AD" w:rsidDel="005C35E3" w:rsidRDefault="009E00AD" w:rsidP="00F36DDA">
      <w:pPr>
        <w:rPr>
          <w:del w:id="2879" w:author="Artemis" w:date="2021-04-30T16:55:00Z"/>
        </w:rPr>
      </w:pPr>
    </w:p>
    <w:p w14:paraId="0B22EB7D" w14:textId="21D0EFE2" w:rsidR="009E00AD" w:rsidDel="00CD0E31" w:rsidRDefault="009E00AD" w:rsidP="00F36DDA">
      <w:pPr>
        <w:rPr>
          <w:del w:id="2880" w:author="Artemis" w:date="2021-05-09T21:19:00Z"/>
        </w:rPr>
      </w:pPr>
    </w:p>
    <w:p w14:paraId="55B0BE4D" w14:textId="678F6972" w:rsidR="009E00AD" w:rsidDel="00CD0E31" w:rsidRDefault="009E00AD" w:rsidP="00F36DDA">
      <w:pPr>
        <w:rPr>
          <w:del w:id="2881" w:author="Artemis" w:date="2021-05-09T21:19:00Z"/>
        </w:rPr>
      </w:pPr>
    </w:p>
    <w:p w14:paraId="78816A09" w14:textId="22B3CE1C" w:rsidR="009E00AD" w:rsidDel="005C35E3" w:rsidRDefault="009E00AD" w:rsidP="00F36DDA">
      <w:pPr>
        <w:rPr>
          <w:del w:id="2882" w:author="Artemis" w:date="2021-04-30T16:55:00Z"/>
        </w:rPr>
      </w:pPr>
    </w:p>
    <w:p w14:paraId="17CDC1D9" w14:textId="66F6D3D9" w:rsidR="009E00AD" w:rsidDel="005C35E3" w:rsidRDefault="009E00AD" w:rsidP="00F36DDA">
      <w:pPr>
        <w:rPr>
          <w:del w:id="2883" w:author="Artemis" w:date="2021-04-30T16:55:00Z"/>
        </w:rPr>
      </w:pPr>
    </w:p>
    <w:p w14:paraId="4B926EEF" w14:textId="262A1735" w:rsidR="009E00AD" w:rsidDel="005C35E3" w:rsidRDefault="009E00AD" w:rsidP="00F36DDA">
      <w:pPr>
        <w:rPr>
          <w:del w:id="2884" w:author="Artemis" w:date="2021-04-30T16:55:00Z"/>
        </w:rPr>
      </w:pPr>
    </w:p>
    <w:p w14:paraId="4BB69D24" w14:textId="37C90AE5" w:rsidR="009E00AD" w:rsidDel="005C35E3" w:rsidRDefault="009E00AD" w:rsidP="00F36DDA">
      <w:pPr>
        <w:rPr>
          <w:del w:id="2885" w:author="Artemis" w:date="2021-04-30T16:55:00Z"/>
        </w:rPr>
      </w:pPr>
    </w:p>
    <w:p w14:paraId="37B75182" w14:textId="36B3C756" w:rsidR="009E00AD" w:rsidDel="005C35E3" w:rsidRDefault="009E00AD" w:rsidP="00F36DDA">
      <w:pPr>
        <w:rPr>
          <w:del w:id="2886" w:author="Artemis" w:date="2021-04-30T16:55:00Z"/>
        </w:rPr>
      </w:pPr>
    </w:p>
    <w:p w14:paraId="0EBEC37E" w14:textId="29F30769" w:rsidR="009E00AD" w:rsidDel="005C35E3" w:rsidRDefault="009E00AD" w:rsidP="00F36DDA">
      <w:pPr>
        <w:rPr>
          <w:del w:id="2887" w:author="Artemis" w:date="2021-04-30T16:55:00Z"/>
        </w:rPr>
      </w:pPr>
    </w:p>
    <w:p w14:paraId="475E7564" w14:textId="6B700076" w:rsidR="009E00AD" w:rsidDel="005C35E3" w:rsidRDefault="009E00AD" w:rsidP="00F36DDA">
      <w:pPr>
        <w:rPr>
          <w:del w:id="2888" w:author="Artemis" w:date="2021-04-30T16:55:00Z"/>
        </w:rPr>
      </w:pPr>
    </w:p>
    <w:p w14:paraId="0DCA5526" w14:textId="42CEAD59" w:rsidR="009E00AD" w:rsidDel="005C35E3" w:rsidRDefault="009E00AD" w:rsidP="00F36DDA">
      <w:pPr>
        <w:rPr>
          <w:del w:id="2889" w:author="Artemis" w:date="2021-04-30T16:55:00Z"/>
        </w:rPr>
      </w:pPr>
    </w:p>
    <w:p w14:paraId="263141C9" w14:textId="0DDCFA30" w:rsidR="009E00AD" w:rsidDel="005C35E3" w:rsidRDefault="009E00AD" w:rsidP="00F36DDA">
      <w:pPr>
        <w:rPr>
          <w:del w:id="2890" w:author="Artemis" w:date="2021-04-30T16:55:00Z"/>
        </w:rPr>
      </w:pPr>
    </w:p>
    <w:p w14:paraId="387EE33D" w14:textId="03CD2B09" w:rsidR="009E00AD" w:rsidDel="00CD0E31" w:rsidRDefault="009E00AD" w:rsidP="009E00AD">
      <w:pPr>
        <w:rPr>
          <w:del w:id="2891" w:author="Artemis" w:date="2021-05-09T21:19:00Z"/>
        </w:rPr>
        <w:sectPr w:rsidR="009E00AD" w:rsidDel="00CD0E31" w:rsidSect="0055351C">
          <w:pgSz w:w="12240" w:h="15840" w:code="120"/>
          <w:pgMar w:top="1418" w:right="1418" w:bottom="1418" w:left="1701" w:header="709" w:footer="709" w:gutter="0"/>
          <w:cols w:space="708"/>
          <w:titlePg/>
          <w:docGrid w:linePitch="360"/>
        </w:sectPr>
      </w:pPr>
    </w:p>
    <w:p w14:paraId="064F92B7" w14:textId="60602CD1" w:rsidR="009E00AD" w:rsidRPr="00256000" w:rsidRDefault="00B13E6D" w:rsidP="009E00AD">
      <w:pPr>
        <w:pStyle w:val="Ttulo1"/>
      </w:pPr>
      <w:bookmarkStart w:id="2892" w:name="_Toc436748647"/>
      <w:bookmarkStart w:id="2893" w:name="_Toc84013473"/>
      <w:r>
        <w:t>ANEXOS:</w:t>
      </w:r>
      <w:r w:rsidR="009E00AD">
        <w:t xml:space="preserve"> TITULO DEL ANEXO</w:t>
      </w:r>
      <w:bookmarkEnd w:id="2892"/>
      <w:bookmarkEnd w:id="2893"/>
    </w:p>
    <w:p w14:paraId="3A4AA96E" w14:textId="77777777" w:rsidR="009E00AD" w:rsidRDefault="009E00AD" w:rsidP="00F36DDA"/>
    <w:p w14:paraId="5D52AB97" w14:textId="77777777" w:rsidR="009E00AD" w:rsidRPr="00F36DDA" w:rsidRDefault="009E00AD" w:rsidP="00F36DDA"/>
    <w:p w14:paraId="11D099AA" w14:textId="01BF39D2" w:rsidR="007D1196" w:rsidRDefault="007D1196">
      <w:pPr>
        <w:pStyle w:val="Prrafodelista"/>
        <w:numPr>
          <w:ilvl w:val="0"/>
          <w:numId w:val="39"/>
        </w:numPr>
      </w:pPr>
      <w:del w:id="2894" w:author="Artemis" w:date="2021-04-30T16:54:00Z">
        <w:r w:rsidRPr="007D1196" w:rsidDel="005C35E3">
          <w:delText xml:space="preserve">Los Anexos son documentos o elementos que complementan el cuerpo del trabajo y que se relacionan, directa o indirectamente, con la investigación, tales como </w:delText>
        </w:r>
        <w:r w:rsidDel="005C35E3">
          <w:delText xml:space="preserve">instrumentos de evaluación, baterías, tablas, </w:delText>
        </w:r>
        <w:r w:rsidRPr="007D1196" w:rsidDel="005C35E3">
          <w:delText>acetatos, cd, normas, etc. Los anexos deben ir numerados con letras</w:delText>
        </w:r>
        <w:r w:rsidDel="005C35E3">
          <w:delText xml:space="preserve"> y pueden incluirse tantos como se necesiten</w:delText>
        </w:r>
        <w:r w:rsidRPr="007D1196" w:rsidDel="005C35E3">
          <w:delText>.</w:delText>
        </w:r>
      </w:del>
      <w:r w:rsidR="00B13E6D" w:rsidRPr="00B13E6D">
        <w:t xml:space="preserve">Contrato legal de prestador de servicios </w:t>
      </w:r>
      <w:r w:rsidR="00B13E6D">
        <w:t>Hosting</w:t>
      </w:r>
    </w:p>
    <w:p w14:paraId="2019CC29" w14:textId="6D3C1B4E" w:rsidR="00F41A5D" w:rsidRDefault="00F41A5D" w:rsidP="00F41A5D">
      <w:pPr>
        <w:pStyle w:val="Prrafodelista"/>
        <w:numPr>
          <w:ilvl w:val="0"/>
          <w:numId w:val="39"/>
        </w:numPr>
      </w:pPr>
      <w:r w:rsidRPr="00F41A5D">
        <w:t>Política</w:t>
      </w:r>
      <w:r w:rsidRPr="00F41A5D">
        <w:t xml:space="preserve"> de </w:t>
      </w:r>
      <w:r w:rsidRPr="00F41A5D">
        <w:t>Protección</w:t>
      </w:r>
      <w:r w:rsidRPr="00F41A5D">
        <w:t xml:space="preserve"> de datos personales</w:t>
      </w:r>
    </w:p>
    <w:p w14:paraId="110A7735" w14:textId="3EB6B428" w:rsidR="00B13E6D" w:rsidRDefault="00B13E6D" w:rsidP="00B13E6D">
      <w:pPr>
        <w:pStyle w:val="Prrafodelista"/>
        <w:numPr>
          <w:ilvl w:val="0"/>
          <w:numId w:val="39"/>
        </w:numPr>
      </w:pPr>
      <w:ins w:id="2895" w:author="Artemis" w:date="2021-04-30T16:54:00Z">
        <w:r>
          <w:t>Encuesta</w:t>
        </w:r>
      </w:ins>
      <w:r>
        <w:t>s</w:t>
      </w:r>
    </w:p>
    <w:p w14:paraId="022A37BB" w14:textId="21C7A595" w:rsidR="00E2111A" w:rsidRDefault="00E2111A" w:rsidP="00B13E6D">
      <w:pPr>
        <w:pStyle w:val="Prrafodelista"/>
        <w:numPr>
          <w:ilvl w:val="0"/>
          <w:numId w:val="39"/>
        </w:numPr>
      </w:pPr>
      <w:r>
        <w:t>Carta de empresa ISIT autorizando el proyecto</w:t>
      </w:r>
    </w:p>
    <w:p w14:paraId="4A088AD1" w14:textId="7C5E8195" w:rsidR="007D1196" w:rsidRPr="00B13E6D" w:rsidDel="0055351C" w:rsidRDefault="007D1196" w:rsidP="00F36DDA">
      <w:pPr>
        <w:rPr>
          <w:del w:id="2896" w:author="Artemis" w:date="2021-05-09T22:38:00Z"/>
          <w:lang w:val="es-ES"/>
        </w:rPr>
      </w:pPr>
    </w:p>
    <w:p w14:paraId="44C26212" w14:textId="6B73D44C" w:rsidR="007D1196" w:rsidDel="0055351C" w:rsidRDefault="007D1196" w:rsidP="00F36DDA">
      <w:pPr>
        <w:rPr>
          <w:del w:id="2897" w:author="Artemis" w:date="2021-05-09T22:38:00Z"/>
        </w:rPr>
      </w:pPr>
    </w:p>
    <w:p w14:paraId="703926D3" w14:textId="77487367" w:rsidR="007D1196" w:rsidDel="0055351C" w:rsidRDefault="007D1196" w:rsidP="00F36DDA">
      <w:pPr>
        <w:rPr>
          <w:del w:id="2898" w:author="Artemis" w:date="2021-05-09T22:38:00Z"/>
        </w:rPr>
      </w:pPr>
    </w:p>
    <w:p w14:paraId="5B936822" w14:textId="59F86249" w:rsidR="007D1196" w:rsidDel="0055351C" w:rsidRDefault="007D1196" w:rsidP="00F36DDA">
      <w:pPr>
        <w:rPr>
          <w:del w:id="2899" w:author="Artemis" w:date="2021-05-09T22:38:00Z"/>
        </w:rPr>
      </w:pPr>
    </w:p>
    <w:p w14:paraId="410EC761" w14:textId="5B4BC3B7" w:rsidR="007D1196" w:rsidDel="0055351C" w:rsidRDefault="007D1196" w:rsidP="00F36DDA">
      <w:pPr>
        <w:rPr>
          <w:del w:id="2900" w:author="Artemis" w:date="2021-05-09T22:38:00Z"/>
        </w:rPr>
      </w:pPr>
    </w:p>
    <w:p w14:paraId="6F03A4B5" w14:textId="15D9EF1D" w:rsidR="007D1196" w:rsidDel="0055351C" w:rsidRDefault="007D1196" w:rsidP="00F36DDA">
      <w:pPr>
        <w:rPr>
          <w:del w:id="2901" w:author="Artemis" w:date="2021-05-09T22:38:00Z"/>
        </w:rPr>
      </w:pPr>
    </w:p>
    <w:p w14:paraId="79D2B71A" w14:textId="2737653A" w:rsidR="007D1196" w:rsidDel="0055351C" w:rsidRDefault="007D1196" w:rsidP="00F36DDA">
      <w:pPr>
        <w:rPr>
          <w:del w:id="2902" w:author="Artemis" w:date="2021-05-09T22:38:00Z"/>
        </w:rPr>
      </w:pPr>
    </w:p>
    <w:p w14:paraId="23C74A52" w14:textId="421FE7BA" w:rsidR="007D1196" w:rsidDel="0055351C" w:rsidRDefault="007D1196" w:rsidP="00F36DDA">
      <w:pPr>
        <w:rPr>
          <w:del w:id="2903" w:author="Artemis" w:date="2021-05-09T22:38:00Z"/>
        </w:rPr>
      </w:pPr>
    </w:p>
    <w:p w14:paraId="2F7AF898" w14:textId="20AA002D" w:rsidR="007D1196" w:rsidDel="0055351C" w:rsidRDefault="007D1196" w:rsidP="00F36DDA">
      <w:pPr>
        <w:rPr>
          <w:del w:id="2904" w:author="Artemis" w:date="2021-05-09T22:38:00Z"/>
        </w:rPr>
      </w:pPr>
    </w:p>
    <w:p w14:paraId="1B9F99AA" w14:textId="6C0AFB5A" w:rsidR="007D1196" w:rsidDel="0055351C" w:rsidRDefault="007D1196" w:rsidP="00F36DDA">
      <w:pPr>
        <w:rPr>
          <w:del w:id="2905" w:author="Artemis" w:date="2021-05-09T22:38:00Z"/>
        </w:rPr>
      </w:pPr>
    </w:p>
    <w:p w14:paraId="54D6DC4F" w14:textId="2E50A6EA" w:rsidR="007D1196" w:rsidDel="0055351C" w:rsidRDefault="007D1196" w:rsidP="00F36DDA">
      <w:pPr>
        <w:rPr>
          <w:del w:id="2906" w:author="Artemis" w:date="2021-05-09T22:38:00Z"/>
        </w:rPr>
      </w:pPr>
    </w:p>
    <w:p w14:paraId="51CE9C76" w14:textId="70A649F9" w:rsidR="007D1196" w:rsidDel="0055351C" w:rsidRDefault="007D1196" w:rsidP="00F36DDA">
      <w:pPr>
        <w:rPr>
          <w:del w:id="2907" w:author="Artemis" w:date="2021-05-09T22:38:00Z"/>
        </w:rPr>
      </w:pPr>
    </w:p>
    <w:p w14:paraId="7E554BEE" w14:textId="1DFF7B5A" w:rsidR="007D1196" w:rsidDel="00E96CD4" w:rsidRDefault="007D1196" w:rsidP="00F36DDA">
      <w:pPr>
        <w:rPr>
          <w:del w:id="2908" w:author="Artemis" w:date="2021-04-30T17:50:00Z"/>
        </w:rPr>
      </w:pPr>
    </w:p>
    <w:p w14:paraId="294EED56" w14:textId="6D2BE0D1" w:rsidR="007D1196" w:rsidDel="00E96CD4" w:rsidRDefault="007D1196" w:rsidP="00F36DDA">
      <w:pPr>
        <w:rPr>
          <w:del w:id="2909" w:author="Artemis" w:date="2021-04-30T17:50:00Z"/>
        </w:rPr>
      </w:pPr>
    </w:p>
    <w:p w14:paraId="53F3CA17" w14:textId="475CA9D0" w:rsidR="007D1196" w:rsidDel="00E96CD4" w:rsidRDefault="007D1196" w:rsidP="00F36DDA">
      <w:pPr>
        <w:rPr>
          <w:del w:id="2910" w:author="Artemis" w:date="2021-04-30T17:50:00Z"/>
        </w:rPr>
      </w:pPr>
    </w:p>
    <w:p w14:paraId="4A9CC9FE" w14:textId="48EB5C04" w:rsidR="007D1196" w:rsidDel="00E96CD4" w:rsidRDefault="007D1196" w:rsidP="00F36DDA">
      <w:pPr>
        <w:rPr>
          <w:del w:id="2911" w:author="Artemis" w:date="2021-04-30T17:50:00Z"/>
        </w:rPr>
      </w:pPr>
    </w:p>
    <w:p w14:paraId="7BFDF5DA" w14:textId="0835DBED" w:rsidR="007D1196" w:rsidDel="00E96CD4" w:rsidRDefault="007D1196" w:rsidP="00F36DDA">
      <w:pPr>
        <w:rPr>
          <w:del w:id="2912" w:author="Artemis" w:date="2021-04-30T17:50:00Z"/>
        </w:rPr>
      </w:pPr>
    </w:p>
    <w:p w14:paraId="58CDB191" w14:textId="1542B7BE" w:rsidR="007D1196" w:rsidDel="00E96CD4" w:rsidRDefault="007D1196" w:rsidP="00F36DDA">
      <w:pPr>
        <w:rPr>
          <w:del w:id="2913" w:author="Artemis" w:date="2021-04-30T17:50:00Z"/>
        </w:rPr>
      </w:pPr>
    </w:p>
    <w:p w14:paraId="6621EDCD" w14:textId="3B8FA0AE" w:rsidR="007D1196" w:rsidDel="00E96CD4" w:rsidRDefault="007D1196" w:rsidP="00F36DDA">
      <w:pPr>
        <w:rPr>
          <w:del w:id="2914" w:author="Artemis" w:date="2021-04-30T17:50:00Z"/>
        </w:rPr>
      </w:pPr>
    </w:p>
    <w:p w14:paraId="3EACC16A" w14:textId="101416F2" w:rsidR="007D1196" w:rsidDel="00E96CD4" w:rsidRDefault="007D1196" w:rsidP="00F36DDA">
      <w:pPr>
        <w:rPr>
          <w:del w:id="2915" w:author="Artemis" w:date="2021-04-30T17:50:00Z"/>
        </w:rPr>
      </w:pPr>
    </w:p>
    <w:p w14:paraId="0484E796" w14:textId="6DC0EC52" w:rsidR="007D1196" w:rsidDel="00E96CD4" w:rsidRDefault="007D1196" w:rsidP="00F36DDA">
      <w:pPr>
        <w:rPr>
          <w:del w:id="2916" w:author="Artemis" w:date="2021-04-30T17:50:00Z"/>
        </w:rPr>
      </w:pPr>
    </w:p>
    <w:p w14:paraId="79B5246E" w14:textId="1D36FEA7" w:rsidR="007D1196" w:rsidDel="00E96CD4" w:rsidRDefault="007D1196" w:rsidP="00F36DDA">
      <w:pPr>
        <w:rPr>
          <w:del w:id="2917" w:author="Artemis" w:date="2021-04-30T17:50:00Z"/>
        </w:rPr>
      </w:pPr>
    </w:p>
    <w:p w14:paraId="35437FFB" w14:textId="61D3FFB1" w:rsidR="007D1196" w:rsidDel="00E96CD4" w:rsidRDefault="007D1196" w:rsidP="00F36DDA">
      <w:pPr>
        <w:rPr>
          <w:del w:id="2918" w:author="Artemis" w:date="2021-04-30T17:50:00Z"/>
        </w:rPr>
      </w:pPr>
    </w:p>
    <w:p w14:paraId="799188F0" w14:textId="77777777" w:rsidR="007D1196" w:rsidDel="00E96CD4" w:rsidRDefault="007D1196" w:rsidP="00F36DDA">
      <w:pPr>
        <w:rPr>
          <w:del w:id="2919" w:author="Artemis" w:date="2021-04-30T17:50:00Z"/>
        </w:rPr>
      </w:pPr>
    </w:p>
    <w:p w14:paraId="5F3F4756" w14:textId="77777777" w:rsidR="007D1196" w:rsidDel="00E96CD4" w:rsidRDefault="007D1196" w:rsidP="00F36DDA">
      <w:pPr>
        <w:rPr>
          <w:del w:id="2920" w:author="Artemis" w:date="2021-04-30T17:50:00Z"/>
        </w:rPr>
      </w:pPr>
    </w:p>
    <w:p w14:paraId="595181EF" w14:textId="77777777" w:rsidR="007D1196" w:rsidDel="00E96CD4" w:rsidRDefault="007D1196" w:rsidP="00F36DDA">
      <w:pPr>
        <w:rPr>
          <w:del w:id="2921" w:author="Artemis" w:date="2021-04-30T17:50:00Z"/>
        </w:rPr>
      </w:pPr>
    </w:p>
    <w:p w14:paraId="26F28EEF" w14:textId="77777777" w:rsidR="007D1196" w:rsidDel="00E96CD4" w:rsidRDefault="007D1196" w:rsidP="00F36DDA">
      <w:pPr>
        <w:rPr>
          <w:del w:id="2922" w:author="Artemis" w:date="2021-04-30T17:50:00Z"/>
        </w:rPr>
      </w:pPr>
    </w:p>
    <w:p w14:paraId="426229E3" w14:textId="77777777" w:rsidR="007D1196" w:rsidDel="00E96CD4" w:rsidRDefault="007D1196" w:rsidP="00F36DDA">
      <w:pPr>
        <w:rPr>
          <w:del w:id="2923" w:author="Artemis" w:date="2021-04-30T17:50:00Z"/>
        </w:rPr>
      </w:pPr>
    </w:p>
    <w:p w14:paraId="4AEDB2BF" w14:textId="77777777" w:rsidR="007D1196" w:rsidDel="00E96CD4" w:rsidRDefault="007D1196" w:rsidP="00F36DDA">
      <w:pPr>
        <w:rPr>
          <w:del w:id="2924" w:author="Artemis" w:date="2021-04-30T17:50:00Z"/>
        </w:rPr>
      </w:pPr>
    </w:p>
    <w:p w14:paraId="1BEF1597" w14:textId="77777777" w:rsidR="007D1196" w:rsidDel="00E96CD4" w:rsidRDefault="007D1196" w:rsidP="00F36DDA">
      <w:pPr>
        <w:rPr>
          <w:del w:id="2925" w:author="Artemis" w:date="2021-04-30T17:50:00Z"/>
        </w:rPr>
      </w:pPr>
    </w:p>
    <w:p w14:paraId="3E1C1148" w14:textId="77777777" w:rsidR="007D1196" w:rsidDel="00E96CD4" w:rsidRDefault="007D1196" w:rsidP="00F36DDA">
      <w:pPr>
        <w:rPr>
          <w:del w:id="2926" w:author="Artemis" w:date="2021-04-30T17:50:00Z"/>
        </w:rPr>
      </w:pPr>
    </w:p>
    <w:p w14:paraId="55CFBF50" w14:textId="77777777" w:rsidR="007D1196" w:rsidDel="00E96CD4" w:rsidRDefault="007D1196" w:rsidP="00F36DDA">
      <w:pPr>
        <w:rPr>
          <w:del w:id="2927" w:author="Artemis" w:date="2021-04-30T17:50:00Z"/>
        </w:rPr>
      </w:pPr>
    </w:p>
    <w:p w14:paraId="1DEB36D5" w14:textId="77777777" w:rsidR="007D1196" w:rsidDel="00E96CD4" w:rsidRDefault="007D1196" w:rsidP="00F36DDA">
      <w:pPr>
        <w:rPr>
          <w:del w:id="2928" w:author="Artemis" w:date="2021-04-30T17:50:00Z"/>
        </w:rPr>
      </w:pPr>
    </w:p>
    <w:p w14:paraId="63A349E4" w14:textId="77777777" w:rsidR="007D1196" w:rsidDel="00E96CD4" w:rsidRDefault="007D1196" w:rsidP="00F36DDA">
      <w:pPr>
        <w:rPr>
          <w:del w:id="2929" w:author="Artemis" w:date="2021-04-30T17:50:00Z"/>
        </w:rPr>
      </w:pPr>
    </w:p>
    <w:p w14:paraId="0A5698BB" w14:textId="77777777" w:rsidR="007D1196" w:rsidDel="00E96CD4" w:rsidRDefault="007D1196" w:rsidP="00F36DDA">
      <w:pPr>
        <w:rPr>
          <w:del w:id="2930" w:author="Artemis" w:date="2021-04-30T17:50:00Z"/>
        </w:rPr>
      </w:pPr>
    </w:p>
    <w:p w14:paraId="372DFCCD" w14:textId="77777777" w:rsidR="007D1196" w:rsidDel="00E96CD4" w:rsidRDefault="007D1196" w:rsidP="00F36DDA">
      <w:pPr>
        <w:rPr>
          <w:del w:id="2931" w:author="Artemis" w:date="2021-04-30T17:50:00Z"/>
        </w:rPr>
      </w:pPr>
    </w:p>
    <w:p w14:paraId="7A480728" w14:textId="77777777" w:rsidR="007D1196" w:rsidDel="00E96CD4" w:rsidRDefault="007D1196" w:rsidP="00F36DDA">
      <w:pPr>
        <w:rPr>
          <w:del w:id="2932" w:author="Artemis" w:date="2021-04-30T17:50:00Z"/>
        </w:rPr>
      </w:pPr>
    </w:p>
    <w:p w14:paraId="38477CB2" w14:textId="77777777" w:rsidR="007D1196" w:rsidDel="00E96CD4" w:rsidRDefault="007D1196" w:rsidP="00F36DDA">
      <w:pPr>
        <w:rPr>
          <w:del w:id="2933" w:author="Artemis" w:date="2021-04-30T17:50:00Z"/>
        </w:rPr>
      </w:pPr>
    </w:p>
    <w:p w14:paraId="2987998C" w14:textId="77777777" w:rsidR="007D1196" w:rsidDel="00E96CD4" w:rsidRDefault="007D1196" w:rsidP="00F36DDA">
      <w:pPr>
        <w:rPr>
          <w:del w:id="2934" w:author="Artemis" w:date="2021-04-30T17:50:00Z"/>
        </w:rPr>
      </w:pPr>
    </w:p>
    <w:p w14:paraId="521A6461" w14:textId="51944310" w:rsidR="007D1196" w:rsidDel="00E96CD4" w:rsidRDefault="007D1196">
      <w:pPr>
        <w:ind w:firstLine="0"/>
        <w:rPr>
          <w:del w:id="2935" w:author="Artemis" w:date="2021-04-30T17:50:00Z"/>
        </w:rPr>
        <w:pPrChange w:id="2936" w:author="Artemis" w:date="2021-04-30T17:50:00Z">
          <w:pPr/>
        </w:pPrChange>
      </w:pPr>
    </w:p>
    <w:p w14:paraId="5989B2E1" w14:textId="1819EB1B" w:rsidR="007D1196" w:rsidDel="00E96CD4" w:rsidRDefault="007D1196" w:rsidP="00F36DDA">
      <w:pPr>
        <w:rPr>
          <w:del w:id="2937" w:author="Artemis" w:date="2021-04-30T17:50:00Z"/>
        </w:rPr>
      </w:pPr>
    </w:p>
    <w:p w14:paraId="12A0532F" w14:textId="6076ED27" w:rsidR="007D1196" w:rsidDel="00E96CD4" w:rsidRDefault="007D1196" w:rsidP="00F36DDA">
      <w:pPr>
        <w:rPr>
          <w:del w:id="2938" w:author="Artemis" w:date="2021-04-30T17:50:00Z"/>
        </w:rPr>
      </w:pPr>
    </w:p>
    <w:p w14:paraId="2BA3E5B4" w14:textId="10728870" w:rsidR="007D1196" w:rsidDel="00E96CD4" w:rsidRDefault="007D1196" w:rsidP="00F36DDA">
      <w:pPr>
        <w:rPr>
          <w:del w:id="2939" w:author="Artemis" w:date="2021-04-30T17:50:00Z"/>
        </w:rPr>
      </w:pPr>
    </w:p>
    <w:p w14:paraId="49AFE3A3" w14:textId="16CDE1FD" w:rsidR="007D1196" w:rsidDel="00E96CD4" w:rsidRDefault="007D1196" w:rsidP="00F36DDA">
      <w:pPr>
        <w:rPr>
          <w:del w:id="2940" w:author="Artemis" w:date="2021-04-30T17:50:00Z"/>
        </w:rPr>
      </w:pPr>
    </w:p>
    <w:p w14:paraId="7BBCB55C" w14:textId="722DD80E" w:rsidR="007D1196" w:rsidDel="00E96CD4" w:rsidRDefault="007D1196" w:rsidP="00F36DDA">
      <w:pPr>
        <w:rPr>
          <w:del w:id="2941" w:author="Artemis" w:date="2021-04-30T17:50:00Z"/>
        </w:rPr>
      </w:pPr>
    </w:p>
    <w:p w14:paraId="11867FC3" w14:textId="25355138" w:rsidR="007D1196" w:rsidDel="00E96CD4" w:rsidRDefault="007D1196" w:rsidP="00F36DDA">
      <w:pPr>
        <w:rPr>
          <w:del w:id="2942" w:author="Artemis" w:date="2021-04-30T17:50:00Z"/>
        </w:rPr>
      </w:pPr>
    </w:p>
    <w:p w14:paraId="6FE020B2" w14:textId="3BDDC78A" w:rsidR="007D1196" w:rsidDel="0055351C" w:rsidRDefault="007D1196" w:rsidP="00F36DDA">
      <w:pPr>
        <w:rPr>
          <w:del w:id="2943" w:author="Artemis" w:date="2021-05-09T22:38:00Z"/>
        </w:rPr>
      </w:pPr>
    </w:p>
    <w:p w14:paraId="04534A19" w14:textId="4907E80F" w:rsidR="007D1196" w:rsidDel="0055351C" w:rsidRDefault="007D1196" w:rsidP="00F36DDA">
      <w:pPr>
        <w:rPr>
          <w:del w:id="2944" w:author="Artemis" w:date="2021-05-09T22:38:00Z"/>
        </w:rPr>
      </w:pPr>
    </w:p>
    <w:p w14:paraId="0A4E5742" w14:textId="66E97E8B" w:rsidR="007D1196" w:rsidDel="0055351C" w:rsidRDefault="007D1196" w:rsidP="00F36DDA">
      <w:pPr>
        <w:rPr>
          <w:del w:id="2945" w:author="Artemis" w:date="2021-05-09T22:38:00Z"/>
        </w:rPr>
      </w:pPr>
    </w:p>
    <w:p w14:paraId="7A763EF6" w14:textId="0F185E99" w:rsidR="007D1196" w:rsidDel="0055351C" w:rsidRDefault="007D1196" w:rsidP="00F36DDA">
      <w:pPr>
        <w:rPr>
          <w:del w:id="2946" w:author="Artemis" w:date="2021-05-09T22:38:00Z"/>
        </w:rPr>
      </w:pPr>
    </w:p>
    <w:p w14:paraId="255A6838" w14:textId="1C1DCD65" w:rsidR="007D1196" w:rsidDel="0055351C" w:rsidRDefault="007D1196" w:rsidP="00F36DDA">
      <w:pPr>
        <w:rPr>
          <w:del w:id="2947" w:author="Artemis" w:date="2021-05-09T22:38:00Z"/>
        </w:rPr>
      </w:pPr>
    </w:p>
    <w:p w14:paraId="185CE1C5" w14:textId="3116EB15" w:rsidR="007D1196" w:rsidDel="0055351C" w:rsidRDefault="007D1196" w:rsidP="00F36DDA">
      <w:pPr>
        <w:rPr>
          <w:del w:id="2948" w:author="Artemis" w:date="2021-05-09T22:38:00Z"/>
        </w:rPr>
      </w:pPr>
    </w:p>
    <w:p w14:paraId="3E4E0999" w14:textId="0C9703AB" w:rsidR="007D1196" w:rsidDel="0055351C" w:rsidRDefault="007D1196" w:rsidP="00F36DDA">
      <w:pPr>
        <w:rPr>
          <w:del w:id="2949" w:author="Artemis" w:date="2021-05-09T22:38:00Z"/>
        </w:rPr>
      </w:pPr>
    </w:p>
    <w:p w14:paraId="52D313EA" w14:textId="4B82B25C" w:rsidR="007D1196" w:rsidDel="0055351C" w:rsidRDefault="007D1196" w:rsidP="00F36DDA">
      <w:pPr>
        <w:rPr>
          <w:del w:id="2950" w:author="Artemis" w:date="2021-05-09T22:38:00Z"/>
        </w:rPr>
      </w:pPr>
    </w:p>
    <w:p w14:paraId="06AFCFFA" w14:textId="7C4CE555" w:rsidR="007D1196" w:rsidDel="0055351C" w:rsidRDefault="007D1196" w:rsidP="00F36DDA">
      <w:pPr>
        <w:rPr>
          <w:del w:id="2951" w:author="Artemis" w:date="2021-05-09T22:38:00Z"/>
        </w:rPr>
      </w:pPr>
    </w:p>
    <w:p w14:paraId="21CA66BD" w14:textId="205C461D" w:rsidR="007D1196" w:rsidDel="0055351C" w:rsidRDefault="007D1196" w:rsidP="00F36DDA">
      <w:pPr>
        <w:rPr>
          <w:del w:id="2952" w:author="Artemis" w:date="2021-05-09T22:38:00Z"/>
        </w:rPr>
      </w:pPr>
    </w:p>
    <w:p w14:paraId="6CD42DFC" w14:textId="5A636B30" w:rsidR="007D1196" w:rsidDel="0055351C" w:rsidRDefault="007D1196" w:rsidP="00F36DDA">
      <w:pPr>
        <w:rPr>
          <w:del w:id="2953" w:author="Artemis" w:date="2021-05-09T22:38:00Z"/>
        </w:rPr>
      </w:pPr>
    </w:p>
    <w:p w14:paraId="22F507C5" w14:textId="796D53ED" w:rsidR="007D1196" w:rsidDel="0055351C" w:rsidRDefault="007D1196" w:rsidP="00F36DDA">
      <w:pPr>
        <w:rPr>
          <w:del w:id="2954" w:author="Artemis" w:date="2021-05-09T22:38:00Z"/>
        </w:rPr>
      </w:pPr>
    </w:p>
    <w:p w14:paraId="2D37E7B6" w14:textId="3BFA7114" w:rsidR="007D1196" w:rsidDel="0055351C" w:rsidRDefault="007D1196" w:rsidP="00F36DDA">
      <w:pPr>
        <w:rPr>
          <w:del w:id="2955" w:author="Artemis" w:date="2021-05-09T22:38:00Z"/>
        </w:rPr>
      </w:pPr>
    </w:p>
    <w:p w14:paraId="54C0EE1C" w14:textId="77777777" w:rsidR="007D1196" w:rsidDel="00E96CD4" w:rsidRDefault="007D1196" w:rsidP="00F36DDA">
      <w:pPr>
        <w:rPr>
          <w:del w:id="2956" w:author="Artemis" w:date="2021-04-30T17:50:00Z"/>
        </w:rPr>
      </w:pPr>
    </w:p>
    <w:p w14:paraId="087B7C78" w14:textId="77777777" w:rsidR="007D1196" w:rsidDel="00E96CD4" w:rsidRDefault="007D1196" w:rsidP="00F36DDA">
      <w:pPr>
        <w:rPr>
          <w:del w:id="2957" w:author="Artemis" w:date="2021-04-30T17:50:00Z"/>
        </w:rPr>
      </w:pPr>
    </w:p>
    <w:p w14:paraId="0462C856" w14:textId="77777777" w:rsidR="007D1196" w:rsidDel="00E96CD4" w:rsidRDefault="007D1196" w:rsidP="00F36DDA">
      <w:pPr>
        <w:rPr>
          <w:del w:id="2958" w:author="Artemis" w:date="2021-04-30T17:50:00Z"/>
        </w:rPr>
      </w:pPr>
    </w:p>
    <w:p w14:paraId="5CAC3C52" w14:textId="77777777" w:rsidR="007D1196" w:rsidDel="00E96CD4" w:rsidRDefault="007D1196" w:rsidP="00F36DDA">
      <w:pPr>
        <w:rPr>
          <w:del w:id="2959" w:author="Artemis" w:date="2021-04-30T17:50:00Z"/>
        </w:rPr>
      </w:pPr>
    </w:p>
    <w:p w14:paraId="5692EEA7" w14:textId="77777777" w:rsidR="007D1196" w:rsidDel="00E96CD4" w:rsidRDefault="007D1196" w:rsidP="00F36DDA">
      <w:pPr>
        <w:rPr>
          <w:del w:id="2960" w:author="Artemis" w:date="2021-04-30T17:50:00Z"/>
        </w:rPr>
      </w:pPr>
    </w:p>
    <w:p w14:paraId="2231298B" w14:textId="4E438265" w:rsidR="005B351B" w:rsidRPr="00F36DDA" w:rsidRDefault="005B351B">
      <w:pPr>
        <w:ind w:firstLine="0"/>
        <w:pPrChange w:id="2961" w:author="Artemis" w:date="2021-04-30T17:50:00Z">
          <w:pPr/>
        </w:pPrChange>
      </w:pPr>
    </w:p>
    <w:sectPr w:rsidR="005B351B" w:rsidRPr="00F36DDA" w:rsidSect="00F36DDA">
      <w:headerReference w:type="even" r:id="rId79"/>
      <w:headerReference w:type="default" r:id="rId80"/>
      <w:headerReference w:type="first" r:id="rId81"/>
      <w:type w:val="oddPage"/>
      <w:pgSz w:w="12240" w:h="15840" w:code="120"/>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2C550" w14:textId="77777777" w:rsidR="00060281" w:rsidRDefault="00060281" w:rsidP="004E0F7F">
      <w:r>
        <w:separator/>
      </w:r>
    </w:p>
  </w:endnote>
  <w:endnote w:type="continuationSeparator" w:id="0">
    <w:p w14:paraId="0DDA6074" w14:textId="77777777" w:rsidR="00060281" w:rsidRDefault="00060281" w:rsidP="004E0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84FB" w14:textId="77777777" w:rsidR="00743AF1" w:rsidRDefault="00743A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5A21E" w14:textId="77777777" w:rsidR="00743AF1" w:rsidRDefault="00743AF1" w:rsidP="009F5E15">
    <w:pPr>
      <w:pStyle w:val="Piedepgin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C87E8" w14:textId="77777777" w:rsidR="00743AF1" w:rsidRDefault="00743AF1" w:rsidP="009F5E15">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AAC25" w14:textId="77777777" w:rsidR="00060281" w:rsidRDefault="00060281" w:rsidP="004E0F7F">
      <w:r>
        <w:separator/>
      </w:r>
    </w:p>
  </w:footnote>
  <w:footnote w:type="continuationSeparator" w:id="0">
    <w:p w14:paraId="02A015A8" w14:textId="77777777" w:rsidR="00060281" w:rsidRDefault="00060281" w:rsidP="004E0F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326BDEF1" w14:textId="77777777" w:rsidTr="00C345FB">
      <w:tc>
        <w:tcPr>
          <w:tcW w:w="1417" w:type="dxa"/>
        </w:tcPr>
        <w:p w14:paraId="1D4BB56C" w14:textId="135AEA74" w:rsidR="00743AF1" w:rsidRPr="00822920" w:rsidRDefault="00743AF1" w:rsidP="004E0F7F">
          <w:pPr>
            <w:pStyle w:val="UMBencabezadoizq"/>
          </w:pPr>
          <w:r w:rsidRPr="006573E3">
            <w:fldChar w:fldCharType="begin"/>
          </w:r>
          <w:r w:rsidRPr="006573E3">
            <w:instrText xml:space="preserve"> PAGE   \* MERGEFORMAT </w:instrText>
          </w:r>
          <w:r w:rsidRPr="006573E3">
            <w:fldChar w:fldCharType="separate"/>
          </w:r>
          <w:r>
            <w:rPr>
              <w:noProof/>
            </w:rPr>
            <w:t>4</w:t>
          </w:r>
          <w:r w:rsidRPr="006573E3">
            <w:fldChar w:fldCharType="end"/>
          </w:r>
        </w:p>
      </w:tc>
      <w:tc>
        <w:tcPr>
          <w:tcW w:w="7704" w:type="dxa"/>
          <w:noWrap/>
        </w:tcPr>
        <w:p w14:paraId="7C7BBF6E" w14:textId="454C5023" w:rsidR="00743AF1" w:rsidRPr="006573E3" w:rsidRDefault="00743AF1" w:rsidP="00F36DDA">
          <w:pPr>
            <w:pStyle w:val="UMBencabezadoder"/>
          </w:pPr>
          <w:del w:id="21" w:author="Artemis" w:date="2021-05-09T21:20:00Z">
            <w:r w:rsidDel="00371603">
              <w:delText>Tabla de contenidos</w:delText>
            </w:r>
          </w:del>
        </w:p>
      </w:tc>
    </w:tr>
  </w:tbl>
  <w:p w14:paraId="5A7FCA5E" w14:textId="77777777" w:rsidR="00743AF1" w:rsidRDefault="00743AF1">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57A174D7" w14:textId="77777777" w:rsidTr="001D5EC5">
      <w:tc>
        <w:tcPr>
          <w:tcW w:w="7670" w:type="dxa"/>
        </w:tcPr>
        <w:p w14:paraId="527102EE" w14:textId="12F8FD22" w:rsidR="00743AF1" w:rsidRPr="00F36DDA" w:rsidRDefault="00743AF1">
          <w:pPr>
            <w:pStyle w:val="UMBencabezadoizq"/>
          </w:pPr>
          <w:r>
            <w:t>Lista de tablas</w:t>
          </w:r>
        </w:p>
      </w:tc>
      <w:tc>
        <w:tcPr>
          <w:tcW w:w="1119" w:type="dxa"/>
          <w:noWrap/>
        </w:tcPr>
        <w:p w14:paraId="548A45B8" w14:textId="77777777" w:rsidR="00743AF1" w:rsidRPr="006573E3" w:rsidRDefault="00743AF1" w:rsidP="00F36DDA">
          <w:pPr>
            <w:pStyle w:val="Encabezado"/>
          </w:pPr>
          <w:r w:rsidRPr="006573E3">
            <w:fldChar w:fldCharType="begin"/>
          </w:r>
          <w:r w:rsidRPr="006573E3">
            <w:instrText xml:space="preserve"> PAGE   \* MERGEFORMAT </w:instrText>
          </w:r>
          <w:r w:rsidRPr="006573E3">
            <w:fldChar w:fldCharType="separate"/>
          </w:r>
          <w:r>
            <w:rPr>
              <w:noProof/>
            </w:rPr>
            <w:t>14</w:t>
          </w:r>
          <w:r w:rsidRPr="006573E3">
            <w:fldChar w:fldCharType="end"/>
          </w:r>
        </w:p>
      </w:tc>
    </w:tr>
  </w:tbl>
  <w:p w14:paraId="680C4381" w14:textId="77777777" w:rsidR="00743AF1" w:rsidRDefault="00743AF1">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1D54134D" w14:textId="77777777" w:rsidTr="001D5EC5">
      <w:tc>
        <w:tcPr>
          <w:tcW w:w="7670" w:type="dxa"/>
        </w:tcPr>
        <w:p w14:paraId="0AD3DF9C" w14:textId="696DC73B" w:rsidR="00743AF1" w:rsidRPr="00F36DDA" w:rsidRDefault="00743AF1" w:rsidP="00424469">
          <w:pPr>
            <w:pStyle w:val="UMBencabezadoizq"/>
          </w:pPr>
          <w:r>
            <w:t>Lista de símbolos y abreviaturas</w:t>
          </w:r>
        </w:p>
      </w:tc>
      <w:tc>
        <w:tcPr>
          <w:tcW w:w="1119" w:type="dxa"/>
          <w:noWrap/>
        </w:tcPr>
        <w:p w14:paraId="7D360B15" w14:textId="0AEF30B9" w:rsidR="00743AF1" w:rsidRPr="006573E3" w:rsidRDefault="00743AF1" w:rsidP="00F36DDA">
          <w:pPr>
            <w:pStyle w:val="UMBencabezadoder"/>
          </w:pPr>
          <w:r w:rsidRPr="006573E3">
            <w:fldChar w:fldCharType="begin"/>
          </w:r>
          <w:r w:rsidRPr="006573E3">
            <w:instrText xml:space="preserve"> PAGE   \* MERGEFORMAT </w:instrText>
          </w:r>
          <w:r w:rsidRPr="006573E3">
            <w:fldChar w:fldCharType="separate"/>
          </w:r>
          <w:r>
            <w:rPr>
              <w:noProof/>
            </w:rPr>
            <w:t>14</w:t>
          </w:r>
          <w:r w:rsidRPr="006573E3">
            <w:fldChar w:fldCharType="end"/>
          </w:r>
        </w:p>
      </w:tc>
    </w:tr>
  </w:tbl>
  <w:p w14:paraId="3D752F63" w14:textId="77777777" w:rsidR="00743AF1" w:rsidRDefault="00743AF1" w:rsidP="00F36DDA">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68BCC94F" w14:textId="77777777" w:rsidTr="00C345FB">
      <w:tc>
        <w:tcPr>
          <w:tcW w:w="1417" w:type="dxa"/>
        </w:tcPr>
        <w:p w14:paraId="38875B27" w14:textId="3285EF4B" w:rsidR="00743AF1" w:rsidRPr="00822920" w:rsidRDefault="00743AF1" w:rsidP="00F36DDA">
          <w:pPr>
            <w:pStyle w:val="UMBencabezadoizq"/>
          </w:pPr>
          <w:r w:rsidRPr="006573E3">
            <w:fldChar w:fldCharType="begin"/>
          </w:r>
          <w:r w:rsidRPr="006573E3">
            <w:instrText xml:space="preserve"> PAGE   \* MERGEFORMAT </w:instrText>
          </w:r>
          <w:r w:rsidRPr="006573E3">
            <w:fldChar w:fldCharType="separate"/>
          </w:r>
          <w:r>
            <w:rPr>
              <w:noProof/>
            </w:rPr>
            <w:t>10</w:t>
          </w:r>
          <w:r w:rsidRPr="006573E3">
            <w:fldChar w:fldCharType="end"/>
          </w:r>
        </w:p>
      </w:tc>
      <w:tc>
        <w:tcPr>
          <w:tcW w:w="7704" w:type="dxa"/>
          <w:noWrap/>
        </w:tcPr>
        <w:p w14:paraId="3BC0A668" w14:textId="7892D4DD" w:rsidR="00743AF1" w:rsidRPr="006573E3" w:rsidRDefault="00743AF1" w:rsidP="00F36DDA">
          <w:pPr>
            <w:pStyle w:val="UMBencabezadoder"/>
          </w:pPr>
          <w:r>
            <w:t>Introducción</w:t>
          </w:r>
        </w:p>
      </w:tc>
    </w:tr>
  </w:tbl>
  <w:p w14:paraId="318D58A9" w14:textId="77777777" w:rsidR="00743AF1" w:rsidRDefault="00743AF1">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4520EED0" w14:textId="77777777" w:rsidTr="002D716A">
      <w:tc>
        <w:tcPr>
          <w:tcW w:w="7670" w:type="dxa"/>
        </w:tcPr>
        <w:p w14:paraId="010AE2F4" w14:textId="4059959F" w:rsidR="00743AF1" w:rsidRPr="00822920" w:rsidRDefault="00743AF1" w:rsidP="00F36DDA">
          <w:pPr>
            <w:pStyle w:val="UMBencabezadoizq"/>
          </w:pPr>
          <w:r>
            <w:t>Introducción</w:t>
          </w:r>
        </w:p>
      </w:tc>
      <w:tc>
        <w:tcPr>
          <w:tcW w:w="1119" w:type="dxa"/>
          <w:noWrap/>
        </w:tcPr>
        <w:p w14:paraId="19B1629D" w14:textId="71FA1DD1" w:rsidR="00743AF1" w:rsidRPr="006573E3" w:rsidRDefault="00743AF1" w:rsidP="00F36DDA">
          <w:pPr>
            <w:pStyle w:val="UMBencabezadoder"/>
          </w:pPr>
          <w:r w:rsidRPr="006573E3">
            <w:fldChar w:fldCharType="begin"/>
          </w:r>
          <w:r w:rsidRPr="006573E3">
            <w:instrText xml:space="preserve"> PAGE   \* MERGEFORMAT </w:instrText>
          </w:r>
          <w:r w:rsidRPr="006573E3">
            <w:fldChar w:fldCharType="separate"/>
          </w:r>
          <w:r w:rsidR="00D90585">
            <w:rPr>
              <w:noProof/>
            </w:rPr>
            <w:t>10</w:t>
          </w:r>
          <w:r w:rsidRPr="006573E3">
            <w:fldChar w:fldCharType="end"/>
          </w:r>
        </w:p>
      </w:tc>
    </w:tr>
  </w:tbl>
  <w:p w14:paraId="2A818A8A" w14:textId="77777777" w:rsidR="00743AF1" w:rsidRPr="004E6018" w:rsidRDefault="00743AF1">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79C4A4FF" w14:textId="77777777" w:rsidTr="00653A04">
      <w:trPr>
        <w:ins w:id="643" w:author="Artemis" w:date="2021-05-09T22:15:00Z"/>
      </w:trPr>
      <w:tc>
        <w:tcPr>
          <w:tcW w:w="1417" w:type="dxa"/>
        </w:tcPr>
        <w:p w14:paraId="40067F94" w14:textId="5B9A5965" w:rsidR="00743AF1" w:rsidRPr="00822920" w:rsidRDefault="00743AF1" w:rsidP="008841C7">
          <w:pPr>
            <w:pStyle w:val="UMBencabezadoizq"/>
            <w:rPr>
              <w:ins w:id="644" w:author="Artemis" w:date="2021-05-09T22:15:00Z"/>
            </w:rPr>
          </w:pPr>
          <w:ins w:id="645" w:author="Artemis" w:date="2021-05-09T22:15:00Z">
            <w:r w:rsidRPr="006573E3">
              <w:fldChar w:fldCharType="begin"/>
            </w:r>
            <w:r w:rsidRPr="006573E3">
              <w:instrText xml:space="preserve"> PAGE   \* MERGEFORMAT </w:instrText>
            </w:r>
            <w:r w:rsidRPr="006573E3">
              <w:fldChar w:fldCharType="separate"/>
            </w:r>
          </w:ins>
          <w:r w:rsidR="00D90585">
            <w:rPr>
              <w:noProof/>
            </w:rPr>
            <w:t>9</w:t>
          </w:r>
          <w:ins w:id="646" w:author="Artemis" w:date="2021-05-09T22:15:00Z">
            <w:r w:rsidRPr="006573E3">
              <w:fldChar w:fldCharType="end"/>
            </w:r>
          </w:ins>
        </w:p>
      </w:tc>
      <w:tc>
        <w:tcPr>
          <w:tcW w:w="7704" w:type="dxa"/>
          <w:noWrap/>
        </w:tcPr>
        <w:p w14:paraId="54591D44" w14:textId="0359CCCB" w:rsidR="00743AF1" w:rsidRPr="006573E3" w:rsidRDefault="00743AF1">
          <w:pPr>
            <w:pStyle w:val="UMBencabezadoder"/>
            <w:rPr>
              <w:ins w:id="647" w:author="Artemis" w:date="2021-05-09T22:15:00Z"/>
            </w:rPr>
          </w:pPr>
          <w:ins w:id="648" w:author="Artemis" w:date="2021-05-09T22:15:00Z">
            <w:r>
              <w:t xml:space="preserve"> </w:t>
            </w:r>
          </w:ins>
          <w:ins w:id="649" w:author="Artemis" w:date="2021-05-09T22:44:00Z">
            <w:r>
              <w:t>Introducción</w:t>
            </w:r>
          </w:ins>
        </w:p>
      </w:tc>
    </w:tr>
  </w:tbl>
  <w:p w14:paraId="09057E1E" w14:textId="5B5EEC20" w:rsidR="00743AF1" w:rsidRDefault="00743AF1">
    <w:pPr>
      <w:pStyle w:val="Encabezado"/>
      <w:ind w:firstLine="0"/>
      <w:pPrChange w:id="650" w:author="Artemis" w:date="2021-05-09T22:15:00Z">
        <w:pPr>
          <w:pStyle w:val="Encabezado"/>
        </w:pPr>
      </w:pPrChang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02FA53F9" w14:textId="77777777" w:rsidTr="00C345FB">
      <w:tc>
        <w:tcPr>
          <w:tcW w:w="1417" w:type="dxa"/>
        </w:tcPr>
        <w:p w14:paraId="5C37FA81" w14:textId="66AED82C" w:rsidR="00743AF1" w:rsidRPr="00822920" w:rsidRDefault="00743AF1" w:rsidP="00F36DDA">
          <w:pPr>
            <w:pStyle w:val="UMBencabezadoizq"/>
          </w:pPr>
          <w:r w:rsidRPr="006573E3">
            <w:fldChar w:fldCharType="begin"/>
          </w:r>
          <w:r w:rsidRPr="006573E3">
            <w:instrText xml:space="preserve"> PAGE   \* MERGEFORMAT </w:instrText>
          </w:r>
          <w:r w:rsidRPr="006573E3">
            <w:fldChar w:fldCharType="separate"/>
          </w:r>
          <w:r>
            <w:rPr>
              <w:noProof/>
            </w:rPr>
            <w:t>16</w:t>
          </w:r>
          <w:r w:rsidRPr="006573E3">
            <w:fldChar w:fldCharType="end"/>
          </w:r>
        </w:p>
      </w:tc>
      <w:tc>
        <w:tcPr>
          <w:tcW w:w="7704" w:type="dxa"/>
          <w:noWrap/>
        </w:tcPr>
        <w:p w14:paraId="6A92209F" w14:textId="26F6A5D5" w:rsidR="00743AF1" w:rsidRPr="006573E3" w:rsidRDefault="00743AF1" w:rsidP="00F36DDA">
          <w:pPr>
            <w:pStyle w:val="UMBencabezadoder"/>
          </w:pPr>
          <w:del w:id="996" w:author="Artemis" w:date="2021-04-28T18:43:00Z">
            <w:r w:rsidDel="00805C15">
              <w:delText>Planteamiento del problema</w:delText>
            </w:r>
          </w:del>
          <w:ins w:id="997" w:author="Artemis" w:date="2021-04-28T18:43:00Z">
            <w:r>
              <w:t>Objetivos</w:t>
            </w:r>
          </w:ins>
        </w:p>
      </w:tc>
    </w:tr>
  </w:tbl>
  <w:p w14:paraId="7CED557E" w14:textId="77777777" w:rsidR="00743AF1" w:rsidRDefault="00743AF1">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38516750" w14:textId="77777777" w:rsidTr="002D716A">
      <w:tc>
        <w:tcPr>
          <w:tcW w:w="7670" w:type="dxa"/>
        </w:tcPr>
        <w:p w14:paraId="66030724" w14:textId="6C4FA771" w:rsidR="00743AF1" w:rsidRPr="00822920" w:rsidRDefault="00743AF1" w:rsidP="00F36DDA">
          <w:pPr>
            <w:pStyle w:val="UMBencabezadoizq"/>
          </w:pPr>
          <w:r>
            <w:t xml:space="preserve">Capítulo </w:t>
          </w:r>
          <w:ins w:id="998" w:author="Artemis" w:date="2021-05-09T22:37:00Z">
            <w:r>
              <w:t>I</w:t>
            </w:r>
          </w:ins>
          <w:del w:id="999" w:author="Artemis" w:date="2021-05-09T22:37:00Z">
            <w:r w:rsidDel="0055351C">
              <w:delText>1</w:delText>
            </w:r>
          </w:del>
          <w:r>
            <w:t xml:space="preserve"> </w:t>
          </w:r>
        </w:p>
      </w:tc>
      <w:tc>
        <w:tcPr>
          <w:tcW w:w="1119" w:type="dxa"/>
          <w:noWrap/>
        </w:tcPr>
        <w:p w14:paraId="1D35E9A7" w14:textId="2324FB69" w:rsidR="00743AF1" w:rsidRPr="006573E3" w:rsidRDefault="00743AF1" w:rsidP="00F36DDA">
          <w:pPr>
            <w:pStyle w:val="UMBencabezadoder"/>
          </w:pPr>
          <w:r w:rsidRPr="006573E3">
            <w:fldChar w:fldCharType="begin"/>
          </w:r>
          <w:r w:rsidRPr="006573E3">
            <w:instrText xml:space="preserve"> PAGE   \* MERGEFORMAT </w:instrText>
          </w:r>
          <w:r w:rsidRPr="006573E3">
            <w:fldChar w:fldCharType="separate"/>
          </w:r>
          <w:r w:rsidR="00F12171">
            <w:rPr>
              <w:noProof/>
            </w:rPr>
            <w:t>16</w:t>
          </w:r>
          <w:r w:rsidRPr="006573E3">
            <w:fldChar w:fldCharType="end"/>
          </w:r>
        </w:p>
      </w:tc>
    </w:tr>
  </w:tbl>
  <w:p w14:paraId="4A8CA802" w14:textId="77777777" w:rsidR="00743AF1" w:rsidRPr="004E6018" w:rsidRDefault="00743AF1">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4927CCCC" w14:textId="77777777" w:rsidTr="00653A04">
      <w:trPr>
        <w:ins w:id="1000" w:author="Artemis" w:date="2021-05-09T22:15:00Z"/>
      </w:trPr>
      <w:tc>
        <w:tcPr>
          <w:tcW w:w="1417" w:type="dxa"/>
        </w:tcPr>
        <w:p w14:paraId="5F4C7A5F" w14:textId="2010B8D1" w:rsidR="00743AF1" w:rsidRPr="00822920" w:rsidRDefault="00743AF1" w:rsidP="008841C7">
          <w:pPr>
            <w:pStyle w:val="UMBencabezadoizq"/>
            <w:rPr>
              <w:ins w:id="1001" w:author="Artemis" w:date="2021-05-09T22:15:00Z"/>
            </w:rPr>
          </w:pPr>
          <w:ins w:id="1002" w:author="Artemis" w:date="2021-05-09T22:15:00Z">
            <w:r w:rsidRPr="006573E3">
              <w:fldChar w:fldCharType="begin"/>
            </w:r>
            <w:r w:rsidRPr="006573E3">
              <w:instrText xml:space="preserve"> PAGE   \* MERGEFORMAT </w:instrText>
            </w:r>
            <w:r w:rsidRPr="006573E3">
              <w:fldChar w:fldCharType="separate"/>
            </w:r>
          </w:ins>
          <w:r w:rsidR="00D90585">
            <w:rPr>
              <w:noProof/>
            </w:rPr>
            <w:t>11</w:t>
          </w:r>
          <w:ins w:id="1003" w:author="Artemis" w:date="2021-05-09T22:15:00Z">
            <w:r w:rsidRPr="006573E3">
              <w:fldChar w:fldCharType="end"/>
            </w:r>
          </w:ins>
        </w:p>
      </w:tc>
      <w:tc>
        <w:tcPr>
          <w:tcW w:w="7704" w:type="dxa"/>
          <w:noWrap/>
        </w:tcPr>
        <w:p w14:paraId="13FF6DE6" w14:textId="552B6D92" w:rsidR="00743AF1" w:rsidRPr="006573E3" w:rsidRDefault="00743AF1">
          <w:pPr>
            <w:pStyle w:val="UMBencabezadoder"/>
            <w:rPr>
              <w:ins w:id="1004" w:author="Artemis" w:date="2021-05-09T22:15:00Z"/>
            </w:rPr>
          </w:pPr>
          <w:ins w:id="1005" w:author="Artemis" w:date="2021-05-09T22:15:00Z">
            <w:r>
              <w:t xml:space="preserve"> </w:t>
            </w:r>
          </w:ins>
          <w:ins w:id="1006" w:author="Artemis" w:date="2021-05-09T22:46:00Z">
            <w:r>
              <w:t>Capítulo I</w:t>
            </w:r>
          </w:ins>
        </w:p>
      </w:tc>
    </w:tr>
  </w:tbl>
  <w:p w14:paraId="16E88973" w14:textId="77777777" w:rsidR="00743AF1" w:rsidRDefault="00743AF1">
    <w:pPr>
      <w:pStyle w:val="Encabezado"/>
      <w:ind w:firstLine="0"/>
      <w:pPrChange w:id="1007" w:author="Artemis" w:date="2021-05-09T22:15:00Z">
        <w:pPr>
          <w:pStyle w:val="Encabezado"/>
        </w:pPr>
      </w:pPrChang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45FC35AB" w14:textId="77777777" w:rsidTr="00C345FB">
      <w:tc>
        <w:tcPr>
          <w:tcW w:w="1417" w:type="dxa"/>
        </w:tcPr>
        <w:p w14:paraId="5C6888FF" w14:textId="3118C4C0" w:rsidR="00743AF1" w:rsidRPr="00822920" w:rsidRDefault="00743AF1" w:rsidP="00F36DDA">
          <w:pPr>
            <w:pStyle w:val="UMBencabezadoizq"/>
          </w:pPr>
          <w:r w:rsidRPr="006573E3">
            <w:fldChar w:fldCharType="begin"/>
          </w:r>
          <w:r w:rsidRPr="006573E3">
            <w:instrText xml:space="preserve"> PAGE   \* MERGEFORMAT </w:instrText>
          </w:r>
          <w:r w:rsidRPr="006573E3">
            <w:fldChar w:fldCharType="separate"/>
          </w:r>
          <w:r>
            <w:rPr>
              <w:noProof/>
            </w:rPr>
            <w:t>32</w:t>
          </w:r>
          <w:r w:rsidRPr="006573E3">
            <w:fldChar w:fldCharType="end"/>
          </w:r>
        </w:p>
      </w:tc>
      <w:tc>
        <w:tcPr>
          <w:tcW w:w="7704" w:type="dxa"/>
          <w:noWrap/>
        </w:tcPr>
        <w:p w14:paraId="315C88E3" w14:textId="5356466F" w:rsidR="00743AF1" w:rsidRPr="006573E3" w:rsidRDefault="00743AF1" w:rsidP="00F36DDA">
          <w:pPr>
            <w:pStyle w:val="UMBencabezadoder"/>
          </w:pPr>
          <w:del w:id="1542" w:author="Artemis" w:date="2021-05-09T21:24:00Z">
            <w:r w:rsidDel="00371603">
              <w:delText>Marco teórico y referencial</w:delText>
            </w:r>
          </w:del>
          <w:ins w:id="1543" w:author="Artemis" w:date="2021-05-09T21:24:00Z">
            <w:r>
              <w:t xml:space="preserve">Capítulo </w:t>
            </w:r>
          </w:ins>
          <w:ins w:id="1544" w:author="Artemis" w:date="2021-05-09T21:31:00Z">
            <w:r>
              <w:t>I</w:t>
            </w:r>
          </w:ins>
          <w:ins w:id="1545" w:author="Artemis" w:date="2021-05-09T21:24:00Z">
            <w:r>
              <w:t>I</w:t>
            </w:r>
          </w:ins>
        </w:p>
      </w:tc>
    </w:tr>
  </w:tbl>
  <w:p w14:paraId="61F18263" w14:textId="77777777" w:rsidR="00743AF1" w:rsidRDefault="00743AF1">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5CC6FA64" w14:textId="77777777" w:rsidTr="002D716A">
      <w:tc>
        <w:tcPr>
          <w:tcW w:w="7670" w:type="dxa"/>
        </w:tcPr>
        <w:p w14:paraId="20E4ADD6" w14:textId="66EACAAD" w:rsidR="00743AF1" w:rsidRPr="00822920" w:rsidRDefault="00743AF1">
          <w:pPr>
            <w:pStyle w:val="UMBencabezadoizq"/>
          </w:pPr>
          <w:r>
            <w:t xml:space="preserve">Capítulo </w:t>
          </w:r>
          <w:ins w:id="1546" w:author="Artemis" w:date="2021-05-09T22:09:00Z">
            <w:r>
              <w:t>I</w:t>
            </w:r>
          </w:ins>
          <w:del w:id="1547" w:author="Artemis" w:date="2021-05-09T21:31:00Z">
            <w:r w:rsidDel="004A6B9E">
              <w:delText xml:space="preserve">2 </w:delText>
            </w:r>
          </w:del>
          <w:ins w:id="1548" w:author="Artemis" w:date="2021-05-09T21:31:00Z">
            <w:r>
              <w:t xml:space="preserve">I </w:t>
            </w:r>
          </w:ins>
        </w:p>
      </w:tc>
      <w:tc>
        <w:tcPr>
          <w:tcW w:w="1119" w:type="dxa"/>
          <w:noWrap/>
        </w:tcPr>
        <w:p w14:paraId="7FEDB1B2" w14:textId="66DE857A" w:rsidR="00743AF1" w:rsidRPr="006573E3" w:rsidRDefault="00743AF1" w:rsidP="00F36DDA">
          <w:pPr>
            <w:pStyle w:val="UMBencabezadoder"/>
          </w:pPr>
          <w:r w:rsidRPr="006573E3">
            <w:fldChar w:fldCharType="begin"/>
          </w:r>
          <w:r w:rsidRPr="006573E3">
            <w:instrText xml:space="preserve"> PAGE   \* MERGEFORMAT </w:instrText>
          </w:r>
          <w:r w:rsidRPr="006573E3">
            <w:fldChar w:fldCharType="separate"/>
          </w:r>
          <w:r w:rsidR="00F12171">
            <w:rPr>
              <w:noProof/>
            </w:rPr>
            <w:t>27</w:t>
          </w:r>
          <w:r w:rsidRPr="006573E3">
            <w:fldChar w:fldCharType="end"/>
          </w:r>
        </w:p>
      </w:tc>
    </w:tr>
  </w:tbl>
  <w:p w14:paraId="5B1C4727" w14:textId="77777777" w:rsidR="00743AF1" w:rsidRPr="004E6018" w:rsidRDefault="00743AF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C4655" w14:textId="77777777" w:rsidR="00743AF1" w:rsidRPr="008841C7" w:rsidRDefault="00743AF1">
    <w:pPr>
      <w:pStyle w:val="Encabezado"/>
      <w:ind w:firstLine="0"/>
      <w:pPrChange w:id="22" w:author="Artemis" w:date="2021-05-09T22:14:00Z">
        <w:pPr>
          <w:pStyle w:val="Encabezado"/>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744C56B2" w14:textId="77777777" w:rsidTr="00653A04">
      <w:trPr>
        <w:ins w:id="1549" w:author="Artemis" w:date="2021-05-09T22:49:00Z"/>
      </w:trPr>
      <w:tc>
        <w:tcPr>
          <w:tcW w:w="1417" w:type="dxa"/>
        </w:tcPr>
        <w:p w14:paraId="796298E3" w14:textId="7C74AAA2" w:rsidR="00743AF1" w:rsidRPr="00822920" w:rsidRDefault="00743AF1" w:rsidP="000706D0">
          <w:pPr>
            <w:pStyle w:val="UMBencabezadoizq"/>
            <w:rPr>
              <w:ins w:id="1550" w:author="Artemis" w:date="2021-05-09T22:49:00Z"/>
            </w:rPr>
          </w:pPr>
          <w:ins w:id="1551" w:author="Artemis" w:date="2021-05-09T22:49:00Z">
            <w:r w:rsidRPr="006573E3">
              <w:fldChar w:fldCharType="begin"/>
            </w:r>
            <w:r w:rsidRPr="006573E3">
              <w:instrText xml:space="preserve"> PAGE   \* MERGEFORMAT </w:instrText>
            </w:r>
            <w:r w:rsidRPr="006573E3">
              <w:fldChar w:fldCharType="separate"/>
            </w:r>
          </w:ins>
          <w:r w:rsidR="00D90585">
            <w:rPr>
              <w:noProof/>
            </w:rPr>
            <w:t>17</w:t>
          </w:r>
          <w:ins w:id="1552" w:author="Artemis" w:date="2021-05-09T22:49:00Z">
            <w:r w:rsidRPr="006573E3">
              <w:fldChar w:fldCharType="end"/>
            </w:r>
          </w:ins>
        </w:p>
      </w:tc>
      <w:tc>
        <w:tcPr>
          <w:tcW w:w="7704" w:type="dxa"/>
          <w:noWrap/>
        </w:tcPr>
        <w:p w14:paraId="56902E48" w14:textId="07250D9B" w:rsidR="00743AF1" w:rsidRPr="006573E3" w:rsidRDefault="00743AF1" w:rsidP="000706D0">
          <w:pPr>
            <w:pStyle w:val="UMBencabezadoder"/>
            <w:rPr>
              <w:ins w:id="1553" w:author="Artemis" w:date="2021-05-09T22:49:00Z"/>
            </w:rPr>
          </w:pPr>
          <w:ins w:id="1554" w:author="Artemis" w:date="2021-05-09T22:49:00Z">
            <w:r>
              <w:t xml:space="preserve"> Capítulo II</w:t>
            </w:r>
          </w:ins>
        </w:p>
      </w:tc>
    </w:tr>
  </w:tbl>
  <w:p w14:paraId="0CB8BB1C" w14:textId="7ADCC29B" w:rsidR="00743AF1" w:rsidRPr="000706D0" w:rsidRDefault="00743AF1">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64B5288B" w14:textId="77777777" w:rsidTr="00C345FB">
      <w:tc>
        <w:tcPr>
          <w:tcW w:w="1417" w:type="dxa"/>
        </w:tcPr>
        <w:p w14:paraId="50A4A651" w14:textId="0F10BEBF" w:rsidR="00743AF1" w:rsidRPr="00822920" w:rsidRDefault="00743AF1" w:rsidP="00F36DDA">
          <w:pPr>
            <w:pStyle w:val="UMBencabezadoizq"/>
          </w:pPr>
          <w:r w:rsidRPr="006573E3">
            <w:fldChar w:fldCharType="begin"/>
          </w:r>
          <w:r w:rsidRPr="006573E3">
            <w:instrText xml:space="preserve"> PAGE   \* MERGEFORMAT </w:instrText>
          </w:r>
          <w:r w:rsidRPr="006573E3">
            <w:fldChar w:fldCharType="separate"/>
          </w:r>
          <w:r>
            <w:rPr>
              <w:noProof/>
            </w:rPr>
            <w:t>50</w:t>
          </w:r>
          <w:r w:rsidRPr="006573E3">
            <w:fldChar w:fldCharType="end"/>
          </w:r>
        </w:p>
      </w:tc>
      <w:tc>
        <w:tcPr>
          <w:tcW w:w="7704" w:type="dxa"/>
          <w:noWrap/>
        </w:tcPr>
        <w:p w14:paraId="578D59A6" w14:textId="0A91D03C" w:rsidR="00743AF1" w:rsidRPr="006573E3" w:rsidRDefault="00743AF1" w:rsidP="00F36DDA">
          <w:pPr>
            <w:pStyle w:val="UMBencabezadoder"/>
          </w:pPr>
          <w:r>
            <w:t>Marco metodológico</w:t>
          </w:r>
        </w:p>
      </w:tc>
    </w:tr>
  </w:tbl>
  <w:p w14:paraId="2104FADD" w14:textId="77777777" w:rsidR="00743AF1" w:rsidRDefault="00743AF1">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44A0BB7F" w14:textId="77777777" w:rsidTr="002D716A">
      <w:tc>
        <w:tcPr>
          <w:tcW w:w="7670" w:type="dxa"/>
        </w:tcPr>
        <w:p w14:paraId="443EF451" w14:textId="412B3B19" w:rsidR="00743AF1" w:rsidRPr="00822920" w:rsidRDefault="00743AF1" w:rsidP="00F36DDA">
          <w:pPr>
            <w:pStyle w:val="UMBencabezadoizq"/>
          </w:pPr>
          <w:r>
            <w:t>Capítulo III</w:t>
          </w:r>
        </w:p>
      </w:tc>
      <w:tc>
        <w:tcPr>
          <w:tcW w:w="1119" w:type="dxa"/>
          <w:noWrap/>
        </w:tcPr>
        <w:p w14:paraId="3E2FA383" w14:textId="59F97869" w:rsidR="00743AF1" w:rsidRPr="006573E3" w:rsidRDefault="00743AF1" w:rsidP="00F36DDA">
          <w:pPr>
            <w:pStyle w:val="UMBencabezadoder"/>
          </w:pPr>
          <w:r w:rsidRPr="006573E3">
            <w:fldChar w:fldCharType="begin"/>
          </w:r>
          <w:r w:rsidRPr="006573E3">
            <w:instrText xml:space="preserve"> PAGE   \* MERGEFORMAT </w:instrText>
          </w:r>
          <w:r w:rsidRPr="006573E3">
            <w:fldChar w:fldCharType="separate"/>
          </w:r>
          <w:r w:rsidR="00D90585">
            <w:rPr>
              <w:noProof/>
            </w:rPr>
            <w:t>49</w:t>
          </w:r>
          <w:r w:rsidRPr="006573E3">
            <w:fldChar w:fldCharType="end"/>
          </w:r>
        </w:p>
      </w:tc>
    </w:tr>
  </w:tbl>
  <w:p w14:paraId="4115E803" w14:textId="77777777" w:rsidR="00743AF1" w:rsidRPr="004E6018" w:rsidRDefault="00743AF1" w:rsidP="009F5E15">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09F8C53C" w14:textId="77777777" w:rsidTr="00653A04">
      <w:trPr>
        <w:ins w:id="2550" w:author="Artemis" w:date="2021-05-09T22:49:00Z"/>
      </w:trPr>
      <w:tc>
        <w:tcPr>
          <w:tcW w:w="1417" w:type="dxa"/>
        </w:tcPr>
        <w:p w14:paraId="1B082A75" w14:textId="6D0872C1" w:rsidR="00743AF1" w:rsidRPr="00822920" w:rsidRDefault="00743AF1" w:rsidP="000706D0">
          <w:pPr>
            <w:pStyle w:val="UMBencabezadoizq"/>
            <w:rPr>
              <w:ins w:id="2551" w:author="Artemis" w:date="2021-05-09T22:49:00Z"/>
            </w:rPr>
          </w:pPr>
          <w:ins w:id="2552" w:author="Artemis" w:date="2021-05-09T22:49:00Z">
            <w:r w:rsidRPr="006573E3">
              <w:fldChar w:fldCharType="begin"/>
            </w:r>
            <w:r w:rsidRPr="006573E3">
              <w:instrText xml:space="preserve"> PAGE   \* MERGEFORMAT </w:instrText>
            </w:r>
            <w:r w:rsidRPr="006573E3">
              <w:fldChar w:fldCharType="separate"/>
            </w:r>
          </w:ins>
          <w:r w:rsidR="00D90585">
            <w:rPr>
              <w:noProof/>
            </w:rPr>
            <w:t>51</w:t>
          </w:r>
          <w:ins w:id="2553" w:author="Artemis" w:date="2021-05-09T22:49:00Z">
            <w:r w:rsidRPr="006573E3">
              <w:fldChar w:fldCharType="end"/>
            </w:r>
          </w:ins>
        </w:p>
      </w:tc>
      <w:tc>
        <w:tcPr>
          <w:tcW w:w="7704" w:type="dxa"/>
          <w:noWrap/>
        </w:tcPr>
        <w:p w14:paraId="235188C5" w14:textId="1A19A450" w:rsidR="00743AF1" w:rsidRPr="006573E3" w:rsidRDefault="00743AF1" w:rsidP="00E2111A">
          <w:pPr>
            <w:pStyle w:val="UMBencabezadoder"/>
            <w:rPr>
              <w:ins w:id="2554" w:author="Artemis" w:date="2021-05-09T22:49:00Z"/>
            </w:rPr>
          </w:pPr>
          <w:ins w:id="2555" w:author="Artemis" w:date="2021-05-09T22:49:00Z">
            <w:r>
              <w:t xml:space="preserve"> Capítulo </w:t>
            </w:r>
          </w:ins>
          <w:r>
            <w:t>IV</w:t>
          </w:r>
        </w:p>
      </w:tc>
    </w:tr>
  </w:tbl>
  <w:p w14:paraId="27B35635" w14:textId="7FF98087" w:rsidR="00743AF1" w:rsidRPr="000706D0" w:rsidRDefault="00743AF1">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31DB8EEC" w14:textId="77777777" w:rsidTr="002D716A">
      <w:tc>
        <w:tcPr>
          <w:tcW w:w="7670" w:type="dxa"/>
        </w:tcPr>
        <w:p w14:paraId="614E131C" w14:textId="1E19ED06" w:rsidR="00743AF1" w:rsidRPr="00822920" w:rsidRDefault="00743AF1" w:rsidP="00F36DDA">
          <w:pPr>
            <w:pStyle w:val="UMBencabezadoizq"/>
          </w:pPr>
          <w:r>
            <w:t>Capítulo IV</w:t>
          </w:r>
        </w:p>
      </w:tc>
      <w:tc>
        <w:tcPr>
          <w:tcW w:w="1119" w:type="dxa"/>
          <w:noWrap/>
        </w:tcPr>
        <w:p w14:paraId="0B4003B9" w14:textId="73789D99" w:rsidR="00743AF1" w:rsidRPr="006573E3" w:rsidRDefault="00743AF1" w:rsidP="00F36DDA">
          <w:pPr>
            <w:pStyle w:val="UMBencabezadoder"/>
          </w:pPr>
          <w:r w:rsidRPr="006573E3">
            <w:fldChar w:fldCharType="begin"/>
          </w:r>
          <w:r w:rsidRPr="006573E3">
            <w:instrText xml:space="preserve"> PAGE   \* MERGEFORMAT </w:instrText>
          </w:r>
          <w:r w:rsidRPr="006573E3">
            <w:fldChar w:fldCharType="separate"/>
          </w:r>
          <w:r w:rsidR="00D90585">
            <w:rPr>
              <w:noProof/>
            </w:rPr>
            <w:t>56</w:t>
          </w:r>
          <w:r w:rsidRPr="006573E3">
            <w:fldChar w:fldCharType="end"/>
          </w:r>
        </w:p>
      </w:tc>
    </w:tr>
  </w:tbl>
  <w:p w14:paraId="4F06CED9" w14:textId="77777777" w:rsidR="00743AF1" w:rsidRPr="004E6018" w:rsidRDefault="00743AF1" w:rsidP="009F5E15">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7E1AEB2F" w14:textId="77777777" w:rsidTr="00653A04">
      <w:trPr>
        <w:ins w:id="2577" w:author="Artemis" w:date="2021-05-09T22:49:00Z"/>
      </w:trPr>
      <w:tc>
        <w:tcPr>
          <w:tcW w:w="1417" w:type="dxa"/>
        </w:tcPr>
        <w:p w14:paraId="3E29D47C" w14:textId="10E4A920" w:rsidR="00743AF1" w:rsidRPr="00822920" w:rsidRDefault="00743AF1" w:rsidP="000706D0">
          <w:pPr>
            <w:pStyle w:val="UMBencabezadoizq"/>
            <w:rPr>
              <w:ins w:id="2578" w:author="Artemis" w:date="2021-05-09T22:49:00Z"/>
            </w:rPr>
          </w:pPr>
          <w:ins w:id="2579" w:author="Artemis" w:date="2021-05-09T22:49:00Z">
            <w:r w:rsidRPr="006573E3">
              <w:fldChar w:fldCharType="begin"/>
            </w:r>
            <w:r w:rsidRPr="006573E3">
              <w:instrText xml:space="preserve"> PAGE   \* MERGEFORMAT </w:instrText>
            </w:r>
            <w:r w:rsidRPr="006573E3">
              <w:fldChar w:fldCharType="separate"/>
            </w:r>
          </w:ins>
          <w:r w:rsidR="00D90585">
            <w:rPr>
              <w:noProof/>
            </w:rPr>
            <w:t>61</w:t>
          </w:r>
          <w:ins w:id="2580" w:author="Artemis" w:date="2021-05-09T22:49:00Z">
            <w:r w:rsidRPr="006573E3">
              <w:fldChar w:fldCharType="end"/>
            </w:r>
          </w:ins>
        </w:p>
      </w:tc>
      <w:tc>
        <w:tcPr>
          <w:tcW w:w="7704" w:type="dxa"/>
          <w:noWrap/>
        </w:tcPr>
        <w:p w14:paraId="65C97F06" w14:textId="580C94CF" w:rsidR="00743AF1" w:rsidRPr="006573E3" w:rsidRDefault="00743AF1" w:rsidP="00E2111A">
          <w:pPr>
            <w:pStyle w:val="UMBencabezadoder"/>
            <w:rPr>
              <w:ins w:id="2581" w:author="Artemis" w:date="2021-05-09T22:49:00Z"/>
            </w:rPr>
          </w:pPr>
          <w:ins w:id="2582" w:author="Artemis" w:date="2021-05-09T22:49:00Z">
            <w:r>
              <w:t xml:space="preserve"> Capítulo </w:t>
            </w:r>
          </w:ins>
          <w:r>
            <w:t>V</w:t>
          </w:r>
        </w:p>
      </w:tc>
    </w:tr>
  </w:tbl>
  <w:p w14:paraId="69BD5A64" w14:textId="77777777" w:rsidR="00743AF1" w:rsidRPr="000706D0" w:rsidRDefault="00743AF1">
    <w:pPr>
      <w:pStyle w:val="Encabezad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3AA515BC" w14:textId="77777777" w:rsidTr="002D716A">
      <w:tc>
        <w:tcPr>
          <w:tcW w:w="7670" w:type="dxa"/>
        </w:tcPr>
        <w:p w14:paraId="784CEDEC" w14:textId="540E6EDB" w:rsidR="00743AF1" w:rsidRPr="00822920" w:rsidRDefault="00743AF1" w:rsidP="00F36DDA">
          <w:pPr>
            <w:pStyle w:val="UMBencabezadoizq"/>
          </w:pPr>
          <w:r>
            <w:t>Capítulo V</w:t>
          </w:r>
        </w:p>
      </w:tc>
      <w:tc>
        <w:tcPr>
          <w:tcW w:w="1119" w:type="dxa"/>
          <w:noWrap/>
        </w:tcPr>
        <w:p w14:paraId="3A506E52" w14:textId="2E769BB0" w:rsidR="00743AF1" w:rsidRPr="006573E3" w:rsidRDefault="00743AF1" w:rsidP="00F36DDA">
          <w:pPr>
            <w:pStyle w:val="UMBencabezadoder"/>
          </w:pPr>
          <w:r w:rsidRPr="006573E3">
            <w:fldChar w:fldCharType="begin"/>
          </w:r>
          <w:r w:rsidRPr="006573E3">
            <w:instrText xml:space="preserve"> PAGE   \* MERGEFORMAT </w:instrText>
          </w:r>
          <w:r w:rsidRPr="006573E3">
            <w:fldChar w:fldCharType="separate"/>
          </w:r>
          <w:r w:rsidR="00D90585">
            <w:rPr>
              <w:noProof/>
            </w:rPr>
            <w:t>62</w:t>
          </w:r>
          <w:r w:rsidRPr="006573E3">
            <w:fldChar w:fldCharType="end"/>
          </w:r>
        </w:p>
      </w:tc>
    </w:tr>
  </w:tbl>
  <w:p w14:paraId="6A3F8DE2" w14:textId="77777777" w:rsidR="00743AF1" w:rsidRPr="004E6018" w:rsidRDefault="00743AF1" w:rsidP="009F5E15">
    <w:pPr>
      <w:pStyle w:val="Encabezad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10B36034" w14:textId="77777777" w:rsidTr="00C345FB">
      <w:tc>
        <w:tcPr>
          <w:tcW w:w="1417" w:type="dxa"/>
        </w:tcPr>
        <w:p w14:paraId="6C829C8E" w14:textId="71648B78" w:rsidR="00743AF1" w:rsidRPr="00822920" w:rsidRDefault="00743AF1" w:rsidP="00F36DDA">
          <w:pPr>
            <w:pStyle w:val="UMBencabezadoizq"/>
          </w:pPr>
          <w:r w:rsidRPr="006573E3">
            <w:fldChar w:fldCharType="begin"/>
          </w:r>
          <w:r w:rsidRPr="006573E3">
            <w:instrText xml:space="preserve"> PAGE   \* MERGEFORMAT </w:instrText>
          </w:r>
          <w:r w:rsidRPr="006573E3">
            <w:fldChar w:fldCharType="separate"/>
          </w:r>
          <w:r>
            <w:rPr>
              <w:noProof/>
            </w:rPr>
            <w:t>60</w:t>
          </w:r>
          <w:r w:rsidRPr="006573E3">
            <w:fldChar w:fldCharType="end"/>
          </w:r>
        </w:p>
      </w:tc>
      <w:tc>
        <w:tcPr>
          <w:tcW w:w="7704" w:type="dxa"/>
          <w:noWrap/>
        </w:tcPr>
        <w:p w14:paraId="69BCF296" w14:textId="224EAE53" w:rsidR="00743AF1" w:rsidRPr="006573E3" w:rsidRDefault="00743AF1" w:rsidP="00F36DDA">
          <w:pPr>
            <w:pStyle w:val="UMBencabezadoder"/>
          </w:pPr>
          <w:r>
            <w:t>Análisis y discusión de resultados</w:t>
          </w:r>
        </w:p>
      </w:tc>
    </w:tr>
  </w:tbl>
  <w:p w14:paraId="26533532" w14:textId="77777777" w:rsidR="00743AF1" w:rsidRDefault="00743AF1">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57639695" w14:textId="77777777" w:rsidTr="002D716A">
      <w:tc>
        <w:tcPr>
          <w:tcW w:w="7670" w:type="dxa"/>
        </w:tcPr>
        <w:p w14:paraId="5DEF6E81" w14:textId="6F94ED5C" w:rsidR="00743AF1" w:rsidRPr="00822920" w:rsidRDefault="00743AF1" w:rsidP="00F36DDA">
          <w:pPr>
            <w:pStyle w:val="UMBencabezadoizq"/>
          </w:pPr>
          <w:r>
            <w:t xml:space="preserve">Capítulo 4 </w:t>
          </w:r>
        </w:p>
      </w:tc>
      <w:tc>
        <w:tcPr>
          <w:tcW w:w="1119" w:type="dxa"/>
          <w:noWrap/>
        </w:tcPr>
        <w:p w14:paraId="456F3C28" w14:textId="60897BE6" w:rsidR="00743AF1" w:rsidRPr="006573E3" w:rsidRDefault="00743AF1" w:rsidP="00F36DDA">
          <w:pPr>
            <w:pStyle w:val="UMBencabezadoder"/>
          </w:pPr>
          <w:r w:rsidRPr="006573E3">
            <w:fldChar w:fldCharType="begin"/>
          </w:r>
          <w:r w:rsidRPr="006573E3">
            <w:instrText xml:space="preserve"> PAGE   \* MERGEFORMAT </w:instrText>
          </w:r>
          <w:r w:rsidRPr="006573E3">
            <w:fldChar w:fldCharType="separate"/>
          </w:r>
          <w:r>
            <w:rPr>
              <w:noProof/>
            </w:rPr>
            <w:t>89</w:t>
          </w:r>
          <w:r w:rsidRPr="006573E3">
            <w:fldChar w:fldCharType="end"/>
          </w:r>
        </w:p>
      </w:tc>
    </w:tr>
  </w:tbl>
  <w:p w14:paraId="3EAFA295" w14:textId="77777777" w:rsidR="00743AF1" w:rsidRPr="004E6018" w:rsidRDefault="00743AF1">
    <w:pPr>
      <w:pStyle w:val="Encabezado"/>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1307B463" w14:textId="77777777" w:rsidTr="00C345FB">
      <w:tc>
        <w:tcPr>
          <w:tcW w:w="1417" w:type="dxa"/>
        </w:tcPr>
        <w:p w14:paraId="1C307B5B" w14:textId="76D19E49" w:rsidR="00743AF1" w:rsidRPr="00822920" w:rsidRDefault="00743AF1" w:rsidP="00F36DDA">
          <w:pPr>
            <w:pStyle w:val="UMBencabezadoizq"/>
          </w:pPr>
          <w:r w:rsidRPr="006573E3">
            <w:fldChar w:fldCharType="begin"/>
          </w:r>
          <w:r w:rsidRPr="006573E3">
            <w:instrText xml:space="preserve"> PAGE   \* MERGEFORMAT </w:instrText>
          </w:r>
          <w:r w:rsidRPr="006573E3">
            <w:fldChar w:fldCharType="separate"/>
          </w:r>
          <w:r>
            <w:rPr>
              <w:noProof/>
            </w:rPr>
            <w:t>62</w:t>
          </w:r>
          <w:r w:rsidRPr="006573E3">
            <w:fldChar w:fldCharType="end"/>
          </w:r>
        </w:p>
      </w:tc>
      <w:tc>
        <w:tcPr>
          <w:tcW w:w="7704" w:type="dxa"/>
          <w:noWrap/>
        </w:tcPr>
        <w:p w14:paraId="0AF924DC" w14:textId="3F9D3280" w:rsidR="00743AF1" w:rsidRPr="006573E3" w:rsidRDefault="00743AF1" w:rsidP="00F36DDA">
          <w:pPr>
            <w:pStyle w:val="UMBencabezadoder"/>
          </w:pPr>
          <w:r>
            <w:t>Conclusiones y recomendaciones</w:t>
          </w:r>
        </w:p>
      </w:tc>
    </w:tr>
  </w:tbl>
  <w:p w14:paraId="77E35407" w14:textId="77777777" w:rsidR="00743AF1" w:rsidRDefault="00743AF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5EBB2" w14:textId="77777777" w:rsidR="00743AF1" w:rsidRPr="008841C7" w:rsidRDefault="00743AF1">
    <w:pPr>
      <w:pStyle w:val="Encabezado"/>
      <w:ind w:firstLine="0"/>
      <w:pPrChange w:id="91" w:author="Artemis" w:date="2021-05-09T22:14:00Z">
        <w:pPr>
          <w:pStyle w:val="Encabezado"/>
        </w:pPr>
      </w:pPrChange>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6E98E11B" w14:textId="77777777" w:rsidTr="002D716A">
      <w:tc>
        <w:tcPr>
          <w:tcW w:w="7670" w:type="dxa"/>
        </w:tcPr>
        <w:p w14:paraId="0F1963E5" w14:textId="55E3420B" w:rsidR="00743AF1" w:rsidRPr="00822920" w:rsidRDefault="00743AF1" w:rsidP="00F36DDA">
          <w:pPr>
            <w:pStyle w:val="UMBencabezadoizq"/>
          </w:pPr>
          <w:r>
            <w:t xml:space="preserve">Capítulo 5 </w:t>
          </w:r>
        </w:p>
      </w:tc>
      <w:tc>
        <w:tcPr>
          <w:tcW w:w="1119" w:type="dxa"/>
          <w:noWrap/>
        </w:tcPr>
        <w:p w14:paraId="5C1A0E06" w14:textId="558A4295" w:rsidR="00743AF1" w:rsidRPr="006573E3" w:rsidRDefault="00743AF1" w:rsidP="00F36DDA">
          <w:pPr>
            <w:pStyle w:val="UMBencabezadoder"/>
          </w:pPr>
          <w:r w:rsidRPr="006573E3">
            <w:fldChar w:fldCharType="begin"/>
          </w:r>
          <w:r w:rsidRPr="006573E3">
            <w:instrText xml:space="preserve"> PAGE   \* MERGEFORMAT </w:instrText>
          </w:r>
          <w:r w:rsidRPr="006573E3">
            <w:fldChar w:fldCharType="separate"/>
          </w:r>
          <w:r>
            <w:rPr>
              <w:noProof/>
            </w:rPr>
            <w:t>93</w:t>
          </w:r>
          <w:r w:rsidRPr="006573E3">
            <w:fldChar w:fldCharType="end"/>
          </w:r>
        </w:p>
      </w:tc>
    </w:tr>
  </w:tbl>
  <w:p w14:paraId="09467FC5" w14:textId="77777777" w:rsidR="00743AF1" w:rsidRPr="004E6018" w:rsidRDefault="00743AF1">
    <w:pPr>
      <w:pStyle w:val="Encabezado"/>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149DBCC6" w14:textId="77777777" w:rsidTr="00C345FB">
      <w:tc>
        <w:tcPr>
          <w:tcW w:w="1417" w:type="dxa"/>
        </w:tcPr>
        <w:p w14:paraId="43B92923" w14:textId="325A962E" w:rsidR="00743AF1" w:rsidRPr="00822920" w:rsidRDefault="00743AF1" w:rsidP="00F36DDA">
          <w:pPr>
            <w:pStyle w:val="UMBencabezadoizq"/>
          </w:pPr>
          <w:r w:rsidRPr="006573E3">
            <w:fldChar w:fldCharType="begin"/>
          </w:r>
          <w:r w:rsidRPr="006573E3">
            <w:instrText xml:space="preserve"> PAGE   \* MERGEFORMAT </w:instrText>
          </w:r>
          <w:r w:rsidRPr="006573E3">
            <w:fldChar w:fldCharType="separate"/>
          </w:r>
          <w:r>
            <w:rPr>
              <w:noProof/>
            </w:rPr>
            <w:t>58</w:t>
          </w:r>
          <w:r w:rsidRPr="006573E3">
            <w:fldChar w:fldCharType="end"/>
          </w:r>
        </w:p>
      </w:tc>
      <w:tc>
        <w:tcPr>
          <w:tcW w:w="7704" w:type="dxa"/>
          <w:noWrap/>
        </w:tcPr>
        <w:p w14:paraId="316BEE32" w14:textId="0B216CEB" w:rsidR="00743AF1" w:rsidRPr="006573E3" w:rsidRDefault="00743AF1" w:rsidP="00F36DDA">
          <w:pPr>
            <w:pStyle w:val="UMBencabezadoder"/>
          </w:pPr>
          <w:r>
            <w:t>Referencias bibliográficas</w:t>
          </w:r>
        </w:p>
      </w:tc>
    </w:tr>
  </w:tbl>
  <w:p w14:paraId="2B4DE5CF" w14:textId="77777777" w:rsidR="00743AF1" w:rsidRDefault="00743AF1">
    <w:pPr>
      <w:pStyle w:val="Encabezado"/>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3C0A3EA8" w14:textId="77777777" w:rsidTr="002D716A">
      <w:tc>
        <w:tcPr>
          <w:tcW w:w="7670" w:type="dxa"/>
        </w:tcPr>
        <w:p w14:paraId="14A2D6ED" w14:textId="67E39641" w:rsidR="00743AF1" w:rsidRPr="00822920" w:rsidRDefault="00743AF1" w:rsidP="00F36DDA">
          <w:pPr>
            <w:pStyle w:val="UMBencabezadoizq"/>
          </w:pPr>
          <w:r>
            <w:t xml:space="preserve">Referencias </w:t>
          </w:r>
        </w:p>
      </w:tc>
      <w:tc>
        <w:tcPr>
          <w:tcW w:w="1119" w:type="dxa"/>
          <w:noWrap/>
        </w:tcPr>
        <w:p w14:paraId="461C0575" w14:textId="6DA354BB" w:rsidR="00743AF1" w:rsidRPr="006573E3" w:rsidRDefault="00743AF1" w:rsidP="00F36DDA">
          <w:pPr>
            <w:pStyle w:val="UMBencabezadoder"/>
          </w:pPr>
          <w:r w:rsidRPr="006573E3">
            <w:fldChar w:fldCharType="begin"/>
          </w:r>
          <w:r w:rsidRPr="006573E3">
            <w:instrText xml:space="preserve"> PAGE   \* MERGEFORMAT </w:instrText>
          </w:r>
          <w:r w:rsidRPr="006573E3">
            <w:fldChar w:fldCharType="separate"/>
          </w:r>
          <w:r w:rsidR="00D90585">
            <w:rPr>
              <w:noProof/>
            </w:rPr>
            <w:t>65</w:t>
          </w:r>
          <w:r w:rsidRPr="006573E3">
            <w:fldChar w:fldCharType="end"/>
          </w:r>
        </w:p>
      </w:tc>
    </w:tr>
  </w:tbl>
  <w:p w14:paraId="13EF4A76" w14:textId="77777777" w:rsidR="00743AF1" w:rsidRPr="004E6018" w:rsidRDefault="00743AF1">
    <w:pPr>
      <w:pStyle w:val="Encabezado"/>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3DDCBA8D" w14:textId="77777777" w:rsidTr="00653A04">
      <w:trPr>
        <w:ins w:id="2845" w:author="Artemis" w:date="2021-05-09T22:47:00Z"/>
      </w:trPr>
      <w:tc>
        <w:tcPr>
          <w:tcW w:w="7670" w:type="dxa"/>
        </w:tcPr>
        <w:p w14:paraId="4235C1FF" w14:textId="770D3251" w:rsidR="00743AF1" w:rsidRPr="00822920" w:rsidRDefault="00743AF1" w:rsidP="000706D0">
          <w:pPr>
            <w:pStyle w:val="UMBencabezadoizq"/>
            <w:rPr>
              <w:ins w:id="2846" w:author="Artemis" w:date="2021-05-09T22:47:00Z"/>
            </w:rPr>
          </w:pPr>
          <w:r>
            <w:t xml:space="preserve">Referencias </w:t>
          </w:r>
        </w:p>
      </w:tc>
      <w:tc>
        <w:tcPr>
          <w:tcW w:w="1119" w:type="dxa"/>
          <w:noWrap/>
        </w:tcPr>
        <w:p w14:paraId="23603BA4" w14:textId="5F52C727" w:rsidR="00743AF1" w:rsidRPr="006573E3" w:rsidRDefault="00743AF1" w:rsidP="000706D0">
          <w:pPr>
            <w:pStyle w:val="UMBencabezadoder"/>
            <w:rPr>
              <w:ins w:id="2847" w:author="Artemis" w:date="2021-05-09T22:47:00Z"/>
            </w:rPr>
          </w:pPr>
          <w:ins w:id="2848" w:author="Artemis" w:date="2021-05-09T22:47:00Z">
            <w:r w:rsidRPr="006573E3">
              <w:fldChar w:fldCharType="begin"/>
            </w:r>
            <w:r w:rsidRPr="006573E3">
              <w:instrText xml:space="preserve"> PAGE   \* MERGEFORMAT </w:instrText>
            </w:r>
            <w:r w:rsidRPr="006573E3">
              <w:fldChar w:fldCharType="separate"/>
            </w:r>
          </w:ins>
          <w:r w:rsidR="00D90585">
            <w:rPr>
              <w:noProof/>
            </w:rPr>
            <w:t>63</w:t>
          </w:r>
          <w:ins w:id="2849" w:author="Artemis" w:date="2021-05-09T22:47:00Z">
            <w:r w:rsidRPr="006573E3">
              <w:fldChar w:fldCharType="end"/>
            </w:r>
          </w:ins>
        </w:p>
      </w:tc>
    </w:tr>
  </w:tbl>
  <w:p w14:paraId="787CA04A" w14:textId="2C10048C" w:rsidR="00743AF1" w:rsidRPr="00AB1821" w:rsidRDefault="00743AF1">
    <w:pPr>
      <w:pStyle w:val="Encabezado"/>
      <w:jc w:val="right"/>
      <w:pPrChange w:id="2850" w:author="Artemis" w:date="2021-05-09T22:12:00Z">
        <w:pPr>
          <w:pStyle w:val="Encabezado"/>
        </w:pPr>
      </w:pPrChange>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3B283DE1" w14:textId="77777777" w:rsidTr="00C345FB">
      <w:tc>
        <w:tcPr>
          <w:tcW w:w="1417" w:type="dxa"/>
        </w:tcPr>
        <w:p w14:paraId="3BD51A4B" w14:textId="78941F49" w:rsidR="00743AF1" w:rsidRPr="00822920" w:rsidRDefault="00743AF1" w:rsidP="00F36DDA">
          <w:pPr>
            <w:pStyle w:val="UMBencabezadoizq"/>
          </w:pPr>
          <w:r w:rsidRPr="006573E3">
            <w:fldChar w:fldCharType="begin"/>
          </w:r>
          <w:r w:rsidRPr="006573E3">
            <w:instrText xml:space="preserve"> PAGE   \* MERGEFORMAT </w:instrText>
          </w:r>
          <w:r w:rsidRPr="006573E3">
            <w:fldChar w:fldCharType="separate"/>
          </w:r>
          <w:r>
            <w:rPr>
              <w:noProof/>
            </w:rPr>
            <w:t>40</w:t>
          </w:r>
          <w:r w:rsidRPr="006573E3">
            <w:fldChar w:fldCharType="end"/>
          </w:r>
        </w:p>
      </w:tc>
      <w:tc>
        <w:tcPr>
          <w:tcW w:w="7704" w:type="dxa"/>
          <w:noWrap/>
        </w:tcPr>
        <w:p w14:paraId="795E8BDB" w14:textId="3BA003E4" w:rsidR="00743AF1" w:rsidRPr="006573E3" w:rsidRDefault="00743AF1">
          <w:pPr>
            <w:pStyle w:val="UMBencabezadoder"/>
          </w:pPr>
          <w:ins w:id="2962" w:author="Artemis" w:date="2021-05-09T21:33:00Z">
            <w:r>
              <w:t>Anexos</w:t>
            </w:r>
          </w:ins>
          <w:del w:id="2963" w:author="Artemis" w:date="2021-05-09T21:32:00Z">
            <w:r w:rsidDel="004A6B9E">
              <w:delText>Anexo A</w:delText>
            </w:r>
          </w:del>
        </w:p>
      </w:tc>
    </w:tr>
  </w:tbl>
  <w:p w14:paraId="0F4B9068" w14:textId="77777777" w:rsidR="00743AF1" w:rsidRDefault="00743AF1">
    <w:pPr>
      <w:pStyle w:val="Encabezado"/>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3414F4D2" w14:textId="77777777" w:rsidTr="002D716A">
      <w:tc>
        <w:tcPr>
          <w:tcW w:w="7670" w:type="dxa"/>
        </w:tcPr>
        <w:p w14:paraId="451087E8" w14:textId="5FB170A1" w:rsidR="00743AF1" w:rsidRPr="00822920" w:rsidRDefault="00743AF1">
          <w:pPr>
            <w:pStyle w:val="UMBencabezadoizq"/>
          </w:pPr>
          <w:ins w:id="2964" w:author="Artemis" w:date="2021-05-09T22:13:00Z">
            <w:r>
              <w:t>Anexo</w:t>
            </w:r>
          </w:ins>
          <w:del w:id="2965" w:author="Artemis" w:date="2021-05-09T21:32:00Z">
            <w:r w:rsidDel="004A6B9E">
              <w:delText>Anexo A</w:delText>
            </w:r>
          </w:del>
          <w:del w:id="2966" w:author="Artemis" w:date="2021-05-09T22:12:00Z">
            <w:r w:rsidDel="00AB1821">
              <w:delText xml:space="preserve"> </w:delText>
            </w:r>
          </w:del>
        </w:p>
      </w:tc>
      <w:tc>
        <w:tcPr>
          <w:tcW w:w="1119" w:type="dxa"/>
          <w:noWrap/>
        </w:tcPr>
        <w:p w14:paraId="263AAD3E" w14:textId="7B52AAA6" w:rsidR="00743AF1" w:rsidRPr="006573E3" w:rsidRDefault="00743AF1" w:rsidP="00F36DDA">
          <w:pPr>
            <w:pStyle w:val="UMBencabezadoder"/>
          </w:pPr>
          <w:r w:rsidRPr="006573E3">
            <w:fldChar w:fldCharType="begin"/>
          </w:r>
          <w:r w:rsidRPr="006573E3">
            <w:instrText xml:space="preserve"> PAGE   \* MERGEFORMAT </w:instrText>
          </w:r>
          <w:r w:rsidRPr="006573E3">
            <w:fldChar w:fldCharType="separate"/>
          </w:r>
          <w:r>
            <w:rPr>
              <w:noProof/>
            </w:rPr>
            <w:t>103</w:t>
          </w:r>
          <w:r w:rsidRPr="006573E3">
            <w:fldChar w:fldCharType="end"/>
          </w:r>
        </w:p>
      </w:tc>
    </w:tr>
  </w:tbl>
  <w:p w14:paraId="7764FC5B" w14:textId="77777777" w:rsidR="00743AF1" w:rsidRPr="004E6018" w:rsidRDefault="00743AF1">
    <w:pPr>
      <w:pStyle w:val="Encabezado"/>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43B1F67B" w14:textId="77777777" w:rsidTr="00653A04">
      <w:trPr>
        <w:ins w:id="2967" w:author="Artemis" w:date="2021-05-09T22:47:00Z"/>
      </w:trPr>
      <w:tc>
        <w:tcPr>
          <w:tcW w:w="7670" w:type="dxa"/>
        </w:tcPr>
        <w:p w14:paraId="13F793EC" w14:textId="0AC34443" w:rsidR="00743AF1" w:rsidRPr="00822920" w:rsidRDefault="00743AF1" w:rsidP="000706D0">
          <w:pPr>
            <w:pStyle w:val="UMBencabezadoizq"/>
            <w:rPr>
              <w:ins w:id="2968" w:author="Artemis" w:date="2021-05-09T22:47:00Z"/>
            </w:rPr>
          </w:pPr>
          <w:ins w:id="2969" w:author="Artemis" w:date="2021-05-09T22:52:00Z">
            <w:r>
              <w:t>Anexo</w:t>
            </w:r>
          </w:ins>
          <w:ins w:id="2970" w:author="Artemis" w:date="2021-05-09T22:47:00Z">
            <w:r>
              <w:t xml:space="preserve"> </w:t>
            </w:r>
          </w:ins>
        </w:p>
      </w:tc>
      <w:tc>
        <w:tcPr>
          <w:tcW w:w="1119" w:type="dxa"/>
          <w:noWrap/>
        </w:tcPr>
        <w:p w14:paraId="1BF29104" w14:textId="60F053E1" w:rsidR="00743AF1" w:rsidRPr="006573E3" w:rsidRDefault="00743AF1" w:rsidP="000706D0">
          <w:pPr>
            <w:pStyle w:val="UMBencabezadoder"/>
            <w:rPr>
              <w:ins w:id="2971" w:author="Artemis" w:date="2021-05-09T22:47:00Z"/>
            </w:rPr>
          </w:pPr>
          <w:ins w:id="2972" w:author="Artemis" w:date="2021-05-09T22:47:00Z">
            <w:r w:rsidRPr="006573E3">
              <w:fldChar w:fldCharType="begin"/>
            </w:r>
            <w:r w:rsidRPr="006573E3">
              <w:instrText xml:space="preserve"> PAGE   \* MERGEFORMAT </w:instrText>
            </w:r>
            <w:r w:rsidRPr="006573E3">
              <w:fldChar w:fldCharType="separate"/>
            </w:r>
          </w:ins>
          <w:r w:rsidR="00D90585">
            <w:rPr>
              <w:noProof/>
            </w:rPr>
            <w:t>67</w:t>
          </w:r>
          <w:ins w:id="2973" w:author="Artemis" w:date="2021-05-09T22:47:00Z">
            <w:r w:rsidRPr="006573E3">
              <w:fldChar w:fldCharType="end"/>
            </w:r>
          </w:ins>
        </w:p>
      </w:tc>
    </w:tr>
  </w:tbl>
  <w:p w14:paraId="1D49B716" w14:textId="77777777" w:rsidR="00743AF1" w:rsidRPr="00AB1821" w:rsidRDefault="00743AF1">
    <w:pPr>
      <w:pStyle w:val="Encabezado"/>
      <w:jc w:val="right"/>
      <w:pPrChange w:id="2974" w:author="Artemis" w:date="2021-05-09T22:12:00Z">
        <w:pPr>
          <w:pStyle w:val="Encabezado"/>
        </w:pPr>
      </w:pPrChang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54BDAEDF" w14:textId="77777777" w:rsidTr="00653A04">
      <w:trPr>
        <w:ins w:id="163" w:author="Artemis" w:date="2021-05-09T22:48:00Z"/>
      </w:trPr>
      <w:tc>
        <w:tcPr>
          <w:tcW w:w="7670" w:type="dxa"/>
        </w:tcPr>
        <w:p w14:paraId="00BBC168" w14:textId="77777777" w:rsidR="00743AF1" w:rsidRPr="00822920" w:rsidRDefault="00743AF1" w:rsidP="000706D0">
          <w:pPr>
            <w:pStyle w:val="Encabezado"/>
            <w:rPr>
              <w:ins w:id="164" w:author="Artemis" w:date="2021-05-09T22:48:00Z"/>
            </w:rPr>
          </w:pPr>
          <w:ins w:id="165" w:author="Artemis" w:date="2021-05-09T22:48:00Z">
            <w:r w:rsidRPr="00822920">
              <w:t>Resumen y Abstract</w:t>
            </w:r>
          </w:ins>
        </w:p>
      </w:tc>
      <w:tc>
        <w:tcPr>
          <w:tcW w:w="1119" w:type="dxa"/>
          <w:noWrap/>
        </w:tcPr>
        <w:p w14:paraId="3DF7567C" w14:textId="4FAE732B" w:rsidR="00743AF1" w:rsidRPr="006573E3" w:rsidRDefault="00743AF1" w:rsidP="000706D0">
          <w:pPr>
            <w:pStyle w:val="Encabezado"/>
            <w:jc w:val="right"/>
            <w:rPr>
              <w:ins w:id="166" w:author="Artemis" w:date="2021-05-09T22:48:00Z"/>
            </w:rPr>
          </w:pPr>
          <w:ins w:id="167" w:author="Artemis" w:date="2021-05-09T22:48:00Z">
            <w:r w:rsidRPr="006573E3">
              <w:fldChar w:fldCharType="begin"/>
            </w:r>
            <w:r w:rsidRPr="006573E3">
              <w:instrText xml:space="preserve"> PAGE   \* MERGEFORMAT </w:instrText>
            </w:r>
            <w:r w:rsidRPr="006573E3">
              <w:fldChar w:fldCharType="separate"/>
            </w:r>
          </w:ins>
          <w:r w:rsidR="00D90585">
            <w:rPr>
              <w:noProof/>
            </w:rPr>
            <w:t>2</w:t>
          </w:r>
          <w:ins w:id="168" w:author="Artemis" w:date="2021-05-09T22:48:00Z">
            <w:r w:rsidRPr="006573E3">
              <w:fldChar w:fldCharType="end"/>
            </w:r>
          </w:ins>
        </w:p>
      </w:tc>
    </w:tr>
  </w:tbl>
  <w:p w14:paraId="774D76F9" w14:textId="77777777" w:rsidR="00743AF1" w:rsidRPr="000706D0" w:rsidRDefault="00743AF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1B7CCAEA" w14:textId="77777777" w:rsidTr="002D716A">
      <w:tc>
        <w:tcPr>
          <w:tcW w:w="7670" w:type="dxa"/>
        </w:tcPr>
        <w:p w14:paraId="3D8FC6F8" w14:textId="77777777" w:rsidR="00743AF1" w:rsidRPr="00822920" w:rsidRDefault="00743AF1" w:rsidP="00F36DDA">
          <w:pPr>
            <w:pStyle w:val="Encabezado"/>
          </w:pPr>
          <w:r w:rsidRPr="00822920">
            <w:t>Resumen y Abstract</w:t>
          </w:r>
        </w:p>
      </w:tc>
      <w:tc>
        <w:tcPr>
          <w:tcW w:w="1119" w:type="dxa"/>
          <w:noWrap/>
        </w:tcPr>
        <w:p w14:paraId="4FD0E20C" w14:textId="0A8C2581" w:rsidR="00743AF1" w:rsidRPr="006573E3" w:rsidRDefault="00743AF1" w:rsidP="00F36DDA">
          <w:pPr>
            <w:pStyle w:val="Encabezado"/>
            <w:jc w:val="right"/>
          </w:pPr>
          <w:r w:rsidRPr="006573E3">
            <w:fldChar w:fldCharType="begin"/>
          </w:r>
          <w:r w:rsidRPr="006573E3">
            <w:instrText xml:space="preserve"> PAGE   \* MERGEFORMAT </w:instrText>
          </w:r>
          <w:r w:rsidRPr="006573E3">
            <w:fldChar w:fldCharType="separate"/>
          </w:r>
          <w:r w:rsidR="00D90585">
            <w:rPr>
              <w:noProof/>
            </w:rPr>
            <w:t>1</w:t>
          </w:r>
          <w:r w:rsidRPr="006573E3">
            <w:fldChar w:fldCharType="end"/>
          </w:r>
        </w:p>
      </w:tc>
    </w:tr>
  </w:tbl>
  <w:p w14:paraId="05237D6F" w14:textId="77777777" w:rsidR="00743AF1" w:rsidRDefault="00743AF1" w:rsidP="00F36DD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42B7A8E6" w14:textId="77777777" w:rsidTr="00653A04">
      <w:trPr>
        <w:ins w:id="334" w:author="Artemis" w:date="2021-05-09T22:43:00Z"/>
      </w:trPr>
      <w:tc>
        <w:tcPr>
          <w:tcW w:w="7670" w:type="dxa"/>
        </w:tcPr>
        <w:p w14:paraId="21F40F6B" w14:textId="77777777" w:rsidR="00743AF1" w:rsidRPr="00822920" w:rsidRDefault="00743AF1" w:rsidP="0055351C">
          <w:pPr>
            <w:pStyle w:val="Encabezado"/>
            <w:rPr>
              <w:ins w:id="335" w:author="Artemis" w:date="2021-05-09T22:43:00Z"/>
            </w:rPr>
          </w:pPr>
          <w:ins w:id="336" w:author="Artemis" w:date="2021-05-09T22:43:00Z">
            <w:r>
              <w:t xml:space="preserve">Tabla de </w:t>
            </w:r>
          </w:ins>
          <w:ins w:id="337" w:author="Artemis" w:date="2021-05-09T22:44:00Z">
            <w:r>
              <w:t>Contenidos</w:t>
            </w:r>
          </w:ins>
        </w:p>
      </w:tc>
      <w:tc>
        <w:tcPr>
          <w:tcW w:w="1119" w:type="dxa"/>
          <w:noWrap/>
        </w:tcPr>
        <w:p w14:paraId="2B0039D7" w14:textId="1B7AFF81" w:rsidR="00743AF1" w:rsidRPr="006573E3" w:rsidRDefault="00743AF1" w:rsidP="0055351C">
          <w:pPr>
            <w:pStyle w:val="Encabezado"/>
            <w:jc w:val="right"/>
            <w:rPr>
              <w:ins w:id="338" w:author="Artemis" w:date="2021-05-09T22:43:00Z"/>
            </w:rPr>
          </w:pPr>
          <w:ins w:id="339" w:author="Artemis" w:date="2021-05-09T22:43:00Z">
            <w:r w:rsidRPr="006573E3">
              <w:fldChar w:fldCharType="begin"/>
            </w:r>
            <w:r w:rsidRPr="006573E3">
              <w:instrText xml:space="preserve"> PAGE   \* MERGEFORMAT </w:instrText>
            </w:r>
            <w:r w:rsidRPr="006573E3">
              <w:fldChar w:fldCharType="separate"/>
            </w:r>
          </w:ins>
          <w:r w:rsidR="00D90585">
            <w:rPr>
              <w:noProof/>
            </w:rPr>
            <w:t>8</w:t>
          </w:r>
          <w:ins w:id="340" w:author="Artemis" w:date="2021-05-09T22:43:00Z">
            <w:r w:rsidRPr="006573E3">
              <w:fldChar w:fldCharType="end"/>
            </w:r>
          </w:ins>
        </w:p>
      </w:tc>
    </w:tr>
  </w:tbl>
  <w:p w14:paraId="1AD75773" w14:textId="77777777" w:rsidR="00743AF1" w:rsidRPr="008841C7" w:rsidRDefault="00743AF1">
    <w:pPr>
      <w:pStyle w:val="Encabezado"/>
      <w:ind w:firstLine="0"/>
      <w:pPrChange w:id="341" w:author="Artemis" w:date="2021-05-09T22:14:00Z">
        <w:pPr>
          <w:pStyle w:val="Encabezado"/>
        </w:pPr>
      </w:pPrChang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27A2E172" w14:textId="77777777" w:rsidTr="001D5EC5">
      <w:tc>
        <w:tcPr>
          <w:tcW w:w="7670" w:type="dxa"/>
        </w:tcPr>
        <w:p w14:paraId="2597DBD6" w14:textId="383F63EE" w:rsidR="00743AF1" w:rsidRPr="00F36DDA" w:rsidRDefault="00743AF1" w:rsidP="00424469">
          <w:pPr>
            <w:pStyle w:val="UMBencabezadoizq"/>
          </w:pPr>
          <w:r>
            <w:t xml:space="preserve">Tabla de </w:t>
          </w:r>
          <w:r w:rsidRPr="00424469">
            <w:t>contenido</w:t>
          </w:r>
          <w:r>
            <w:t>s</w:t>
          </w:r>
        </w:p>
      </w:tc>
      <w:tc>
        <w:tcPr>
          <w:tcW w:w="1119" w:type="dxa"/>
          <w:noWrap/>
        </w:tcPr>
        <w:p w14:paraId="4DD96274" w14:textId="546AF063" w:rsidR="00743AF1" w:rsidRPr="006573E3" w:rsidRDefault="00743AF1" w:rsidP="00F36DDA">
          <w:pPr>
            <w:pStyle w:val="Encabezado"/>
            <w:jc w:val="right"/>
          </w:pPr>
          <w:r w:rsidRPr="006573E3">
            <w:fldChar w:fldCharType="begin"/>
          </w:r>
          <w:r w:rsidRPr="006573E3">
            <w:instrText xml:space="preserve"> PAGE   \* MERGEFORMAT </w:instrText>
          </w:r>
          <w:r w:rsidRPr="006573E3">
            <w:fldChar w:fldCharType="separate"/>
          </w:r>
          <w:r>
            <w:rPr>
              <w:noProof/>
            </w:rPr>
            <w:t>3</w:t>
          </w:r>
          <w:r w:rsidRPr="006573E3">
            <w:fldChar w:fldCharType="end"/>
          </w:r>
        </w:p>
      </w:tc>
    </w:tr>
  </w:tbl>
  <w:p w14:paraId="2EAF9C12" w14:textId="77777777" w:rsidR="00743AF1" w:rsidRDefault="00743AF1" w:rsidP="00F36DDA">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945"/>
      <w:gridCol w:w="1176"/>
    </w:tblGrid>
    <w:tr w:rsidR="00743AF1" w:rsidRPr="006573E3" w14:paraId="46986845" w14:textId="77777777" w:rsidTr="001D5EC5">
      <w:tc>
        <w:tcPr>
          <w:tcW w:w="7670" w:type="dxa"/>
        </w:tcPr>
        <w:p w14:paraId="1A23F00F" w14:textId="34DEE087" w:rsidR="00743AF1" w:rsidRPr="00F36DDA" w:rsidRDefault="00743AF1" w:rsidP="00424469">
          <w:pPr>
            <w:pStyle w:val="UMBencabezadoizq"/>
          </w:pPr>
          <w:r>
            <w:t>Lista de figuras</w:t>
          </w:r>
        </w:p>
      </w:tc>
      <w:tc>
        <w:tcPr>
          <w:tcW w:w="1119" w:type="dxa"/>
          <w:noWrap/>
        </w:tcPr>
        <w:p w14:paraId="6FBD2745" w14:textId="284A9EA5" w:rsidR="00743AF1" w:rsidRPr="006573E3" w:rsidRDefault="00743AF1" w:rsidP="00F36DDA">
          <w:pPr>
            <w:pStyle w:val="Encabezado"/>
            <w:jc w:val="right"/>
          </w:pPr>
          <w:r w:rsidRPr="006573E3">
            <w:fldChar w:fldCharType="begin"/>
          </w:r>
          <w:r w:rsidRPr="006573E3">
            <w:instrText xml:space="preserve"> PAGE   \* MERGEFORMAT </w:instrText>
          </w:r>
          <w:r w:rsidRPr="006573E3">
            <w:fldChar w:fldCharType="separate"/>
          </w:r>
          <w:r>
            <w:rPr>
              <w:noProof/>
            </w:rPr>
            <w:t>10</w:t>
          </w:r>
          <w:r w:rsidRPr="006573E3">
            <w:fldChar w:fldCharType="end"/>
          </w:r>
        </w:p>
      </w:tc>
    </w:tr>
  </w:tbl>
  <w:p w14:paraId="5FE4EF9D" w14:textId="77777777" w:rsidR="00743AF1" w:rsidRDefault="00743AF1" w:rsidP="00F36DDA">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5" w:type="pct"/>
      <w:tblInd w:w="-5" w:type="dxa"/>
      <w:tblBorders>
        <w:bottom w:val="single" w:sz="4" w:space="0" w:color="auto"/>
      </w:tblBorders>
      <w:tblCellMar>
        <w:left w:w="0" w:type="dxa"/>
        <w:right w:w="0" w:type="dxa"/>
      </w:tblCellMar>
      <w:tblLook w:val="04A0" w:firstRow="1" w:lastRow="0" w:firstColumn="1" w:lastColumn="0" w:noHBand="0" w:noVBand="1"/>
    </w:tblPr>
    <w:tblGrid>
      <w:gridCol w:w="1410"/>
      <w:gridCol w:w="7720"/>
    </w:tblGrid>
    <w:tr w:rsidR="00743AF1" w:rsidRPr="006573E3" w14:paraId="76BFBFBB" w14:textId="77777777" w:rsidTr="00C345FB">
      <w:tc>
        <w:tcPr>
          <w:tcW w:w="1417" w:type="dxa"/>
        </w:tcPr>
        <w:p w14:paraId="021F8585" w14:textId="0CA681F9" w:rsidR="00743AF1" w:rsidRPr="00822920" w:rsidRDefault="00743AF1" w:rsidP="00F36DDA">
          <w:pPr>
            <w:pStyle w:val="UMBencabezadoizq"/>
          </w:pPr>
          <w:r w:rsidRPr="006573E3">
            <w:fldChar w:fldCharType="begin"/>
          </w:r>
          <w:r w:rsidRPr="006573E3">
            <w:instrText xml:space="preserve"> PAGE   \* MERGEFORMAT </w:instrText>
          </w:r>
          <w:r w:rsidRPr="006573E3">
            <w:fldChar w:fldCharType="separate"/>
          </w:r>
          <w:r>
            <w:rPr>
              <w:noProof/>
            </w:rPr>
            <w:t>8</w:t>
          </w:r>
          <w:r w:rsidRPr="006573E3">
            <w:fldChar w:fldCharType="end"/>
          </w:r>
        </w:p>
      </w:tc>
      <w:tc>
        <w:tcPr>
          <w:tcW w:w="7704" w:type="dxa"/>
          <w:noWrap/>
        </w:tcPr>
        <w:p w14:paraId="0E51E4B6" w14:textId="1F8B4006" w:rsidR="00743AF1" w:rsidRPr="006573E3" w:rsidRDefault="00743AF1">
          <w:pPr>
            <w:pStyle w:val="UMBencabezadoder"/>
          </w:pPr>
          <w:r>
            <w:t xml:space="preserve">Lista de </w:t>
          </w:r>
          <w:del w:id="372" w:author="Artemis" w:date="2021-05-09T21:22:00Z">
            <w:r w:rsidDel="00371603">
              <w:delText>tablas</w:delText>
            </w:r>
          </w:del>
          <w:ins w:id="373" w:author="Artemis" w:date="2021-05-09T21:22:00Z">
            <w:r>
              <w:t>figuras</w:t>
            </w:r>
          </w:ins>
        </w:p>
      </w:tc>
    </w:tr>
  </w:tbl>
  <w:p w14:paraId="5C2E23BE" w14:textId="77777777" w:rsidR="00743AF1" w:rsidRDefault="00743AF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024"/>
    <w:multiLevelType w:val="hybridMultilevel"/>
    <w:tmpl w:val="68EEF7EE"/>
    <w:lvl w:ilvl="0" w:tplc="D196158E">
      <w:start w:val="3"/>
      <w:numFmt w:val="bullet"/>
      <w:lvlText w:val=""/>
      <w:lvlJc w:val="left"/>
      <w:pPr>
        <w:ind w:left="644" w:hanging="360"/>
      </w:pPr>
      <w:rPr>
        <w:rFonts w:ascii="Symbol" w:eastAsia="Calibri"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24BA29D7"/>
    <w:multiLevelType w:val="hybridMultilevel"/>
    <w:tmpl w:val="7D862318"/>
    <w:lvl w:ilvl="0" w:tplc="7354D798">
      <w:numFmt w:val="bullet"/>
      <w:lvlText w:val=""/>
      <w:lvlJc w:val="left"/>
      <w:pPr>
        <w:ind w:left="720" w:hanging="360"/>
      </w:pPr>
      <w:rPr>
        <w:rFonts w:ascii="Symbol" w:eastAsia="Century Gothic"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DB17CF"/>
    <w:multiLevelType w:val="multilevel"/>
    <w:tmpl w:val="8C506056"/>
    <w:lvl w:ilvl="0">
      <w:start w:val="1"/>
      <w:numFmt w:val="decimal"/>
      <w:lvlText w:val="%1"/>
      <w:lvlJc w:val="left"/>
      <w:pPr>
        <w:ind w:left="360" w:hanging="360"/>
      </w:pPr>
      <w:rPr>
        <w:rFonts w:hint="default"/>
        <w:color w:val="FFFFFF" w:themeColor="background1"/>
      </w:rPr>
    </w:lvl>
    <w:lvl w:ilvl="1">
      <w:start w:val="1"/>
      <w:numFmt w:val="decimal"/>
      <w:pStyle w:val="Ttulo2"/>
      <w:lvlText w:val="%1.%2"/>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6E5999"/>
    <w:multiLevelType w:val="hybridMultilevel"/>
    <w:tmpl w:val="0BC01D3A"/>
    <w:lvl w:ilvl="0" w:tplc="2924BEF4">
      <w:numFmt w:val="bullet"/>
      <w:lvlText w:val=""/>
      <w:lvlJc w:val="left"/>
      <w:pPr>
        <w:ind w:left="644" w:hanging="360"/>
      </w:pPr>
      <w:rPr>
        <w:rFonts w:ascii="Symbol" w:eastAsia="Calibri"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2E9011F4"/>
    <w:multiLevelType w:val="hybridMultilevel"/>
    <w:tmpl w:val="9ABCA290"/>
    <w:lvl w:ilvl="0" w:tplc="19A4FA5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2F7A2282"/>
    <w:multiLevelType w:val="hybridMultilevel"/>
    <w:tmpl w:val="C450A714"/>
    <w:lvl w:ilvl="0" w:tplc="8AE052A4">
      <w:numFmt w:val="bullet"/>
      <w:lvlText w:val=""/>
      <w:lvlJc w:val="left"/>
      <w:pPr>
        <w:ind w:left="720" w:hanging="360"/>
      </w:pPr>
      <w:rPr>
        <w:rFonts w:ascii="Symbol" w:eastAsia="Century Gothic" w:hAnsi="Symbo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E2796E"/>
    <w:multiLevelType w:val="hybridMultilevel"/>
    <w:tmpl w:val="9AD8FBE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7" w15:restartNumberingAfterBreak="0">
    <w:nsid w:val="43915D1F"/>
    <w:multiLevelType w:val="hybridMultilevel"/>
    <w:tmpl w:val="2A72DB6E"/>
    <w:lvl w:ilvl="0" w:tplc="1D4C6A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4D7E23A0"/>
    <w:multiLevelType w:val="hybridMultilevel"/>
    <w:tmpl w:val="394EF7AE"/>
    <w:lvl w:ilvl="0" w:tplc="041AA7B4">
      <w:start w:val="4"/>
      <w:numFmt w:val="bullet"/>
      <w:lvlText w:val=""/>
      <w:lvlJc w:val="left"/>
      <w:pPr>
        <w:ind w:left="644" w:hanging="360"/>
      </w:pPr>
      <w:rPr>
        <w:rFonts w:ascii="Symbol" w:eastAsia="Calibri"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5B0B77CB"/>
    <w:multiLevelType w:val="hybridMultilevel"/>
    <w:tmpl w:val="04DCB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F370C"/>
    <w:multiLevelType w:val="multilevel"/>
    <w:tmpl w:val="197AC8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F363312"/>
    <w:multiLevelType w:val="hybridMultilevel"/>
    <w:tmpl w:val="EA4AA548"/>
    <w:lvl w:ilvl="0" w:tplc="9EC8CC86">
      <w:numFmt w:val="bullet"/>
      <w:lvlText w:val=""/>
      <w:lvlJc w:val="left"/>
      <w:pPr>
        <w:ind w:left="1413" w:hanging="360"/>
      </w:pPr>
      <w:rPr>
        <w:rFonts w:ascii="Symbol" w:eastAsia="Times New Roman" w:hAnsi="Symbol" w:cs="Times New Roman" w:hint="default"/>
      </w:rPr>
    </w:lvl>
    <w:lvl w:ilvl="1" w:tplc="04090003" w:tentative="1">
      <w:start w:val="1"/>
      <w:numFmt w:val="bullet"/>
      <w:lvlText w:val="o"/>
      <w:lvlJc w:val="left"/>
      <w:pPr>
        <w:ind w:left="2133" w:hanging="360"/>
      </w:pPr>
      <w:rPr>
        <w:rFonts w:ascii="Courier New" w:hAnsi="Courier New" w:cs="Courier New" w:hint="default"/>
      </w:rPr>
    </w:lvl>
    <w:lvl w:ilvl="2" w:tplc="04090005" w:tentative="1">
      <w:start w:val="1"/>
      <w:numFmt w:val="bullet"/>
      <w:lvlText w:val=""/>
      <w:lvlJc w:val="left"/>
      <w:pPr>
        <w:ind w:left="2853" w:hanging="360"/>
      </w:pPr>
      <w:rPr>
        <w:rFonts w:ascii="Wingdings" w:hAnsi="Wingdings" w:hint="default"/>
      </w:rPr>
    </w:lvl>
    <w:lvl w:ilvl="3" w:tplc="04090001" w:tentative="1">
      <w:start w:val="1"/>
      <w:numFmt w:val="bullet"/>
      <w:lvlText w:val=""/>
      <w:lvlJc w:val="left"/>
      <w:pPr>
        <w:ind w:left="3573" w:hanging="360"/>
      </w:pPr>
      <w:rPr>
        <w:rFonts w:ascii="Symbol" w:hAnsi="Symbol" w:hint="default"/>
      </w:rPr>
    </w:lvl>
    <w:lvl w:ilvl="4" w:tplc="04090003" w:tentative="1">
      <w:start w:val="1"/>
      <w:numFmt w:val="bullet"/>
      <w:lvlText w:val="o"/>
      <w:lvlJc w:val="left"/>
      <w:pPr>
        <w:ind w:left="4293" w:hanging="360"/>
      </w:pPr>
      <w:rPr>
        <w:rFonts w:ascii="Courier New" w:hAnsi="Courier New" w:cs="Courier New" w:hint="default"/>
      </w:rPr>
    </w:lvl>
    <w:lvl w:ilvl="5" w:tplc="04090005" w:tentative="1">
      <w:start w:val="1"/>
      <w:numFmt w:val="bullet"/>
      <w:lvlText w:val=""/>
      <w:lvlJc w:val="left"/>
      <w:pPr>
        <w:ind w:left="5013" w:hanging="360"/>
      </w:pPr>
      <w:rPr>
        <w:rFonts w:ascii="Wingdings" w:hAnsi="Wingdings" w:hint="default"/>
      </w:rPr>
    </w:lvl>
    <w:lvl w:ilvl="6" w:tplc="04090001" w:tentative="1">
      <w:start w:val="1"/>
      <w:numFmt w:val="bullet"/>
      <w:lvlText w:val=""/>
      <w:lvlJc w:val="left"/>
      <w:pPr>
        <w:ind w:left="5733" w:hanging="360"/>
      </w:pPr>
      <w:rPr>
        <w:rFonts w:ascii="Symbol" w:hAnsi="Symbol" w:hint="default"/>
      </w:rPr>
    </w:lvl>
    <w:lvl w:ilvl="7" w:tplc="04090003" w:tentative="1">
      <w:start w:val="1"/>
      <w:numFmt w:val="bullet"/>
      <w:lvlText w:val="o"/>
      <w:lvlJc w:val="left"/>
      <w:pPr>
        <w:ind w:left="6453" w:hanging="360"/>
      </w:pPr>
      <w:rPr>
        <w:rFonts w:ascii="Courier New" w:hAnsi="Courier New" w:cs="Courier New" w:hint="default"/>
      </w:rPr>
    </w:lvl>
    <w:lvl w:ilvl="8" w:tplc="04090005" w:tentative="1">
      <w:start w:val="1"/>
      <w:numFmt w:val="bullet"/>
      <w:lvlText w:val=""/>
      <w:lvlJc w:val="left"/>
      <w:pPr>
        <w:ind w:left="7173" w:hanging="360"/>
      </w:pPr>
      <w:rPr>
        <w:rFonts w:ascii="Wingdings" w:hAnsi="Wingdings" w:hint="default"/>
      </w:rPr>
    </w:lvl>
  </w:abstractNum>
  <w:abstractNum w:abstractNumId="12" w15:restartNumberingAfterBreak="0">
    <w:nsid w:val="76097EAA"/>
    <w:multiLevelType w:val="hybridMultilevel"/>
    <w:tmpl w:val="CC6E3BEE"/>
    <w:lvl w:ilvl="0" w:tplc="0409000F">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num>
  <w:num w:numId="9">
    <w:abstractNumId w:val="11"/>
  </w:num>
  <w:num w:numId="10">
    <w:abstractNumId w:val="5"/>
  </w:num>
  <w:num w:numId="11">
    <w:abstractNumId w:val="1"/>
  </w:num>
  <w:num w:numId="12">
    <w:abstractNumId w:val="2"/>
  </w:num>
  <w:num w:numId="13">
    <w:abstractNumId w:val="2"/>
    <w:lvlOverride w:ilvl="0">
      <w:startOverride w:val="3"/>
    </w:lvlOverride>
    <w:lvlOverride w:ilvl="1">
      <w:startOverride w:val="1"/>
    </w:lvlOverride>
  </w:num>
  <w:num w:numId="14">
    <w:abstractNumId w:val="2"/>
    <w:lvlOverride w:ilvl="0">
      <w:startOverride w:val="3"/>
    </w:lvlOverride>
    <w:lvlOverride w:ilvl="1">
      <w:startOverride w:val="1"/>
    </w:lvlOverride>
  </w:num>
  <w:num w:numId="15">
    <w:abstractNumId w:val="2"/>
  </w:num>
  <w:num w:numId="16">
    <w:abstractNumId w:val="4"/>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9"/>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0"/>
  </w:num>
  <w:num w:numId="34">
    <w:abstractNumId w:val="2"/>
  </w:num>
  <w:num w:numId="35">
    <w:abstractNumId w:val="2"/>
  </w:num>
  <w:num w:numId="36">
    <w:abstractNumId w:val="2"/>
  </w:num>
  <w:num w:numId="37">
    <w:abstractNumId w:val="2"/>
  </w:num>
  <w:num w:numId="38">
    <w:abstractNumId w:val="2"/>
  </w:num>
  <w:num w:numId="39">
    <w:abstractNumId w:val="7"/>
  </w:num>
  <w:num w:numId="40">
    <w:abstractNumId w:val="3"/>
  </w:num>
  <w:num w:numId="41">
    <w:abstractNumId w:val="2"/>
    <w:lvlOverride w:ilvl="0">
      <w:startOverride w:val="2"/>
    </w:lvlOverride>
    <w:lvlOverride w:ilvl="1">
      <w:startOverride w:val="1"/>
    </w:lvlOverride>
  </w:num>
  <w:num w:numId="42">
    <w:abstractNumId w:val="12"/>
  </w:num>
  <w:num w:numId="43">
    <w:abstractNumId w:val="2"/>
    <w:lvlOverride w:ilvl="0">
      <w:startOverride w:val="2"/>
    </w:lvlOverride>
    <w:lvlOverride w:ilvl="1">
      <w:startOverride w:val="1"/>
    </w:lvlOverride>
  </w:num>
  <w:num w:numId="44">
    <w:abstractNumId w:val="2"/>
  </w:num>
  <w:num w:numId="45">
    <w:abstractNumId w:val="2"/>
  </w:num>
  <w:num w:numId="46">
    <w:abstractNumId w:val="2"/>
  </w:num>
  <w:num w:numId="47">
    <w:abstractNumId w:val="2"/>
  </w:num>
  <w:num w:numId="48">
    <w:abstractNumId w:val="2"/>
    <w:lvlOverride w:ilvl="0">
      <w:startOverride w:val="3"/>
    </w:lvlOverride>
    <w:lvlOverride w:ilvl="1">
      <w:startOverride w:val="1"/>
    </w:lvlOverride>
  </w:num>
  <w:num w:numId="49">
    <w:abstractNumId w:val="2"/>
    <w:lvlOverride w:ilvl="0">
      <w:startOverride w:val="3"/>
    </w:lvlOverride>
    <w:lvlOverride w:ilvl="1">
      <w:startOverride w:val="1"/>
    </w:lvlOverride>
  </w:num>
  <w:num w:numId="50">
    <w:abstractNumId w:val="2"/>
    <w:lvlOverride w:ilvl="0">
      <w:startOverride w:val="3"/>
    </w:lvlOverride>
    <w:lvlOverride w:ilvl="1">
      <w:startOverride w:val="2"/>
    </w:lvlOverride>
    <w:lvlOverride w:ilvl="2">
      <w:startOverride w:val="2"/>
    </w:lvlOverride>
  </w:num>
  <w:num w:numId="51">
    <w:abstractNumId w:val="2"/>
  </w:num>
  <w:num w:numId="52">
    <w:abstractNumId w:val="2"/>
    <w:lvlOverride w:ilvl="0">
      <w:startOverride w:val="3"/>
    </w:lvlOverride>
    <w:lvlOverride w:ilvl="1">
      <w:startOverride w:val="2"/>
    </w:lvlOverride>
  </w:num>
  <w:num w:numId="53">
    <w:abstractNumId w:val="2"/>
    <w:lvlOverride w:ilvl="0">
      <w:startOverride w:val="3"/>
    </w:lvlOverride>
    <w:lvlOverride w:ilvl="1">
      <w:startOverride w:val="1"/>
    </w:lvlOverride>
    <w:lvlOverride w:ilvl="2">
      <w:startOverride w:val="1"/>
    </w:lvlOverride>
  </w:num>
  <w:num w:numId="54">
    <w:abstractNumId w:val="2"/>
  </w:num>
  <w:num w:numId="55">
    <w:abstractNumId w:val="2"/>
  </w:num>
  <w:num w:numId="56">
    <w:abstractNumId w:val="2"/>
  </w:num>
  <w:num w:numId="57">
    <w:abstractNumId w:val="2"/>
  </w:num>
  <w:num w:numId="58">
    <w:abstractNumId w:val="2"/>
  </w:num>
  <w:num w:numId="59">
    <w:abstractNumId w:val="2"/>
  </w:num>
  <w:num w:numId="60">
    <w:abstractNumId w:val="2"/>
  </w:num>
  <w:num w:numId="61">
    <w:abstractNumId w:val="2"/>
  </w:num>
  <w:num w:numId="62">
    <w:abstractNumId w:val="2"/>
  </w:num>
  <w:num w:numId="63">
    <w:abstractNumId w:val="2"/>
  </w:num>
  <w:num w:numId="64">
    <w:abstractNumId w:val="2"/>
  </w:num>
  <w:num w:numId="65">
    <w:abstractNumId w:val="2"/>
  </w:num>
  <w:num w:numId="66">
    <w:abstractNumId w:val="2"/>
  </w:num>
  <w:num w:numId="67">
    <w:abstractNumId w:val="2"/>
  </w:num>
  <w:num w:numId="68">
    <w:abstractNumId w:val="2"/>
  </w:num>
  <w:num w:numId="69">
    <w:abstractNumId w:val="2"/>
  </w:num>
  <w:num w:numId="70">
    <w:abstractNumId w:val="2"/>
  </w:num>
  <w:num w:numId="71">
    <w:abstractNumId w:val="2"/>
  </w:num>
  <w:num w:numId="72">
    <w:abstractNumId w:val="2"/>
  </w:num>
  <w:num w:numId="73">
    <w:abstractNumId w:val="2"/>
  </w:num>
  <w:num w:numId="74">
    <w:abstractNumId w:val="2"/>
  </w:num>
  <w:num w:numId="75">
    <w:abstractNumId w:val="2"/>
  </w:num>
  <w:num w:numId="76">
    <w:abstractNumId w:val="2"/>
  </w:num>
  <w:num w:numId="77">
    <w:abstractNumId w:val="2"/>
  </w:num>
  <w:num w:numId="78">
    <w:abstractNumId w:val="2"/>
  </w:num>
  <w:num w:numId="79">
    <w:abstractNumId w:val="2"/>
  </w:num>
  <w:num w:numId="80">
    <w:abstractNumId w:val="2"/>
  </w:num>
  <w:num w:numId="81">
    <w:abstractNumId w:val="2"/>
  </w:num>
  <w:num w:numId="82">
    <w:abstractNumId w:val="8"/>
  </w:num>
  <w:num w:numId="83">
    <w:abstractNumId w:val="2"/>
  </w:num>
  <w:num w:numId="84">
    <w:abstractNumId w:val="2"/>
  </w:num>
  <w:num w:numId="85">
    <w:abstractNumId w:val="2"/>
  </w:num>
  <w:num w:numId="86">
    <w:abstractNumId w:val="2"/>
  </w:num>
  <w:num w:numId="87">
    <w:abstractNumId w:val="2"/>
  </w:num>
  <w:num w:numId="88">
    <w:abstractNumId w:val="2"/>
  </w:num>
  <w:num w:numId="89">
    <w:abstractNumId w:val="2"/>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temis">
    <w15:presenceInfo w15:providerId="Windows Live" w15:userId="83071ba78db3bf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599"/>
    <w:rsid w:val="00002E3E"/>
    <w:rsid w:val="00003623"/>
    <w:rsid w:val="000054C0"/>
    <w:rsid w:val="00006511"/>
    <w:rsid w:val="00007219"/>
    <w:rsid w:val="00007425"/>
    <w:rsid w:val="00010DAF"/>
    <w:rsid w:val="000119B7"/>
    <w:rsid w:val="00016D5A"/>
    <w:rsid w:val="00021349"/>
    <w:rsid w:val="00022CA9"/>
    <w:rsid w:val="000233A5"/>
    <w:rsid w:val="000235B9"/>
    <w:rsid w:val="00030D4B"/>
    <w:rsid w:val="00032C0E"/>
    <w:rsid w:val="000331B9"/>
    <w:rsid w:val="000348CA"/>
    <w:rsid w:val="00035494"/>
    <w:rsid w:val="000367F1"/>
    <w:rsid w:val="000375A1"/>
    <w:rsid w:val="0004041E"/>
    <w:rsid w:val="0004078B"/>
    <w:rsid w:val="00040B46"/>
    <w:rsid w:val="00042004"/>
    <w:rsid w:val="000433B7"/>
    <w:rsid w:val="00043486"/>
    <w:rsid w:val="00044416"/>
    <w:rsid w:val="00045471"/>
    <w:rsid w:val="00050F09"/>
    <w:rsid w:val="00054A3A"/>
    <w:rsid w:val="00056AE6"/>
    <w:rsid w:val="00060281"/>
    <w:rsid w:val="0006703C"/>
    <w:rsid w:val="000706D0"/>
    <w:rsid w:val="000707AB"/>
    <w:rsid w:val="000718A7"/>
    <w:rsid w:val="000737C6"/>
    <w:rsid w:val="0007564A"/>
    <w:rsid w:val="0007767B"/>
    <w:rsid w:val="00077AE9"/>
    <w:rsid w:val="00077D71"/>
    <w:rsid w:val="00081992"/>
    <w:rsid w:val="000843EF"/>
    <w:rsid w:val="00085053"/>
    <w:rsid w:val="00090775"/>
    <w:rsid w:val="00091B5E"/>
    <w:rsid w:val="00092E5B"/>
    <w:rsid w:val="000A2DE9"/>
    <w:rsid w:val="000A740D"/>
    <w:rsid w:val="000B06E0"/>
    <w:rsid w:val="000B107D"/>
    <w:rsid w:val="000B19D3"/>
    <w:rsid w:val="000B2D8D"/>
    <w:rsid w:val="000B30B7"/>
    <w:rsid w:val="000B5891"/>
    <w:rsid w:val="000B6618"/>
    <w:rsid w:val="000B6AEF"/>
    <w:rsid w:val="000C10C0"/>
    <w:rsid w:val="000C1B44"/>
    <w:rsid w:val="000C459C"/>
    <w:rsid w:val="000C4BF1"/>
    <w:rsid w:val="000C4E75"/>
    <w:rsid w:val="000C53D2"/>
    <w:rsid w:val="000C7779"/>
    <w:rsid w:val="000D06B0"/>
    <w:rsid w:val="000D610F"/>
    <w:rsid w:val="000D7C53"/>
    <w:rsid w:val="000E16DB"/>
    <w:rsid w:val="000E1904"/>
    <w:rsid w:val="000E2F80"/>
    <w:rsid w:val="000E3E6B"/>
    <w:rsid w:val="000E63C9"/>
    <w:rsid w:val="000E6E1A"/>
    <w:rsid w:val="000E7DF6"/>
    <w:rsid w:val="000F1A12"/>
    <w:rsid w:val="000F4E0B"/>
    <w:rsid w:val="000F5EB7"/>
    <w:rsid w:val="000F752B"/>
    <w:rsid w:val="00104B1F"/>
    <w:rsid w:val="00105D22"/>
    <w:rsid w:val="00107D5F"/>
    <w:rsid w:val="00120049"/>
    <w:rsid w:val="001210A6"/>
    <w:rsid w:val="001215D8"/>
    <w:rsid w:val="0012226F"/>
    <w:rsid w:val="0012388F"/>
    <w:rsid w:val="001254BB"/>
    <w:rsid w:val="00125827"/>
    <w:rsid w:val="0012745A"/>
    <w:rsid w:val="00127805"/>
    <w:rsid w:val="00130888"/>
    <w:rsid w:val="00130B89"/>
    <w:rsid w:val="001325AF"/>
    <w:rsid w:val="00132631"/>
    <w:rsid w:val="001328CA"/>
    <w:rsid w:val="00135EC2"/>
    <w:rsid w:val="00136D16"/>
    <w:rsid w:val="00137E05"/>
    <w:rsid w:val="00141546"/>
    <w:rsid w:val="00142FEB"/>
    <w:rsid w:val="00144516"/>
    <w:rsid w:val="0014595D"/>
    <w:rsid w:val="00147965"/>
    <w:rsid w:val="00150439"/>
    <w:rsid w:val="00150CCD"/>
    <w:rsid w:val="00152A3D"/>
    <w:rsid w:val="00155592"/>
    <w:rsid w:val="00156832"/>
    <w:rsid w:val="001573E3"/>
    <w:rsid w:val="001643DE"/>
    <w:rsid w:val="0016521E"/>
    <w:rsid w:val="00166CC9"/>
    <w:rsid w:val="0017566F"/>
    <w:rsid w:val="001778AD"/>
    <w:rsid w:val="0018002D"/>
    <w:rsid w:val="00180225"/>
    <w:rsid w:val="00180508"/>
    <w:rsid w:val="00180EDE"/>
    <w:rsid w:val="0018132E"/>
    <w:rsid w:val="00182516"/>
    <w:rsid w:val="001844FF"/>
    <w:rsid w:val="00184887"/>
    <w:rsid w:val="00184D59"/>
    <w:rsid w:val="00190A89"/>
    <w:rsid w:val="0019116C"/>
    <w:rsid w:val="00191606"/>
    <w:rsid w:val="0019318B"/>
    <w:rsid w:val="001937CD"/>
    <w:rsid w:val="00196FEE"/>
    <w:rsid w:val="001A120C"/>
    <w:rsid w:val="001A2BFB"/>
    <w:rsid w:val="001A3958"/>
    <w:rsid w:val="001A731C"/>
    <w:rsid w:val="001B00AA"/>
    <w:rsid w:val="001B226D"/>
    <w:rsid w:val="001B2849"/>
    <w:rsid w:val="001B4D7A"/>
    <w:rsid w:val="001B56C0"/>
    <w:rsid w:val="001C26EF"/>
    <w:rsid w:val="001C3D65"/>
    <w:rsid w:val="001C4ADA"/>
    <w:rsid w:val="001C6CD0"/>
    <w:rsid w:val="001D2DF1"/>
    <w:rsid w:val="001D5EC5"/>
    <w:rsid w:val="001E327F"/>
    <w:rsid w:val="001E34CE"/>
    <w:rsid w:val="001E4263"/>
    <w:rsid w:val="001F095D"/>
    <w:rsid w:val="001F227F"/>
    <w:rsid w:val="001F4928"/>
    <w:rsid w:val="001F504F"/>
    <w:rsid w:val="001F5E87"/>
    <w:rsid w:val="002038EB"/>
    <w:rsid w:val="0020449B"/>
    <w:rsid w:val="00204CEE"/>
    <w:rsid w:val="00207E44"/>
    <w:rsid w:val="002102A1"/>
    <w:rsid w:val="0021069E"/>
    <w:rsid w:val="00211D15"/>
    <w:rsid w:val="0021340D"/>
    <w:rsid w:val="00213898"/>
    <w:rsid w:val="00213A29"/>
    <w:rsid w:val="00215B54"/>
    <w:rsid w:val="0021683F"/>
    <w:rsid w:val="00226591"/>
    <w:rsid w:val="002278C7"/>
    <w:rsid w:val="00235ACE"/>
    <w:rsid w:val="00235EC6"/>
    <w:rsid w:val="00237796"/>
    <w:rsid w:val="00242B41"/>
    <w:rsid w:val="002448DA"/>
    <w:rsid w:val="00245499"/>
    <w:rsid w:val="00245FC6"/>
    <w:rsid w:val="00247D8E"/>
    <w:rsid w:val="002503FE"/>
    <w:rsid w:val="00250462"/>
    <w:rsid w:val="002542FA"/>
    <w:rsid w:val="00254A11"/>
    <w:rsid w:val="00256000"/>
    <w:rsid w:val="0026462D"/>
    <w:rsid w:val="00271FD1"/>
    <w:rsid w:val="00272829"/>
    <w:rsid w:val="0027557F"/>
    <w:rsid w:val="00275A26"/>
    <w:rsid w:val="00277ADA"/>
    <w:rsid w:val="0028481A"/>
    <w:rsid w:val="0028493C"/>
    <w:rsid w:val="00285184"/>
    <w:rsid w:val="00287A84"/>
    <w:rsid w:val="002902BC"/>
    <w:rsid w:val="00290A50"/>
    <w:rsid w:val="002915ED"/>
    <w:rsid w:val="0029199B"/>
    <w:rsid w:val="0029407F"/>
    <w:rsid w:val="00296CDE"/>
    <w:rsid w:val="00296DD9"/>
    <w:rsid w:val="002A3D82"/>
    <w:rsid w:val="002A4F36"/>
    <w:rsid w:val="002A71CF"/>
    <w:rsid w:val="002A7765"/>
    <w:rsid w:val="002B5394"/>
    <w:rsid w:val="002B5C50"/>
    <w:rsid w:val="002C1D73"/>
    <w:rsid w:val="002C2255"/>
    <w:rsid w:val="002C29FE"/>
    <w:rsid w:val="002C2CE7"/>
    <w:rsid w:val="002C40A4"/>
    <w:rsid w:val="002D072C"/>
    <w:rsid w:val="002D0966"/>
    <w:rsid w:val="002D28DB"/>
    <w:rsid w:val="002D3A7B"/>
    <w:rsid w:val="002D716A"/>
    <w:rsid w:val="002E1C0F"/>
    <w:rsid w:val="002E25D5"/>
    <w:rsid w:val="002E4A87"/>
    <w:rsid w:val="002E4C2B"/>
    <w:rsid w:val="002E4FE9"/>
    <w:rsid w:val="002F133E"/>
    <w:rsid w:val="002F1E29"/>
    <w:rsid w:val="002F31B2"/>
    <w:rsid w:val="002F43CF"/>
    <w:rsid w:val="002F4491"/>
    <w:rsid w:val="003038A4"/>
    <w:rsid w:val="003049CA"/>
    <w:rsid w:val="003054A2"/>
    <w:rsid w:val="0030596D"/>
    <w:rsid w:val="00306E67"/>
    <w:rsid w:val="00306F64"/>
    <w:rsid w:val="00307A96"/>
    <w:rsid w:val="00307ED1"/>
    <w:rsid w:val="003110C3"/>
    <w:rsid w:val="003127D4"/>
    <w:rsid w:val="00312E42"/>
    <w:rsid w:val="00316040"/>
    <w:rsid w:val="0031686D"/>
    <w:rsid w:val="00320679"/>
    <w:rsid w:val="00321A81"/>
    <w:rsid w:val="00321E88"/>
    <w:rsid w:val="0032303E"/>
    <w:rsid w:val="00323853"/>
    <w:rsid w:val="00323D28"/>
    <w:rsid w:val="00323FA6"/>
    <w:rsid w:val="00325707"/>
    <w:rsid w:val="003302DF"/>
    <w:rsid w:val="00331B21"/>
    <w:rsid w:val="00331BAC"/>
    <w:rsid w:val="00332344"/>
    <w:rsid w:val="003328F9"/>
    <w:rsid w:val="00335A8F"/>
    <w:rsid w:val="0033719C"/>
    <w:rsid w:val="003372CB"/>
    <w:rsid w:val="003377E5"/>
    <w:rsid w:val="00344BD9"/>
    <w:rsid w:val="003500D0"/>
    <w:rsid w:val="003523C8"/>
    <w:rsid w:val="00352546"/>
    <w:rsid w:val="00353091"/>
    <w:rsid w:val="0035377C"/>
    <w:rsid w:val="00355423"/>
    <w:rsid w:val="00355A65"/>
    <w:rsid w:val="0035600E"/>
    <w:rsid w:val="00356802"/>
    <w:rsid w:val="00357322"/>
    <w:rsid w:val="003600EA"/>
    <w:rsid w:val="00360F62"/>
    <w:rsid w:val="00361497"/>
    <w:rsid w:val="0036184B"/>
    <w:rsid w:val="00361CAD"/>
    <w:rsid w:val="00363411"/>
    <w:rsid w:val="00365191"/>
    <w:rsid w:val="003677FA"/>
    <w:rsid w:val="00371603"/>
    <w:rsid w:val="0038061F"/>
    <w:rsid w:val="003822D9"/>
    <w:rsid w:val="00383600"/>
    <w:rsid w:val="00387426"/>
    <w:rsid w:val="00387914"/>
    <w:rsid w:val="0039232C"/>
    <w:rsid w:val="00393552"/>
    <w:rsid w:val="00393B52"/>
    <w:rsid w:val="00394CB2"/>
    <w:rsid w:val="00397C48"/>
    <w:rsid w:val="003A3BF5"/>
    <w:rsid w:val="003A3C3B"/>
    <w:rsid w:val="003A5942"/>
    <w:rsid w:val="003B2D1B"/>
    <w:rsid w:val="003B4D69"/>
    <w:rsid w:val="003B7E3D"/>
    <w:rsid w:val="003C396B"/>
    <w:rsid w:val="003C4AAA"/>
    <w:rsid w:val="003C6C43"/>
    <w:rsid w:val="003C7106"/>
    <w:rsid w:val="003D1346"/>
    <w:rsid w:val="003D3768"/>
    <w:rsid w:val="003D61A5"/>
    <w:rsid w:val="003E134B"/>
    <w:rsid w:val="003E4BB1"/>
    <w:rsid w:val="003F0FEB"/>
    <w:rsid w:val="003F29EF"/>
    <w:rsid w:val="003F4695"/>
    <w:rsid w:val="00400BA7"/>
    <w:rsid w:val="004030AD"/>
    <w:rsid w:val="0040389E"/>
    <w:rsid w:val="004044D4"/>
    <w:rsid w:val="00405949"/>
    <w:rsid w:val="004062FF"/>
    <w:rsid w:val="004100A9"/>
    <w:rsid w:val="004132A0"/>
    <w:rsid w:val="00413B5B"/>
    <w:rsid w:val="00414CDB"/>
    <w:rsid w:val="0041581B"/>
    <w:rsid w:val="00416116"/>
    <w:rsid w:val="004167D6"/>
    <w:rsid w:val="00421C6F"/>
    <w:rsid w:val="0042351E"/>
    <w:rsid w:val="00424469"/>
    <w:rsid w:val="004249CF"/>
    <w:rsid w:val="0042789D"/>
    <w:rsid w:val="004307D6"/>
    <w:rsid w:val="004318A9"/>
    <w:rsid w:val="00431F63"/>
    <w:rsid w:val="00433858"/>
    <w:rsid w:val="0043488B"/>
    <w:rsid w:val="00434A74"/>
    <w:rsid w:val="00440659"/>
    <w:rsid w:val="004418EF"/>
    <w:rsid w:val="004451F3"/>
    <w:rsid w:val="00447050"/>
    <w:rsid w:val="0044720C"/>
    <w:rsid w:val="00447D3D"/>
    <w:rsid w:val="00452B04"/>
    <w:rsid w:val="00455643"/>
    <w:rsid w:val="004576AC"/>
    <w:rsid w:val="004604A3"/>
    <w:rsid w:val="004618C9"/>
    <w:rsid w:val="004627BA"/>
    <w:rsid w:val="00463E2F"/>
    <w:rsid w:val="004651C1"/>
    <w:rsid w:val="00467087"/>
    <w:rsid w:val="004678FA"/>
    <w:rsid w:val="00482AB9"/>
    <w:rsid w:val="0048330E"/>
    <w:rsid w:val="00484446"/>
    <w:rsid w:val="004846A6"/>
    <w:rsid w:val="00484894"/>
    <w:rsid w:val="004852BB"/>
    <w:rsid w:val="00494936"/>
    <w:rsid w:val="0049726D"/>
    <w:rsid w:val="00497DB5"/>
    <w:rsid w:val="00497FDF"/>
    <w:rsid w:val="004A1A9C"/>
    <w:rsid w:val="004A31C9"/>
    <w:rsid w:val="004A4381"/>
    <w:rsid w:val="004A46D3"/>
    <w:rsid w:val="004A584C"/>
    <w:rsid w:val="004A6B9E"/>
    <w:rsid w:val="004B0994"/>
    <w:rsid w:val="004B3790"/>
    <w:rsid w:val="004C0866"/>
    <w:rsid w:val="004C37D7"/>
    <w:rsid w:val="004C5181"/>
    <w:rsid w:val="004C5A2F"/>
    <w:rsid w:val="004C62E2"/>
    <w:rsid w:val="004C7322"/>
    <w:rsid w:val="004C7653"/>
    <w:rsid w:val="004D08A6"/>
    <w:rsid w:val="004D091B"/>
    <w:rsid w:val="004D1378"/>
    <w:rsid w:val="004D13B0"/>
    <w:rsid w:val="004D2EEF"/>
    <w:rsid w:val="004D4754"/>
    <w:rsid w:val="004E0F7F"/>
    <w:rsid w:val="004E1DF9"/>
    <w:rsid w:val="004E3B69"/>
    <w:rsid w:val="004E442C"/>
    <w:rsid w:val="004E6018"/>
    <w:rsid w:val="004E639B"/>
    <w:rsid w:val="004E6ADA"/>
    <w:rsid w:val="004E7A91"/>
    <w:rsid w:val="004F18D3"/>
    <w:rsid w:val="004F2283"/>
    <w:rsid w:val="004F79CA"/>
    <w:rsid w:val="005003D7"/>
    <w:rsid w:val="00500820"/>
    <w:rsid w:val="00501E82"/>
    <w:rsid w:val="00503362"/>
    <w:rsid w:val="00507CF8"/>
    <w:rsid w:val="005104BD"/>
    <w:rsid w:val="00512F86"/>
    <w:rsid w:val="0051361D"/>
    <w:rsid w:val="0051373C"/>
    <w:rsid w:val="005137EF"/>
    <w:rsid w:val="005149D8"/>
    <w:rsid w:val="005234DA"/>
    <w:rsid w:val="00525290"/>
    <w:rsid w:val="005256D3"/>
    <w:rsid w:val="0052634B"/>
    <w:rsid w:val="005279B4"/>
    <w:rsid w:val="00532AE7"/>
    <w:rsid w:val="00533AB2"/>
    <w:rsid w:val="00533CCD"/>
    <w:rsid w:val="0053466F"/>
    <w:rsid w:val="0053535B"/>
    <w:rsid w:val="00535443"/>
    <w:rsid w:val="00536107"/>
    <w:rsid w:val="005377F9"/>
    <w:rsid w:val="00537E95"/>
    <w:rsid w:val="00544698"/>
    <w:rsid w:val="00545684"/>
    <w:rsid w:val="0054597D"/>
    <w:rsid w:val="0055351C"/>
    <w:rsid w:val="005572AF"/>
    <w:rsid w:val="00560AFE"/>
    <w:rsid w:val="005632F1"/>
    <w:rsid w:val="005633C9"/>
    <w:rsid w:val="00564FC9"/>
    <w:rsid w:val="00572D6A"/>
    <w:rsid w:val="0057334D"/>
    <w:rsid w:val="00573412"/>
    <w:rsid w:val="0057469C"/>
    <w:rsid w:val="00574CDD"/>
    <w:rsid w:val="00575F0B"/>
    <w:rsid w:val="00576B51"/>
    <w:rsid w:val="00576D33"/>
    <w:rsid w:val="0058206C"/>
    <w:rsid w:val="00585748"/>
    <w:rsid w:val="005909E3"/>
    <w:rsid w:val="005914D4"/>
    <w:rsid w:val="00592803"/>
    <w:rsid w:val="0059297D"/>
    <w:rsid w:val="00593719"/>
    <w:rsid w:val="00596237"/>
    <w:rsid w:val="0059704C"/>
    <w:rsid w:val="005A0F16"/>
    <w:rsid w:val="005A1373"/>
    <w:rsid w:val="005A172E"/>
    <w:rsid w:val="005A1BA0"/>
    <w:rsid w:val="005A226F"/>
    <w:rsid w:val="005A2FF8"/>
    <w:rsid w:val="005A3B19"/>
    <w:rsid w:val="005A5A83"/>
    <w:rsid w:val="005A67AA"/>
    <w:rsid w:val="005B02A9"/>
    <w:rsid w:val="005B0404"/>
    <w:rsid w:val="005B351B"/>
    <w:rsid w:val="005B43E8"/>
    <w:rsid w:val="005B4987"/>
    <w:rsid w:val="005B636B"/>
    <w:rsid w:val="005B6BA8"/>
    <w:rsid w:val="005C237C"/>
    <w:rsid w:val="005C2959"/>
    <w:rsid w:val="005C2C98"/>
    <w:rsid w:val="005C35E3"/>
    <w:rsid w:val="005C4D90"/>
    <w:rsid w:val="005C7659"/>
    <w:rsid w:val="005C7B9C"/>
    <w:rsid w:val="005C7F75"/>
    <w:rsid w:val="005D0FF4"/>
    <w:rsid w:val="005D235E"/>
    <w:rsid w:val="005D25DE"/>
    <w:rsid w:val="005D3C09"/>
    <w:rsid w:val="005D5A39"/>
    <w:rsid w:val="005D6713"/>
    <w:rsid w:val="005D6E02"/>
    <w:rsid w:val="005E3E54"/>
    <w:rsid w:val="005F0B66"/>
    <w:rsid w:val="005F2146"/>
    <w:rsid w:val="005F36EE"/>
    <w:rsid w:val="005F500A"/>
    <w:rsid w:val="005F5419"/>
    <w:rsid w:val="00603AD5"/>
    <w:rsid w:val="00604F19"/>
    <w:rsid w:val="00605336"/>
    <w:rsid w:val="00605EC2"/>
    <w:rsid w:val="00610043"/>
    <w:rsid w:val="0061011E"/>
    <w:rsid w:val="0061021B"/>
    <w:rsid w:val="00611B4E"/>
    <w:rsid w:val="0061633C"/>
    <w:rsid w:val="00616C86"/>
    <w:rsid w:val="00617912"/>
    <w:rsid w:val="006216C1"/>
    <w:rsid w:val="00626CDE"/>
    <w:rsid w:val="006273DC"/>
    <w:rsid w:val="00627D11"/>
    <w:rsid w:val="00631769"/>
    <w:rsid w:val="006330B9"/>
    <w:rsid w:val="00633946"/>
    <w:rsid w:val="0063554F"/>
    <w:rsid w:val="00636260"/>
    <w:rsid w:val="006373F9"/>
    <w:rsid w:val="00640A86"/>
    <w:rsid w:val="00642174"/>
    <w:rsid w:val="00642482"/>
    <w:rsid w:val="00642747"/>
    <w:rsid w:val="00642F23"/>
    <w:rsid w:val="00644401"/>
    <w:rsid w:val="0064713F"/>
    <w:rsid w:val="006502B4"/>
    <w:rsid w:val="00653A04"/>
    <w:rsid w:val="006568E2"/>
    <w:rsid w:val="00656E23"/>
    <w:rsid w:val="006572E7"/>
    <w:rsid w:val="00666425"/>
    <w:rsid w:val="00673174"/>
    <w:rsid w:val="00675BFB"/>
    <w:rsid w:val="0067714C"/>
    <w:rsid w:val="0067716A"/>
    <w:rsid w:val="00680227"/>
    <w:rsid w:val="00681CA1"/>
    <w:rsid w:val="00683293"/>
    <w:rsid w:val="00683A2E"/>
    <w:rsid w:val="006871CD"/>
    <w:rsid w:val="00687942"/>
    <w:rsid w:val="00692771"/>
    <w:rsid w:val="00693D82"/>
    <w:rsid w:val="00695623"/>
    <w:rsid w:val="00695D92"/>
    <w:rsid w:val="00696351"/>
    <w:rsid w:val="006A368F"/>
    <w:rsid w:val="006A3890"/>
    <w:rsid w:val="006A3B4D"/>
    <w:rsid w:val="006A5674"/>
    <w:rsid w:val="006A64E2"/>
    <w:rsid w:val="006A6C59"/>
    <w:rsid w:val="006A78AE"/>
    <w:rsid w:val="006B7411"/>
    <w:rsid w:val="006C1393"/>
    <w:rsid w:val="006C46A4"/>
    <w:rsid w:val="006C4EF7"/>
    <w:rsid w:val="006C5FD7"/>
    <w:rsid w:val="006C77B5"/>
    <w:rsid w:val="006D0127"/>
    <w:rsid w:val="006D0470"/>
    <w:rsid w:val="006D06F7"/>
    <w:rsid w:val="006D1E7D"/>
    <w:rsid w:val="006D2A42"/>
    <w:rsid w:val="006D2BBD"/>
    <w:rsid w:val="006D2EF6"/>
    <w:rsid w:val="006D43D0"/>
    <w:rsid w:val="006D5468"/>
    <w:rsid w:val="006D7036"/>
    <w:rsid w:val="006D7B58"/>
    <w:rsid w:val="006D7DB1"/>
    <w:rsid w:val="006E00EE"/>
    <w:rsid w:val="006E04F8"/>
    <w:rsid w:val="006E192F"/>
    <w:rsid w:val="006E3B7C"/>
    <w:rsid w:val="006E6ACA"/>
    <w:rsid w:val="007009C4"/>
    <w:rsid w:val="00701858"/>
    <w:rsid w:val="0070246F"/>
    <w:rsid w:val="00702FAE"/>
    <w:rsid w:val="00703973"/>
    <w:rsid w:val="007051AC"/>
    <w:rsid w:val="00705C94"/>
    <w:rsid w:val="00706566"/>
    <w:rsid w:val="00706956"/>
    <w:rsid w:val="00711604"/>
    <w:rsid w:val="0071571C"/>
    <w:rsid w:val="00715C53"/>
    <w:rsid w:val="00716ACA"/>
    <w:rsid w:val="00717DA4"/>
    <w:rsid w:val="007207B4"/>
    <w:rsid w:val="007219C9"/>
    <w:rsid w:val="0072334D"/>
    <w:rsid w:val="00724D89"/>
    <w:rsid w:val="00725FBA"/>
    <w:rsid w:val="00731DBF"/>
    <w:rsid w:val="007326DA"/>
    <w:rsid w:val="0073312A"/>
    <w:rsid w:val="007355F7"/>
    <w:rsid w:val="00735F7B"/>
    <w:rsid w:val="00736D67"/>
    <w:rsid w:val="0074125F"/>
    <w:rsid w:val="0074142C"/>
    <w:rsid w:val="00743AF1"/>
    <w:rsid w:val="00745EDB"/>
    <w:rsid w:val="00747A99"/>
    <w:rsid w:val="00747E56"/>
    <w:rsid w:val="00752479"/>
    <w:rsid w:val="00753981"/>
    <w:rsid w:val="007635DC"/>
    <w:rsid w:val="0076712C"/>
    <w:rsid w:val="00771AD6"/>
    <w:rsid w:val="0077382A"/>
    <w:rsid w:val="007739CE"/>
    <w:rsid w:val="00773FA9"/>
    <w:rsid w:val="00773FCA"/>
    <w:rsid w:val="0077659B"/>
    <w:rsid w:val="007768A9"/>
    <w:rsid w:val="0078120A"/>
    <w:rsid w:val="007822FD"/>
    <w:rsid w:val="00782828"/>
    <w:rsid w:val="00782BED"/>
    <w:rsid w:val="00784DE5"/>
    <w:rsid w:val="00785BD2"/>
    <w:rsid w:val="00785E51"/>
    <w:rsid w:val="007900FF"/>
    <w:rsid w:val="00791579"/>
    <w:rsid w:val="007917D3"/>
    <w:rsid w:val="00791DAD"/>
    <w:rsid w:val="007944BE"/>
    <w:rsid w:val="00794C00"/>
    <w:rsid w:val="007A1C9F"/>
    <w:rsid w:val="007A213F"/>
    <w:rsid w:val="007A4B19"/>
    <w:rsid w:val="007A534E"/>
    <w:rsid w:val="007A6A34"/>
    <w:rsid w:val="007A6FCB"/>
    <w:rsid w:val="007B7EE8"/>
    <w:rsid w:val="007C21FD"/>
    <w:rsid w:val="007C2A58"/>
    <w:rsid w:val="007C388A"/>
    <w:rsid w:val="007C4D25"/>
    <w:rsid w:val="007C5926"/>
    <w:rsid w:val="007C62DF"/>
    <w:rsid w:val="007C6BC2"/>
    <w:rsid w:val="007C6E1D"/>
    <w:rsid w:val="007C7324"/>
    <w:rsid w:val="007C7A36"/>
    <w:rsid w:val="007C7E86"/>
    <w:rsid w:val="007D1196"/>
    <w:rsid w:val="007D336C"/>
    <w:rsid w:val="007D38B9"/>
    <w:rsid w:val="007D4B9C"/>
    <w:rsid w:val="007D5B1B"/>
    <w:rsid w:val="007D5E76"/>
    <w:rsid w:val="007D6082"/>
    <w:rsid w:val="007D6287"/>
    <w:rsid w:val="007D62B7"/>
    <w:rsid w:val="007D6E19"/>
    <w:rsid w:val="007D7A0A"/>
    <w:rsid w:val="007E0C85"/>
    <w:rsid w:val="007E6C8F"/>
    <w:rsid w:val="007F0475"/>
    <w:rsid w:val="007F0A74"/>
    <w:rsid w:val="007F7594"/>
    <w:rsid w:val="00803DD7"/>
    <w:rsid w:val="008046FA"/>
    <w:rsid w:val="0080586C"/>
    <w:rsid w:val="00805C15"/>
    <w:rsid w:val="008071F1"/>
    <w:rsid w:val="008075E3"/>
    <w:rsid w:val="0081122A"/>
    <w:rsid w:val="00812E92"/>
    <w:rsid w:val="00812EC7"/>
    <w:rsid w:val="008134D1"/>
    <w:rsid w:val="008154FE"/>
    <w:rsid w:val="00816754"/>
    <w:rsid w:val="008232CB"/>
    <w:rsid w:val="008234A7"/>
    <w:rsid w:val="00826A07"/>
    <w:rsid w:val="008272ED"/>
    <w:rsid w:val="008275BB"/>
    <w:rsid w:val="00832992"/>
    <w:rsid w:val="00836F93"/>
    <w:rsid w:val="00837349"/>
    <w:rsid w:val="008435B3"/>
    <w:rsid w:val="00844238"/>
    <w:rsid w:val="0085035D"/>
    <w:rsid w:val="00852435"/>
    <w:rsid w:val="0085333E"/>
    <w:rsid w:val="00854B2B"/>
    <w:rsid w:val="00854B60"/>
    <w:rsid w:val="00857809"/>
    <w:rsid w:val="008606D2"/>
    <w:rsid w:val="008613D6"/>
    <w:rsid w:val="00862676"/>
    <w:rsid w:val="00862817"/>
    <w:rsid w:val="00864E46"/>
    <w:rsid w:val="00866331"/>
    <w:rsid w:val="00867408"/>
    <w:rsid w:val="00872B39"/>
    <w:rsid w:val="00873A76"/>
    <w:rsid w:val="00873DE8"/>
    <w:rsid w:val="00875762"/>
    <w:rsid w:val="0088071B"/>
    <w:rsid w:val="0088087F"/>
    <w:rsid w:val="00882773"/>
    <w:rsid w:val="008841C7"/>
    <w:rsid w:val="00886ACC"/>
    <w:rsid w:val="008904C8"/>
    <w:rsid w:val="00890CAD"/>
    <w:rsid w:val="00892059"/>
    <w:rsid w:val="008A0822"/>
    <w:rsid w:val="008A20E9"/>
    <w:rsid w:val="008A2FD1"/>
    <w:rsid w:val="008A3BD2"/>
    <w:rsid w:val="008A7BEB"/>
    <w:rsid w:val="008B20DA"/>
    <w:rsid w:val="008B4E0D"/>
    <w:rsid w:val="008B518A"/>
    <w:rsid w:val="008B5F7F"/>
    <w:rsid w:val="008C0A20"/>
    <w:rsid w:val="008C126F"/>
    <w:rsid w:val="008C1F56"/>
    <w:rsid w:val="008D00E3"/>
    <w:rsid w:val="008D0DA4"/>
    <w:rsid w:val="008D54C4"/>
    <w:rsid w:val="008E3A3E"/>
    <w:rsid w:val="008E5CFD"/>
    <w:rsid w:val="008E64E4"/>
    <w:rsid w:val="008F15CE"/>
    <w:rsid w:val="008F3592"/>
    <w:rsid w:val="008F6942"/>
    <w:rsid w:val="008F6E42"/>
    <w:rsid w:val="0090089D"/>
    <w:rsid w:val="00903D06"/>
    <w:rsid w:val="00904131"/>
    <w:rsid w:val="009073EF"/>
    <w:rsid w:val="00910B69"/>
    <w:rsid w:val="00910FA0"/>
    <w:rsid w:val="009116DE"/>
    <w:rsid w:val="009142AB"/>
    <w:rsid w:val="009157DF"/>
    <w:rsid w:val="00922628"/>
    <w:rsid w:val="00927806"/>
    <w:rsid w:val="00927A0B"/>
    <w:rsid w:val="00927B17"/>
    <w:rsid w:val="0093073E"/>
    <w:rsid w:val="0093194C"/>
    <w:rsid w:val="00931EA7"/>
    <w:rsid w:val="0093342B"/>
    <w:rsid w:val="00935466"/>
    <w:rsid w:val="00937F6E"/>
    <w:rsid w:val="00941655"/>
    <w:rsid w:val="00943377"/>
    <w:rsid w:val="0094632D"/>
    <w:rsid w:val="00947D90"/>
    <w:rsid w:val="0095286E"/>
    <w:rsid w:val="00953C10"/>
    <w:rsid w:val="0095649F"/>
    <w:rsid w:val="00960E25"/>
    <w:rsid w:val="00962421"/>
    <w:rsid w:val="009642D5"/>
    <w:rsid w:val="00965361"/>
    <w:rsid w:val="00965B4B"/>
    <w:rsid w:val="00966D41"/>
    <w:rsid w:val="00970DB2"/>
    <w:rsid w:val="00971653"/>
    <w:rsid w:val="00971D90"/>
    <w:rsid w:val="00973CC4"/>
    <w:rsid w:val="009743CB"/>
    <w:rsid w:val="00975D5A"/>
    <w:rsid w:val="009806A9"/>
    <w:rsid w:val="00984F1E"/>
    <w:rsid w:val="009867E1"/>
    <w:rsid w:val="00986D3F"/>
    <w:rsid w:val="00987FCB"/>
    <w:rsid w:val="009902D1"/>
    <w:rsid w:val="00991193"/>
    <w:rsid w:val="00991638"/>
    <w:rsid w:val="009978AF"/>
    <w:rsid w:val="009A4654"/>
    <w:rsid w:val="009B06BC"/>
    <w:rsid w:val="009B0ACE"/>
    <w:rsid w:val="009B57DB"/>
    <w:rsid w:val="009B5AC4"/>
    <w:rsid w:val="009B6EE7"/>
    <w:rsid w:val="009B776B"/>
    <w:rsid w:val="009C18D0"/>
    <w:rsid w:val="009C1B7F"/>
    <w:rsid w:val="009C2707"/>
    <w:rsid w:val="009C671D"/>
    <w:rsid w:val="009D141A"/>
    <w:rsid w:val="009D38A1"/>
    <w:rsid w:val="009D4122"/>
    <w:rsid w:val="009D4860"/>
    <w:rsid w:val="009D6BD6"/>
    <w:rsid w:val="009E00AD"/>
    <w:rsid w:val="009E3F9D"/>
    <w:rsid w:val="009E5CE9"/>
    <w:rsid w:val="009E664E"/>
    <w:rsid w:val="009E69B9"/>
    <w:rsid w:val="009F28F0"/>
    <w:rsid w:val="009F2ED2"/>
    <w:rsid w:val="009F5E15"/>
    <w:rsid w:val="009F6EB6"/>
    <w:rsid w:val="009F6F85"/>
    <w:rsid w:val="00A00E33"/>
    <w:rsid w:val="00A013DA"/>
    <w:rsid w:val="00A0161D"/>
    <w:rsid w:val="00A0728D"/>
    <w:rsid w:val="00A122E7"/>
    <w:rsid w:val="00A123FF"/>
    <w:rsid w:val="00A132B1"/>
    <w:rsid w:val="00A23A92"/>
    <w:rsid w:val="00A2472D"/>
    <w:rsid w:val="00A25599"/>
    <w:rsid w:val="00A32BE5"/>
    <w:rsid w:val="00A32CB7"/>
    <w:rsid w:val="00A32DA3"/>
    <w:rsid w:val="00A3643A"/>
    <w:rsid w:val="00A37E8C"/>
    <w:rsid w:val="00A40C1C"/>
    <w:rsid w:val="00A4505C"/>
    <w:rsid w:val="00A456F4"/>
    <w:rsid w:val="00A4651B"/>
    <w:rsid w:val="00A529A5"/>
    <w:rsid w:val="00A540A9"/>
    <w:rsid w:val="00A5642E"/>
    <w:rsid w:val="00A604B6"/>
    <w:rsid w:val="00A624AC"/>
    <w:rsid w:val="00A6372F"/>
    <w:rsid w:val="00A63F1D"/>
    <w:rsid w:val="00A65AE1"/>
    <w:rsid w:val="00A6616C"/>
    <w:rsid w:val="00A749BA"/>
    <w:rsid w:val="00A750D1"/>
    <w:rsid w:val="00A825DE"/>
    <w:rsid w:val="00A82FFC"/>
    <w:rsid w:val="00A83E49"/>
    <w:rsid w:val="00A86A7C"/>
    <w:rsid w:val="00A93AC3"/>
    <w:rsid w:val="00A94496"/>
    <w:rsid w:val="00A97678"/>
    <w:rsid w:val="00A97B20"/>
    <w:rsid w:val="00AA35CA"/>
    <w:rsid w:val="00AA7F2C"/>
    <w:rsid w:val="00AB0A19"/>
    <w:rsid w:val="00AB1821"/>
    <w:rsid w:val="00AB3CC8"/>
    <w:rsid w:val="00AB5880"/>
    <w:rsid w:val="00AB7C9F"/>
    <w:rsid w:val="00AC2D59"/>
    <w:rsid w:val="00AC3E00"/>
    <w:rsid w:val="00AC7933"/>
    <w:rsid w:val="00AD0708"/>
    <w:rsid w:val="00AD27C8"/>
    <w:rsid w:val="00AD44B6"/>
    <w:rsid w:val="00AE21C4"/>
    <w:rsid w:val="00AE368F"/>
    <w:rsid w:val="00AF1AC7"/>
    <w:rsid w:val="00AF1D27"/>
    <w:rsid w:val="00AF2114"/>
    <w:rsid w:val="00AF4395"/>
    <w:rsid w:val="00AF5413"/>
    <w:rsid w:val="00AF5A07"/>
    <w:rsid w:val="00AF6B54"/>
    <w:rsid w:val="00AF70CB"/>
    <w:rsid w:val="00B010D3"/>
    <w:rsid w:val="00B01179"/>
    <w:rsid w:val="00B02AC8"/>
    <w:rsid w:val="00B02DD9"/>
    <w:rsid w:val="00B05007"/>
    <w:rsid w:val="00B1031C"/>
    <w:rsid w:val="00B106B2"/>
    <w:rsid w:val="00B10A60"/>
    <w:rsid w:val="00B114F8"/>
    <w:rsid w:val="00B11D70"/>
    <w:rsid w:val="00B128BA"/>
    <w:rsid w:val="00B13B1D"/>
    <w:rsid w:val="00B13DC3"/>
    <w:rsid w:val="00B13E6D"/>
    <w:rsid w:val="00B147A6"/>
    <w:rsid w:val="00B14CE5"/>
    <w:rsid w:val="00B16714"/>
    <w:rsid w:val="00B20B03"/>
    <w:rsid w:val="00B20BD3"/>
    <w:rsid w:val="00B232D8"/>
    <w:rsid w:val="00B237F7"/>
    <w:rsid w:val="00B238B5"/>
    <w:rsid w:val="00B25750"/>
    <w:rsid w:val="00B25B77"/>
    <w:rsid w:val="00B26D42"/>
    <w:rsid w:val="00B3103A"/>
    <w:rsid w:val="00B33026"/>
    <w:rsid w:val="00B33BAC"/>
    <w:rsid w:val="00B40F53"/>
    <w:rsid w:val="00B454C1"/>
    <w:rsid w:val="00B51129"/>
    <w:rsid w:val="00B53616"/>
    <w:rsid w:val="00B53817"/>
    <w:rsid w:val="00B5507E"/>
    <w:rsid w:val="00B55E60"/>
    <w:rsid w:val="00B5689A"/>
    <w:rsid w:val="00B5776D"/>
    <w:rsid w:val="00B611CB"/>
    <w:rsid w:val="00B615C5"/>
    <w:rsid w:val="00B62296"/>
    <w:rsid w:val="00B6780D"/>
    <w:rsid w:val="00B6784E"/>
    <w:rsid w:val="00B71986"/>
    <w:rsid w:val="00B742B9"/>
    <w:rsid w:val="00B812D7"/>
    <w:rsid w:val="00B831F9"/>
    <w:rsid w:val="00B845EA"/>
    <w:rsid w:val="00B85472"/>
    <w:rsid w:val="00B86EFC"/>
    <w:rsid w:val="00B8797D"/>
    <w:rsid w:val="00B9200C"/>
    <w:rsid w:val="00B93C79"/>
    <w:rsid w:val="00B95313"/>
    <w:rsid w:val="00B96C35"/>
    <w:rsid w:val="00B97D00"/>
    <w:rsid w:val="00BA28F2"/>
    <w:rsid w:val="00BA2B84"/>
    <w:rsid w:val="00BA3333"/>
    <w:rsid w:val="00BA6896"/>
    <w:rsid w:val="00BB053B"/>
    <w:rsid w:val="00BB4400"/>
    <w:rsid w:val="00BB5118"/>
    <w:rsid w:val="00BB6B02"/>
    <w:rsid w:val="00BB7FDA"/>
    <w:rsid w:val="00BC093C"/>
    <w:rsid w:val="00BC0C31"/>
    <w:rsid w:val="00BC1289"/>
    <w:rsid w:val="00BC36CA"/>
    <w:rsid w:val="00BC3943"/>
    <w:rsid w:val="00BC5891"/>
    <w:rsid w:val="00BC68BC"/>
    <w:rsid w:val="00BD0696"/>
    <w:rsid w:val="00BD1975"/>
    <w:rsid w:val="00BD72CF"/>
    <w:rsid w:val="00BD748E"/>
    <w:rsid w:val="00BE01D0"/>
    <w:rsid w:val="00BE0D81"/>
    <w:rsid w:val="00BE1AB6"/>
    <w:rsid w:val="00BE1F6C"/>
    <w:rsid w:val="00BF0313"/>
    <w:rsid w:val="00BF102C"/>
    <w:rsid w:val="00BF13C3"/>
    <w:rsid w:val="00BF222E"/>
    <w:rsid w:val="00BF2B2B"/>
    <w:rsid w:val="00BF5BDC"/>
    <w:rsid w:val="00BF75FB"/>
    <w:rsid w:val="00C00D28"/>
    <w:rsid w:val="00C0277A"/>
    <w:rsid w:val="00C03041"/>
    <w:rsid w:val="00C032FE"/>
    <w:rsid w:val="00C03CF5"/>
    <w:rsid w:val="00C10F6C"/>
    <w:rsid w:val="00C11875"/>
    <w:rsid w:val="00C11DA5"/>
    <w:rsid w:val="00C140E6"/>
    <w:rsid w:val="00C14303"/>
    <w:rsid w:val="00C16616"/>
    <w:rsid w:val="00C17261"/>
    <w:rsid w:val="00C17598"/>
    <w:rsid w:val="00C22E88"/>
    <w:rsid w:val="00C2335F"/>
    <w:rsid w:val="00C23E54"/>
    <w:rsid w:val="00C248DD"/>
    <w:rsid w:val="00C24CB8"/>
    <w:rsid w:val="00C26853"/>
    <w:rsid w:val="00C27031"/>
    <w:rsid w:val="00C3099E"/>
    <w:rsid w:val="00C345FB"/>
    <w:rsid w:val="00C375D7"/>
    <w:rsid w:val="00C40713"/>
    <w:rsid w:val="00C41302"/>
    <w:rsid w:val="00C42349"/>
    <w:rsid w:val="00C42B42"/>
    <w:rsid w:val="00C45CFA"/>
    <w:rsid w:val="00C472CA"/>
    <w:rsid w:val="00C4768A"/>
    <w:rsid w:val="00C51FF5"/>
    <w:rsid w:val="00C537E7"/>
    <w:rsid w:val="00C551C8"/>
    <w:rsid w:val="00C61820"/>
    <w:rsid w:val="00C634F7"/>
    <w:rsid w:val="00C6374C"/>
    <w:rsid w:val="00C63F4B"/>
    <w:rsid w:val="00C64068"/>
    <w:rsid w:val="00C64628"/>
    <w:rsid w:val="00C65F80"/>
    <w:rsid w:val="00C66A86"/>
    <w:rsid w:val="00C71C87"/>
    <w:rsid w:val="00C72E07"/>
    <w:rsid w:val="00C73636"/>
    <w:rsid w:val="00C73DA2"/>
    <w:rsid w:val="00C743B3"/>
    <w:rsid w:val="00C74E0C"/>
    <w:rsid w:val="00C802F5"/>
    <w:rsid w:val="00C81A51"/>
    <w:rsid w:val="00C82EC8"/>
    <w:rsid w:val="00C837AF"/>
    <w:rsid w:val="00C83AB3"/>
    <w:rsid w:val="00C84776"/>
    <w:rsid w:val="00C85141"/>
    <w:rsid w:val="00C85B4A"/>
    <w:rsid w:val="00C87A6A"/>
    <w:rsid w:val="00C90A33"/>
    <w:rsid w:val="00C91DEF"/>
    <w:rsid w:val="00C92E3A"/>
    <w:rsid w:val="00C9351B"/>
    <w:rsid w:val="00C95665"/>
    <w:rsid w:val="00C957AC"/>
    <w:rsid w:val="00C96A04"/>
    <w:rsid w:val="00C97852"/>
    <w:rsid w:val="00C97ED7"/>
    <w:rsid w:val="00CA1B23"/>
    <w:rsid w:val="00CA779A"/>
    <w:rsid w:val="00CB229F"/>
    <w:rsid w:val="00CB4055"/>
    <w:rsid w:val="00CB4C14"/>
    <w:rsid w:val="00CB7C69"/>
    <w:rsid w:val="00CC0731"/>
    <w:rsid w:val="00CC07C1"/>
    <w:rsid w:val="00CC1CC0"/>
    <w:rsid w:val="00CC2856"/>
    <w:rsid w:val="00CC2ED0"/>
    <w:rsid w:val="00CC3438"/>
    <w:rsid w:val="00CC48BE"/>
    <w:rsid w:val="00CC4AA1"/>
    <w:rsid w:val="00CC719D"/>
    <w:rsid w:val="00CD0E31"/>
    <w:rsid w:val="00CD1311"/>
    <w:rsid w:val="00CD4811"/>
    <w:rsid w:val="00CD584D"/>
    <w:rsid w:val="00CD6ACB"/>
    <w:rsid w:val="00CE10C9"/>
    <w:rsid w:val="00CE176D"/>
    <w:rsid w:val="00CE299E"/>
    <w:rsid w:val="00CE3CDE"/>
    <w:rsid w:val="00CE6E9F"/>
    <w:rsid w:val="00CE7FB2"/>
    <w:rsid w:val="00CF251B"/>
    <w:rsid w:val="00CF68F4"/>
    <w:rsid w:val="00CF6D07"/>
    <w:rsid w:val="00D000DA"/>
    <w:rsid w:val="00D01BE0"/>
    <w:rsid w:val="00D02C69"/>
    <w:rsid w:val="00D03261"/>
    <w:rsid w:val="00D06FD4"/>
    <w:rsid w:val="00D07331"/>
    <w:rsid w:val="00D10E77"/>
    <w:rsid w:val="00D112BB"/>
    <w:rsid w:val="00D1668B"/>
    <w:rsid w:val="00D22702"/>
    <w:rsid w:val="00D25334"/>
    <w:rsid w:val="00D26E9F"/>
    <w:rsid w:val="00D27C83"/>
    <w:rsid w:val="00D27E0E"/>
    <w:rsid w:val="00D3034A"/>
    <w:rsid w:val="00D31774"/>
    <w:rsid w:val="00D3309D"/>
    <w:rsid w:val="00D345E3"/>
    <w:rsid w:val="00D358E7"/>
    <w:rsid w:val="00D3716C"/>
    <w:rsid w:val="00D3758D"/>
    <w:rsid w:val="00D379AB"/>
    <w:rsid w:val="00D412B2"/>
    <w:rsid w:val="00D421FC"/>
    <w:rsid w:val="00D42B45"/>
    <w:rsid w:val="00D44A69"/>
    <w:rsid w:val="00D45B4F"/>
    <w:rsid w:val="00D45E98"/>
    <w:rsid w:val="00D54EB5"/>
    <w:rsid w:val="00D569EE"/>
    <w:rsid w:val="00D609DF"/>
    <w:rsid w:val="00D61D9D"/>
    <w:rsid w:val="00D6238E"/>
    <w:rsid w:val="00D630B2"/>
    <w:rsid w:val="00D63119"/>
    <w:rsid w:val="00D63743"/>
    <w:rsid w:val="00D654C6"/>
    <w:rsid w:val="00D66BDA"/>
    <w:rsid w:val="00D67ED2"/>
    <w:rsid w:val="00D70933"/>
    <w:rsid w:val="00D70DA7"/>
    <w:rsid w:val="00D7176C"/>
    <w:rsid w:val="00D81DC9"/>
    <w:rsid w:val="00D84D84"/>
    <w:rsid w:val="00D87A9D"/>
    <w:rsid w:val="00D90585"/>
    <w:rsid w:val="00D91D7B"/>
    <w:rsid w:val="00D92A42"/>
    <w:rsid w:val="00D934A8"/>
    <w:rsid w:val="00D93595"/>
    <w:rsid w:val="00D9453C"/>
    <w:rsid w:val="00DA207E"/>
    <w:rsid w:val="00DA24F4"/>
    <w:rsid w:val="00DA3D47"/>
    <w:rsid w:val="00DB086F"/>
    <w:rsid w:val="00DB283D"/>
    <w:rsid w:val="00DB46F7"/>
    <w:rsid w:val="00DC1022"/>
    <w:rsid w:val="00DC1715"/>
    <w:rsid w:val="00DC2494"/>
    <w:rsid w:val="00DC28A7"/>
    <w:rsid w:val="00DC5DB9"/>
    <w:rsid w:val="00DD0E8C"/>
    <w:rsid w:val="00DD1748"/>
    <w:rsid w:val="00DD19C5"/>
    <w:rsid w:val="00DD1E4B"/>
    <w:rsid w:val="00DD39B0"/>
    <w:rsid w:val="00DD3B86"/>
    <w:rsid w:val="00DD4CA2"/>
    <w:rsid w:val="00DD52B1"/>
    <w:rsid w:val="00DD6F5B"/>
    <w:rsid w:val="00DD74FD"/>
    <w:rsid w:val="00DE3374"/>
    <w:rsid w:val="00DE685C"/>
    <w:rsid w:val="00DF251D"/>
    <w:rsid w:val="00DF5481"/>
    <w:rsid w:val="00DF5E7F"/>
    <w:rsid w:val="00DF6674"/>
    <w:rsid w:val="00E0008B"/>
    <w:rsid w:val="00E04C24"/>
    <w:rsid w:val="00E04EA7"/>
    <w:rsid w:val="00E05AF2"/>
    <w:rsid w:val="00E13087"/>
    <w:rsid w:val="00E16E88"/>
    <w:rsid w:val="00E177D6"/>
    <w:rsid w:val="00E2111A"/>
    <w:rsid w:val="00E22792"/>
    <w:rsid w:val="00E22B15"/>
    <w:rsid w:val="00E22B45"/>
    <w:rsid w:val="00E25172"/>
    <w:rsid w:val="00E25297"/>
    <w:rsid w:val="00E262F5"/>
    <w:rsid w:val="00E26A09"/>
    <w:rsid w:val="00E26AB6"/>
    <w:rsid w:val="00E32027"/>
    <w:rsid w:val="00E337A3"/>
    <w:rsid w:val="00E33818"/>
    <w:rsid w:val="00E34074"/>
    <w:rsid w:val="00E3566F"/>
    <w:rsid w:val="00E359C9"/>
    <w:rsid w:val="00E3758B"/>
    <w:rsid w:val="00E406CD"/>
    <w:rsid w:val="00E40DAA"/>
    <w:rsid w:val="00E41601"/>
    <w:rsid w:val="00E42127"/>
    <w:rsid w:val="00E45378"/>
    <w:rsid w:val="00E51103"/>
    <w:rsid w:val="00E5249C"/>
    <w:rsid w:val="00E5696B"/>
    <w:rsid w:val="00E615EB"/>
    <w:rsid w:val="00E62435"/>
    <w:rsid w:val="00E71048"/>
    <w:rsid w:val="00E7136E"/>
    <w:rsid w:val="00E71755"/>
    <w:rsid w:val="00E7319B"/>
    <w:rsid w:val="00E731B4"/>
    <w:rsid w:val="00E74B22"/>
    <w:rsid w:val="00E76512"/>
    <w:rsid w:val="00E770CF"/>
    <w:rsid w:val="00E770E6"/>
    <w:rsid w:val="00E7720C"/>
    <w:rsid w:val="00E772D9"/>
    <w:rsid w:val="00E7740C"/>
    <w:rsid w:val="00E80581"/>
    <w:rsid w:val="00E81FCE"/>
    <w:rsid w:val="00E82333"/>
    <w:rsid w:val="00E831F1"/>
    <w:rsid w:val="00E83D4E"/>
    <w:rsid w:val="00E87B87"/>
    <w:rsid w:val="00E87CC7"/>
    <w:rsid w:val="00E91F9C"/>
    <w:rsid w:val="00E932A4"/>
    <w:rsid w:val="00E9515B"/>
    <w:rsid w:val="00E96CD4"/>
    <w:rsid w:val="00E9708B"/>
    <w:rsid w:val="00E9762F"/>
    <w:rsid w:val="00E97B8E"/>
    <w:rsid w:val="00E97F7F"/>
    <w:rsid w:val="00EA09FE"/>
    <w:rsid w:val="00EA220D"/>
    <w:rsid w:val="00EA28C5"/>
    <w:rsid w:val="00EA409F"/>
    <w:rsid w:val="00EA5968"/>
    <w:rsid w:val="00EB02F9"/>
    <w:rsid w:val="00EB0BA9"/>
    <w:rsid w:val="00EB6F73"/>
    <w:rsid w:val="00EC1D87"/>
    <w:rsid w:val="00EC2A6E"/>
    <w:rsid w:val="00EC33D4"/>
    <w:rsid w:val="00EC3599"/>
    <w:rsid w:val="00EC5B43"/>
    <w:rsid w:val="00EC67BB"/>
    <w:rsid w:val="00EC73D7"/>
    <w:rsid w:val="00ED03E3"/>
    <w:rsid w:val="00ED1270"/>
    <w:rsid w:val="00ED69D2"/>
    <w:rsid w:val="00EE0561"/>
    <w:rsid w:val="00EE3177"/>
    <w:rsid w:val="00EE56D9"/>
    <w:rsid w:val="00EF289F"/>
    <w:rsid w:val="00EF3228"/>
    <w:rsid w:val="00EF5458"/>
    <w:rsid w:val="00EF6061"/>
    <w:rsid w:val="00EF6B35"/>
    <w:rsid w:val="00EF72C3"/>
    <w:rsid w:val="00F01255"/>
    <w:rsid w:val="00F0250C"/>
    <w:rsid w:val="00F04F0C"/>
    <w:rsid w:val="00F1151C"/>
    <w:rsid w:val="00F12171"/>
    <w:rsid w:val="00F1260C"/>
    <w:rsid w:val="00F13745"/>
    <w:rsid w:val="00F14871"/>
    <w:rsid w:val="00F15429"/>
    <w:rsid w:val="00F177A9"/>
    <w:rsid w:val="00F24679"/>
    <w:rsid w:val="00F2660C"/>
    <w:rsid w:val="00F30C76"/>
    <w:rsid w:val="00F31AB1"/>
    <w:rsid w:val="00F32A5F"/>
    <w:rsid w:val="00F34538"/>
    <w:rsid w:val="00F3511F"/>
    <w:rsid w:val="00F365C5"/>
    <w:rsid w:val="00F36D51"/>
    <w:rsid w:val="00F36DDA"/>
    <w:rsid w:val="00F37808"/>
    <w:rsid w:val="00F40013"/>
    <w:rsid w:val="00F414A4"/>
    <w:rsid w:val="00F41A5D"/>
    <w:rsid w:val="00F4293C"/>
    <w:rsid w:val="00F44AD0"/>
    <w:rsid w:val="00F47061"/>
    <w:rsid w:val="00F52C39"/>
    <w:rsid w:val="00F532AD"/>
    <w:rsid w:val="00F539B2"/>
    <w:rsid w:val="00F5634A"/>
    <w:rsid w:val="00F573D5"/>
    <w:rsid w:val="00F600A7"/>
    <w:rsid w:val="00F60517"/>
    <w:rsid w:val="00F61182"/>
    <w:rsid w:val="00F63883"/>
    <w:rsid w:val="00F63E64"/>
    <w:rsid w:val="00F63FD0"/>
    <w:rsid w:val="00F643AA"/>
    <w:rsid w:val="00F645D3"/>
    <w:rsid w:val="00F64949"/>
    <w:rsid w:val="00F6640B"/>
    <w:rsid w:val="00F672D6"/>
    <w:rsid w:val="00F71181"/>
    <w:rsid w:val="00F7761F"/>
    <w:rsid w:val="00F801C4"/>
    <w:rsid w:val="00F807B5"/>
    <w:rsid w:val="00F82DC4"/>
    <w:rsid w:val="00F84409"/>
    <w:rsid w:val="00F85D3D"/>
    <w:rsid w:val="00F86C91"/>
    <w:rsid w:val="00F87DD5"/>
    <w:rsid w:val="00F91EAA"/>
    <w:rsid w:val="00F92A83"/>
    <w:rsid w:val="00F93793"/>
    <w:rsid w:val="00F93894"/>
    <w:rsid w:val="00F960B1"/>
    <w:rsid w:val="00F97ECB"/>
    <w:rsid w:val="00FA0477"/>
    <w:rsid w:val="00FA0CCC"/>
    <w:rsid w:val="00FA4E22"/>
    <w:rsid w:val="00FA77B7"/>
    <w:rsid w:val="00FB0BF3"/>
    <w:rsid w:val="00FB0F0A"/>
    <w:rsid w:val="00FB1223"/>
    <w:rsid w:val="00FB242C"/>
    <w:rsid w:val="00FB2B69"/>
    <w:rsid w:val="00FB7DD7"/>
    <w:rsid w:val="00FC0AE0"/>
    <w:rsid w:val="00FC17CA"/>
    <w:rsid w:val="00FC40E2"/>
    <w:rsid w:val="00FC4A16"/>
    <w:rsid w:val="00FC52F3"/>
    <w:rsid w:val="00FD13D6"/>
    <w:rsid w:val="00FD15CE"/>
    <w:rsid w:val="00FD5EAD"/>
    <w:rsid w:val="00FD64FD"/>
    <w:rsid w:val="00FD68FF"/>
    <w:rsid w:val="00FD7799"/>
    <w:rsid w:val="00FE09BB"/>
    <w:rsid w:val="00FE0DEE"/>
    <w:rsid w:val="00FE2EDC"/>
    <w:rsid w:val="00FE371A"/>
    <w:rsid w:val="00FE68E8"/>
    <w:rsid w:val="00FF0177"/>
    <w:rsid w:val="00FF4C98"/>
    <w:rsid w:val="00FF56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A2FCFE7"/>
  <w15:chartTrackingRefBased/>
  <w15:docId w15:val="{B2F05FB9-82AB-41CF-AC13-DAC39EDDD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1"/>
    <w:lsdException w:name="Medium Grid 1 Accent 3" w:uiPriority="67"/>
    <w:lsdException w:name="Medium Grid 2 Accent 3" w:uiPriority="63"/>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UMB Normal"/>
    <w:qFormat/>
    <w:rsid w:val="004E0F7F"/>
    <w:pPr>
      <w:spacing w:line="360" w:lineRule="auto"/>
      <w:ind w:firstLine="284"/>
      <w:jc w:val="both"/>
    </w:pPr>
    <w:rPr>
      <w:rFonts w:ascii="Times New Roman" w:hAnsi="Times New Roman"/>
      <w:sz w:val="24"/>
      <w:szCs w:val="24"/>
      <w:lang w:eastAsia="en-US"/>
    </w:rPr>
  </w:style>
  <w:style w:type="paragraph" w:styleId="Ttulo1">
    <w:name w:val="heading 1"/>
    <w:aliases w:val="UMB Título 1"/>
    <w:basedOn w:val="Normal"/>
    <w:next w:val="Normal"/>
    <w:link w:val="Ttulo1Car"/>
    <w:uiPriority w:val="9"/>
    <w:qFormat/>
    <w:rsid w:val="004E0F7F"/>
    <w:pPr>
      <w:keepNext/>
      <w:spacing w:before="240" w:after="60"/>
      <w:jc w:val="center"/>
      <w:outlineLvl w:val="0"/>
    </w:pPr>
    <w:rPr>
      <w:rFonts w:eastAsia="Times New Roman"/>
      <w:bCs/>
      <w:kern w:val="32"/>
      <w:sz w:val="28"/>
      <w:szCs w:val="32"/>
    </w:rPr>
  </w:style>
  <w:style w:type="paragraph" w:styleId="Ttulo2">
    <w:name w:val="heading 2"/>
    <w:aliases w:val="UMB Título 2"/>
    <w:basedOn w:val="Normal"/>
    <w:next w:val="Normal"/>
    <w:link w:val="Ttulo2Car"/>
    <w:uiPriority w:val="99"/>
    <w:qFormat/>
    <w:rsid w:val="00FD64FD"/>
    <w:pPr>
      <w:numPr>
        <w:ilvl w:val="1"/>
        <w:numId w:val="1"/>
      </w:numPr>
      <w:tabs>
        <w:tab w:val="left" w:pos="851"/>
      </w:tabs>
      <w:spacing w:before="200" w:after="360"/>
      <w:outlineLvl w:val="1"/>
    </w:pPr>
    <w:rPr>
      <w:rFonts w:eastAsia="Times New Roman"/>
      <w:bCs/>
      <w:szCs w:val="26"/>
      <w:lang w:val="x-none"/>
    </w:rPr>
  </w:style>
  <w:style w:type="paragraph" w:styleId="Ttulo3">
    <w:name w:val="heading 3"/>
    <w:aliases w:val="UMB Título 3"/>
    <w:basedOn w:val="Normal"/>
    <w:next w:val="Normal"/>
    <w:link w:val="Ttulo3Car"/>
    <w:uiPriority w:val="9"/>
    <w:unhideWhenUsed/>
    <w:qFormat/>
    <w:rsid w:val="00FD64FD"/>
    <w:pPr>
      <w:numPr>
        <w:ilvl w:val="2"/>
        <w:numId w:val="1"/>
      </w:numPr>
      <w:spacing w:before="240" w:after="240"/>
      <w:jc w:val="left"/>
      <w:outlineLvl w:val="2"/>
    </w:pPr>
    <w:rPr>
      <w:rFonts w:eastAsia="Times New Roman"/>
      <w:bCs/>
      <w:i/>
      <w:szCs w:val="26"/>
      <w:lang w:val="es-ES"/>
    </w:rPr>
  </w:style>
  <w:style w:type="paragraph" w:styleId="Ttulo4">
    <w:name w:val="heading 4"/>
    <w:aliases w:val="UMB Título 4"/>
    <w:basedOn w:val="Normal"/>
    <w:next w:val="Normal"/>
    <w:link w:val="Ttulo4Car"/>
    <w:uiPriority w:val="9"/>
    <w:semiHidden/>
    <w:unhideWhenUsed/>
    <w:qFormat/>
    <w:rsid w:val="007D5E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semiHidden/>
    <w:rsid w:val="001643DE"/>
    <w:pPr>
      <w:jc w:val="center"/>
    </w:pPr>
    <w:rPr>
      <w:b/>
      <w:sz w:val="32"/>
      <w:szCs w:val="20"/>
      <w:lang w:val="es-MX" w:eastAsia="x-none"/>
    </w:rPr>
  </w:style>
  <w:style w:type="character" w:customStyle="1" w:styleId="TextoindependienteCar">
    <w:name w:val="Texto independiente Car"/>
    <w:link w:val="Textoindependiente"/>
    <w:semiHidden/>
    <w:rsid w:val="001643DE"/>
    <w:rPr>
      <w:rFonts w:ascii="Times New Roman" w:hAnsi="Times New Roman"/>
      <w:b/>
      <w:sz w:val="32"/>
      <w:lang w:val="es-MX"/>
    </w:rPr>
  </w:style>
  <w:style w:type="table" w:styleId="Listamedia2-nfasis1">
    <w:name w:val="Medium List 2 Accent 1"/>
    <w:basedOn w:val="Tablanormal"/>
    <w:uiPriority w:val="66"/>
    <w:rsid w:val="008B5F7F"/>
    <w:rPr>
      <w:rFonts w:ascii="Cambria" w:eastAsia="Times New Roman" w:hAnsi="Cambria"/>
      <w:color w:val="000000"/>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character" w:styleId="Hipervnculo">
    <w:name w:val="Hyperlink"/>
    <w:uiPriority w:val="99"/>
    <w:unhideWhenUsed/>
    <w:rsid w:val="003A3C3B"/>
    <w:rPr>
      <w:color w:val="0000FF"/>
      <w:u w:val="single"/>
    </w:rPr>
  </w:style>
  <w:style w:type="character" w:customStyle="1" w:styleId="Ttulo2Car">
    <w:name w:val="Título 2 Car"/>
    <w:aliases w:val="UMB Título 2 Car"/>
    <w:link w:val="Ttulo2"/>
    <w:uiPriority w:val="99"/>
    <w:rsid w:val="00FD64FD"/>
    <w:rPr>
      <w:rFonts w:ascii="Times New Roman" w:eastAsia="Times New Roman" w:hAnsi="Times New Roman"/>
      <w:bCs/>
      <w:sz w:val="24"/>
      <w:szCs w:val="26"/>
      <w:lang w:val="x-none" w:eastAsia="en-US"/>
    </w:rPr>
  </w:style>
  <w:style w:type="character" w:customStyle="1" w:styleId="Ttulo1Car">
    <w:name w:val="Título 1 Car"/>
    <w:aliases w:val="UMB Título 1 Car"/>
    <w:link w:val="Ttulo1"/>
    <w:uiPriority w:val="9"/>
    <w:rsid w:val="004E0F7F"/>
    <w:rPr>
      <w:rFonts w:ascii="Times New Roman" w:eastAsia="Times New Roman" w:hAnsi="Times New Roman"/>
      <w:bCs/>
      <w:kern w:val="32"/>
      <w:sz w:val="28"/>
      <w:szCs w:val="32"/>
      <w:lang w:eastAsia="en-US"/>
    </w:rPr>
  </w:style>
  <w:style w:type="paragraph" w:styleId="Prrafodelista">
    <w:name w:val="List Paragraph"/>
    <w:basedOn w:val="Normal"/>
    <w:uiPriority w:val="34"/>
    <w:qFormat/>
    <w:rsid w:val="00B8797D"/>
    <w:pPr>
      <w:spacing w:after="200" w:line="276" w:lineRule="auto"/>
      <w:ind w:left="720"/>
      <w:contextualSpacing/>
    </w:pPr>
    <w:rPr>
      <w:lang w:val="es-ES"/>
    </w:rPr>
  </w:style>
  <w:style w:type="table" w:styleId="Sombreadomedio1-nfasis5">
    <w:name w:val="Medium Shading 1 Accent 5"/>
    <w:basedOn w:val="Tablanormal"/>
    <w:uiPriority w:val="63"/>
    <w:rsid w:val="00E3566F"/>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Encabezado">
    <w:name w:val="header"/>
    <w:basedOn w:val="Normal"/>
    <w:link w:val="EncabezadoCar"/>
    <w:uiPriority w:val="99"/>
    <w:rsid w:val="00DC2494"/>
    <w:pPr>
      <w:tabs>
        <w:tab w:val="center" w:pos="4252"/>
        <w:tab w:val="right" w:pos="8504"/>
      </w:tabs>
    </w:pPr>
  </w:style>
  <w:style w:type="character" w:styleId="Nmerodepgina">
    <w:name w:val="page number"/>
    <w:basedOn w:val="Fuentedeprrafopredeter"/>
    <w:rsid w:val="00DC2494"/>
  </w:style>
  <w:style w:type="paragraph" w:styleId="Piedepgina">
    <w:name w:val="footer"/>
    <w:basedOn w:val="Normal"/>
    <w:rsid w:val="00DC2494"/>
    <w:pPr>
      <w:tabs>
        <w:tab w:val="center" w:pos="4252"/>
        <w:tab w:val="right" w:pos="8504"/>
      </w:tabs>
    </w:pPr>
  </w:style>
  <w:style w:type="character" w:styleId="Refdecomentario">
    <w:name w:val="annotation reference"/>
    <w:semiHidden/>
    <w:unhideWhenUsed/>
    <w:rsid w:val="00C23E54"/>
    <w:rPr>
      <w:sz w:val="16"/>
      <w:szCs w:val="16"/>
    </w:rPr>
  </w:style>
  <w:style w:type="paragraph" w:styleId="Textocomentario">
    <w:name w:val="annotation text"/>
    <w:basedOn w:val="Normal"/>
    <w:link w:val="TextocomentarioCar"/>
    <w:unhideWhenUsed/>
    <w:rsid w:val="00C23E54"/>
    <w:rPr>
      <w:sz w:val="20"/>
      <w:szCs w:val="20"/>
      <w:lang w:val="x-none"/>
    </w:rPr>
  </w:style>
  <w:style w:type="character" w:customStyle="1" w:styleId="TextocomentarioCar">
    <w:name w:val="Texto comentario Car"/>
    <w:link w:val="Textocomentario"/>
    <w:rsid w:val="00C23E54"/>
    <w:rPr>
      <w:lang w:eastAsia="en-US"/>
    </w:rPr>
  </w:style>
  <w:style w:type="paragraph" w:styleId="Asuntodelcomentario">
    <w:name w:val="annotation subject"/>
    <w:basedOn w:val="Textocomentario"/>
    <w:next w:val="Textocomentario"/>
    <w:link w:val="AsuntodelcomentarioCar"/>
    <w:uiPriority w:val="99"/>
    <w:semiHidden/>
    <w:unhideWhenUsed/>
    <w:rsid w:val="00C23E54"/>
    <w:rPr>
      <w:b/>
      <w:bCs/>
    </w:rPr>
  </w:style>
  <w:style w:type="character" w:customStyle="1" w:styleId="AsuntodelcomentarioCar">
    <w:name w:val="Asunto del comentario Car"/>
    <w:link w:val="Asuntodelcomentario"/>
    <w:uiPriority w:val="99"/>
    <w:semiHidden/>
    <w:rsid w:val="00C23E54"/>
    <w:rPr>
      <w:b/>
      <w:bCs/>
      <w:lang w:eastAsia="en-US"/>
    </w:rPr>
  </w:style>
  <w:style w:type="paragraph" w:styleId="Textodeglobo">
    <w:name w:val="Balloon Text"/>
    <w:basedOn w:val="Normal"/>
    <w:link w:val="TextodegloboCar"/>
    <w:uiPriority w:val="99"/>
    <w:semiHidden/>
    <w:unhideWhenUsed/>
    <w:rsid w:val="00C23E54"/>
    <w:rPr>
      <w:rFonts w:ascii="Tahoma" w:hAnsi="Tahoma"/>
      <w:sz w:val="16"/>
      <w:szCs w:val="16"/>
      <w:lang w:val="x-none"/>
    </w:rPr>
  </w:style>
  <w:style w:type="character" w:customStyle="1" w:styleId="TextodegloboCar">
    <w:name w:val="Texto de globo Car"/>
    <w:link w:val="Textodeglobo"/>
    <w:uiPriority w:val="99"/>
    <w:semiHidden/>
    <w:rsid w:val="00C23E54"/>
    <w:rPr>
      <w:rFonts w:ascii="Tahoma" w:hAnsi="Tahoma" w:cs="Tahoma"/>
      <w:sz w:val="16"/>
      <w:szCs w:val="16"/>
      <w:lang w:eastAsia="en-US"/>
    </w:rPr>
  </w:style>
  <w:style w:type="paragraph" w:styleId="Subttulo">
    <w:name w:val="Subtitle"/>
    <w:basedOn w:val="Normal"/>
    <w:next w:val="Normal"/>
    <w:link w:val="SubttuloCar"/>
    <w:uiPriority w:val="11"/>
    <w:qFormat/>
    <w:rsid w:val="003C4AAA"/>
    <w:pPr>
      <w:spacing w:after="60"/>
      <w:ind w:left="708"/>
      <w:outlineLvl w:val="1"/>
    </w:pPr>
    <w:rPr>
      <w:rFonts w:ascii="Arial" w:eastAsia="Times New Roman" w:hAnsi="Arial"/>
      <w:b/>
    </w:rPr>
  </w:style>
  <w:style w:type="character" w:customStyle="1" w:styleId="SubttuloCar">
    <w:name w:val="Subtítulo Car"/>
    <w:link w:val="Subttulo"/>
    <w:uiPriority w:val="11"/>
    <w:rsid w:val="003C4AAA"/>
    <w:rPr>
      <w:rFonts w:ascii="Arial" w:eastAsia="Times New Roman" w:hAnsi="Arial" w:cs="Times New Roman"/>
      <w:b/>
      <w:sz w:val="24"/>
      <w:szCs w:val="24"/>
      <w:lang w:val="es-CO" w:eastAsia="en-US"/>
    </w:rPr>
  </w:style>
  <w:style w:type="paragraph" w:styleId="NormalWeb">
    <w:name w:val="Normal (Web)"/>
    <w:basedOn w:val="Normal"/>
    <w:uiPriority w:val="99"/>
    <w:unhideWhenUsed/>
    <w:rsid w:val="00706956"/>
    <w:pPr>
      <w:spacing w:before="100" w:beforeAutospacing="1" w:after="100" w:afterAutospacing="1"/>
    </w:pPr>
    <w:rPr>
      <w:rFonts w:eastAsia="Times New Roman"/>
      <w:lang w:val="es-ES" w:eastAsia="es-ES"/>
    </w:rPr>
  </w:style>
  <w:style w:type="table" w:styleId="Tablaconcuadrcula">
    <w:name w:val="Table Grid"/>
    <w:basedOn w:val="Tablanormal"/>
    <w:uiPriority w:val="39"/>
    <w:rsid w:val="00D345E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tuloTDC">
    <w:name w:val="TOC Heading"/>
    <w:basedOn w:val="Ttulo1"/>
    <w:next w:val="Normal"/>
    <w:uiPriority w:val="39"/>
    <w:unhideWhenUsed/>
    <w:qFormat/>
    <w:rsid w:val="003A3BF5"/>
    <w:pPr>
      <w:keepLines/>
      <w:spacing w:before="480" w:after="0" w:line="276" w:lineRule="auto"/>
      <w:outlineLvl w:val="9"/>
    </w:pPr>
    <w:rPr>
      <w:rFonts w:ascii="Cambria" w:hAnsi="Cambria"/>
      <w:color w:val="365F91"/>
      <w:kern w:val="0"/>
      <w:szCs w:val="28"/>
      <w:lang w:val="es-ES"/>
    </w:rPr>
  </w:style>
  <w:style w:type="paragraph" w:styleId="TDC1">
    <w:name w:val="toc 1"/>
    <w:basedOn w:val="Normal"/>
    <w:next w:val="Normal"/>
    <w:autoRedefine/>
    <w:uiPriority w:val="39"/>
    <w:unhideWhenUsed/>
    <w:rsid w:val="003A3BF5"/>
    <w:pPr>
      <w:spacing w:before="360" w:after="360"/>
      <w:ind w:firstLine="0"/>
      <w:jc w:val="left"/>
    </w:pPr>
    <w:rPr>
      <w:rFonts w:asciiTheme="minorHAnsi" w:hAnsiTheme="minorHAnsi"/>
      <w:b/>
      <w:bCs/>
      <w:caps/>
      <w:sz w:val="22"/>
      <w:szCs w:val="22"/>
      <w:u w:val="single"/>
    </w:rPr>
  </w:style>
  <w:style w:type="paragraph" w:styleId="TDC2">
    <w:name w:val="toc 2"/>
    <w:basedOn w:val="Normal"/>
    <w:next w:val="Normal"/>
    <w:autoRedefine/>
    <w:uiPriority w:val="39"/>
    <w:unhideWhenUsed/>
    <w:rsid w:val="002038EB"/>
    <w:pPr>
      <w:ind w:firstLine="0"/>
      <w:jc w:val="left"/>
    </w:pPr>
    <w:rPr>
      <w:rFonts w:asciiTheme="minorHAnsi" w:hAnsiTheme="minorHAnsi"/>
      <w:b/>
      <w:bCs/>
      <w:smallCaps/>
      <w:sz w:val="22"/>
      <w:szCs w:val="22"/>
    </w:rPr>
  </w:style>
  <w:style w:type="character" w:customStyle="1" w:styleId="Ttulo3Car">
    <w:name w:val="Título 3 Car"/>
    <w:aliases w:val="UMB Título 3 Car"/>
    <w:link w:val="Ttulo3"/>
    <w:uiPriority w:val="9"/>
    <w:rsid w:val="00FD64FD"/>
    <w:rPr>
      <w:rFonts w:ascii="Times New Roman" w:eastAsia="Times New Roman" w:hAnsi="Times New Roman"/>
      <w:bCs/>
      <w:i/>
      <w:sz w:val="24"/>
      <w:szCs w:val="26"/>
      <w:lang w:val="es-ES" w:eastAsia="en-US"/>
    </w:rPr>
  </w:style>
  <w:style w:type="paragraph" w:customStyle="1" w:styleId="resaltado">
    <w:name w:val="resaltado"/>
    <w:basedOn w:val="Normal"/>
    <w:rsid w:val="00D01BE0"/>
    <w:pPr>
      <w:spacing w:before="100" w:beforeAutospacing="1" w:after="100" w:afterAutospacing="1"/>
    </w:pPr>
    <w:rPr>
      <w:rFonts w:ascii="Verdana" w:eastAsia="Times New Roman" w:hAnsi="Verdana"/>
      <w:b/>
      <w:bCs/>
      <w:color w:val="000000"/>
      <w:lang w:val="es-ES" w:eastAsia="es-ES"/>
    </w:rPr>
  </w:style>
  <w:style w:type="table" w:styleId="Cuadrculamedia2-nfasis3">
    <w:name w:val="Medium Grid 2 Accent 3"/>
    <w:basedOn w:val="Tablanormal"/>
    <w:uiPriority w:val="63"/>
    <w:rsid w:val="002B5C50"/>
    <w:rPr>
      <w:rFonts w:ascii="Cambria" w:eastAsia="Times New Roman" w:hAnsi="Cambria"/>
      <w:color w:val="000000"/>
      <w:lang w:val="es-ES_tradnl"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Listamedia2-nfasis3">
    <w:name w:val="Medium List 2 Accent 3"/>
    <w:basedOn w:val="Tablanormal"/>
    <w:uiPriority w:val="61"/>
    <w:rsid w:val="002B5C50"/>
    <w:rPr>
      <w:rFonts w:ascii="Cambria" w:eastAsia="Times New Roman" w:hAnsi="Cambria"/>
      <w:color w:val="000000"/>
      <w:lang w:val="es-ES_tradnl" w:eastAsia="es-E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clara-nfasis3">
    <w:name w:val="Light List Accent 3"/>
    <w:basedOn w:val="Tablanormal"/>
    <w:uiPriority w:val="61"/>
    <w:rsid w:val="00BF5BDC"/>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uadrculaclara-nfasis3">
    <w:name w:val="Light Grid Accent 3"/>
    <w:basedOn w:val="Tablanormal"/>
    <w:uiPriority w:val="62"/>
    <w:rsid w:val="00C64068"/>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Light" w:eastAsia="Times New Roman" w:hAnsi="Calibri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customStyle="1" w:styleId="Estilo">
    <w:name w:val="Estilo"/>
    <w:link w:val="EstiloCar"/>
    <w:rsid w:val="006D1E7D"/>
    <w:pPr>
      <w:widowControl w:val="0"/>
      <w:autoSpaceDE w:val="0"/>
      <w:autoSpaceDN w:val="0"/>
      <w:adjustRightInd w:val="0"/>
    </w:pPr>
    <w:rPr>
      <w:rFonts w:ascii="Courier New" w:eastAsia="SimSun" w:hAnsi="Courier New" w:cs="Courier New"/>
      <w:sz w:val="24"/>
      <w:szCs w:val="24"/>
      <w:lang w:val="es-ES" w:eastAsia="zh-CN"/>
    </w:rPr>
  </w:style>
  <w:style w:type="character" w:customStyle="1" w:styleId="EstiloCar">
    <w:name w:val="Estilo Car"/>
    <w:link w:val="Estilo"/>
    <w:rsid w:val="006D1E7D"/>
    <w:rPr>
      <w:rFonts w:ascii="Courier New" w:eastAsia="SimSun" w:hAnsi="Courier New" w:cs="Courier New"/>
      <w:sz w:val="24"/>
      <w:szCs w:val="24"/>
      <w:lang w:val="es-ES" w:eastAsia="zh-CN" w:bidi="ar-SA"/>
    </w:rPr>
  </w:style>
  <w:style w:type="table" w:styleId="Cuadrculaclara-nfasis5">
    <w:name w:val="Light Grid Accent 5"/>
    <w:basedOn w:val="Tablanormal"/>
    <w:uiPriority w:val="62"/>
    <w:rsid w:val="006D5468"/>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apple-converted-space">
    <w:name w:val="apple-converted-space"/>
    <w:rsid w:val="004132A0"/>
  </w:style>
  <w:style w:type="paragraph" w:styleId="Sinespaciado">
    <w:name w:val="No Spacing"/>
    <w:uiPriority w:val="1"/>
    <w:qFormat/>
    <w:rsid w:val="00A013DA"/>
    <w:rPr>
      <w:sz w:val="22"/>
      <w:szCs w:val="22"/>
      <w:lang w:eastAsia="en-US"/>
    </w:rPr>
  </w:style>
  <w:style w:type="character" w:styleId="CitaHTML">
    <w:name w:val="HTML Cite"/>
    <w:uiPriority w:val="99"/>
    <w:semiHidden/>
    <w:unhideWhenUsed/>
    <w:rsid w:val="00F1151C"/>
    <w:rPr>
      <w:i/>
      <w:iCs/>
    </w:rPr>
  </w:style>
  <w:style w:type="paragraph" w:customStyle="1" w:styleId="contenido">
    <w:name w:val="contenido"/>
    <w:basedOn w:val="Normal"/>
    <w:rsid w:val="00B845EA"/>
    <w:pPr>
      <w:spacing w:before="100" w:beforeAutospacing="1" w:after="100" w:afterAutospacing="1"/>
    </w:pPr>
    <w:rPr>
      <w:rFonts w:eastAsia="Times New Roman"/>
      <w:lang w:eastAsia="es-CO"/>
    </w:rPr>
  </w:style>
  <w:style w:type="character" w:styleId="nfasis">
    <w:name w:val="Emphasis"/>
    <w:uiPriority w:val="20"/>
    <w:qFormat/>
    <w:rsid w:val="00B845EA"/>
    <w:rPr>
      <w:i/>
      <w:iCs/>
    </w:rPr>
  </w:style>
  <w:style w:type="paragraph" w:styleId="TDC3">
    <w:name w:val="toc 3"/>
    <w:basedOn w:val="Normal"/>
    <w:next w:val="Normal"/>
    <w:autoRedefine/>
    <w:uiPriority w:val="39"/>
    <w:unhideWhenUsed/>
    <w:rsid w:val="004E6018"/>
    <w:pPr>
      <w:ind w:firstLine="0"/>
      <w:jc w:val="left"/>
    </w:pPr>
    <w:rPr>
      <w:rFonts w:asciiTheme="minorHAnsi" w:hAnsiTheme="minorHAnsi"/>
      <w:smallCaps/>
      <w:sz w:val="22"/>
      <w:szCs w:val="22"/>
    </w:rPr>
  </w:style>
  <w:style w:type="character" w:customStyle="1" w:styleId="EncabezadoCar">
    <w:name w:val="Encabezado Car"/>
    <w:basedOn w:val="Fuentedeprrafopredeter"/>
    <w:link w:val="Encabezado"/>
    <w:uiPriority w:val="99"/>
    <w:rsid w:val="003A5942"/>
    <w:rPr>
      <w:sz w:val="22"/>
      <w:szCs w:val="22"/>
      <w:lang w:eastAsia="en-US"/>
    </w:rPr>
  </w:style>
  <w:style w:type="paragraph" w:customStyle="1" w:styleId="UMBTituloantesIndice">
    <w:name w:val="UMB_Titulo_antes_Indice"/>
    <w:basedOn w:val="Normal"/>
    <w:qFormat/>
    <w:rsid w:val="00C345FB"/>
    <w:pPr>
      <w:ind w:firstLine="0"/>
    </w:pPr>
    <w:rPr>
      <w:b/>
      <w:sz w:val="28"/>
    </w:rPr>
  </w:style>
  <w:style w:type="paragraph" w:customStyle="1" w:styleId="UMBencabezadoizq">
    <w:name w:val="UMB encabezado izq"/>
    <w:basedOn w:val="Encabezado"/>
    <w:qFormat/>
    <w:rsid w:val="00C345FB"/>
    <w:pPr>
      <w:ind w:firstLine="0"/>
    </w:pPr>
  </w:style>
  <w:style w:type="character" w:styleId="Textoennegrita">
    <w:name w:val="Strong"/>
    <w:aliases w:val="Texto de la tesis"/>
    <w:basedOn w:val="Fuentedeprrafopredeter"/>
    <w:uiPriority w:val="22"/>
    <w:qFormat/>
    <w:rsid w:val="001D5EC5"/>
    <w:rPr>
      <w:rFonts w:ascii="Arial" w:hAnsi="Arial"/>
      <w:bCs/>
      <w:sz w:val="24"/>
    </w:rPr>
  </w:style>
  <w:style w:type="character" w:customStyle="1" w:styleId="Ttulo4Car">
    <w:name w:val="Título 4 Car"/>
    <w:aliases w:val="UMB Título 4 Car"/>
    <w:basedOn w:val="Fuentedeprrafopredeter"/>
    <w:link w:val="Ttulo4"/>
    <w:uiPriority w:val="9"/>
    <w:semiHidden/>
    <w:rsid w:val="007D5E76"/>
    <w:rPr>
      <w:rFonts w:asciiTheme="majorHAnsi" w:eastAsiaTheme="majorEastAsia" w:hAnsiTheme="majorHAnsi" w:cstheme="majorBidi"/>
      <w:i/>
      <w:iCs/>
      <w:color w:val="2E74B5" w:themeColor="accent1" w:themeShade="BF"/>
      <w:sz w:val="24"/>
      <w:szCs w:val="24"/>
      <w:lang w:eastAsia="en-US"/>
    </w:rPr>
  </w:style>
  <w:style w:type="paragraph" w:customStyle="1" w:styleId="UMBDedicatoria">
    <w:name w:val="UMB Dedicatoria"/>
    <w:basedOn w:val="Normal"/>
    <w:qFormat/>
    <w:rsid w:val="00BD0696"/>
    <w:rPr>
      <w:i/>
      <w:lang w:val="es-ES"/>
    </w:rPr>
  </w:style>
  <w:style w:type="paragraph" w:customStyle="1" w:styleId="UMBencabezadoder">
    <w:name w:val="UMB encabezado der"/>
    <w:basedOn w:val="Encabezado"/>
    <w:qFormat/>
    <w:rsid w:val="00BD0696"/>
    <w:pPr>
      <w:jc w:val="right"/>
    </w:pPr>
  </w:style>
  <w:style w:type="paragraph" w:styleId="Textonotapie">
    <w:name w:val="footnote text"/>
    <w:basedOn w:val="Normal"/>
    <w:link w:val="TextonotapieCar"/>
    <w:uiPriority w:val="99"/>
    <w:semiHidden/>
    <w:unhideWhenUsed/>
    <w:rsid w:val="002C29FE"/>
    <w:pPr>
      <w:spacing w:line="240" w:lineRule="auto"/>
      <w:ind w:firstLine="0"/>
      <w:jc w:val="left"/>
    </w:pPr>
    <w:rPr>
      <w:rFonts w:ascii="Arial" w:eastAsiaTheme="minorHAnsi" w:hAnsi="Arial" w:cstheme="minorBidi"/>
      <w:sz w:val="20"/>
      <w:szCs w:val="20"/>
    </w:rPr>
  </w:style>
  <w:style w:type="character" w:customStyle="1" w:styleId="TextonotapieCar">
    <w:name w:val="Texto nota pie Car"/>
    <w:basedOn w:val="Fuentedeprrafopredeter"/>
    <w:link w:val="Textonotapie"/>
    <w:uiPriority w:val="99"/>
    <w:semiHidden/>
    <w:rsid w:val="002C29FE"/>
    <w:rPr>
      <w:rFonts w:ascii="Arial" w:eastAsiaTheme="minorHAnsi" w:hAnsi="Arial" w:cstheme="minorBidi"/>
      <w:lang w:eastAsia="en-US"/>
    </w:rPr>
  </w:style>
  <w:style w:type="character" w:styleId="Refdenotaalpie">
    <w:name w:val="footnote reference"/>
    <w:basedOn w:val="Fuentedeprrafopredeter"/>
    <w:uiPriority w:val="99"/>
    <w:semiHidden/>
    <w:unhideWhenUsed/>
    <w:rsid w:val="002C29FE"/>
    <w:rPr>
      <w:vertAlign w:val="superscript"/>
    </w:rPr>
  </w:style>
  <w:style w:type="paragraph" w:customStyle="1" w:styleId="FigurasUmbVirtual">
    <w:name w:val="Figuras Umb Virtual"/>
    <w:basedOn w:val="Normal"/>
    <w:qFormat/>
    <w:rsid w:val="00F64949"/>
    <w:pPr>
      <w:jc w:val="center"/>
    </w:pPr>
    <w:rPr>
      <w:sz w:val="20"/>
      <w:szCs w:val="18"/>
    </w:rPr>
  </w:style>
  <w:style w:type="paragraph" w:customStyle="1" w:styleId="TablasUMBVirtual">
    <w:name w:val="Tablas UMB Virtual"/>
    <w:basedOn w:val="FigurasUmbVirtual"/>
    <w:qFormat/>
    <w:rsid w:val="00A540A9"/>
    <w:pPr>
      <w:jc w:val="left"/>
    </w:pPr>
    <w:rPr>
      <w:b/>
      <w:szCs w:val="24"/>
    </w:rPr>
  </w:style>
  <w:style w:type="paragraph" w:styleId="TDC4">
    <w:name w:val="toc 4"/>
    <w:basedOn w:val="Normal"/>
    <w:next w:val="Normal"/>
    <w:autoRedefine/>
    <w:uiPriority w:val="39"/>
    <w:unhideWhenUsed/>
    <w:rsid w:val="009B0ACE"/>
    <w:pPr>
      <w:ind w:firstLine="0"/>
      <w:jc w:val="left"/>
    </w:pPr>
    <w:rPr>
      <w:rFonts w:asciiTheme="minorHAnsi" w:hAnsiTheme="minorHAnsi"/>
      <w:sz w:val="22"/>
      <w:szCs w:val="22"/>
    </w:rPr>
  </w:style>
  <w:style w:type="paragraph" w:styleId="TDC5">
    <w:name w:val="toc 5"/>
    <w:basedOn w:val="Normal"/>
    <w:next w:val="Normal"/>
    <w:autoRedefine/>
    <w:uiPriority w:val="39"/>
    <w:unhideWhenUsed/>
    <w:rsid w:val="009B0ACE"/>
    <w:pPr>
      <w:ind w:firstLine="0"/>
      <w:jc w:val="left"/>
    </w:pPr>
    <w:rPr>
      <w:rFonts w:asciiTheme="minorHAnsi" w:hAnsiTheme="minorHAnsi"/>
      <w:sz w:val="22"/>
      <w:szCs w:val="22"/>
    </w:rPr>
  </w:style>
  <w:style w:type="paragraph" w:styleId="TDC6">
    <w:name w:val="toc 6"/>
    <w:basedOn w:val="Normal"/>
    <w:next w:val="Normal"/>
    <w:autoRedefine/>
    <w:uiPriority w:val="39"/>
    <w:unhideWhenUsed/>
    <w:rsid w:val="009B0ACE"/>
    <w:pPr>
      <w:ind w:firstLine="0"/>
      <w:jc w:val="left"/>
    </w:pPr>
    <w:rPr>
      <w:rFonts w:asciiTheme="minorHAnsi" w:hAnsiTheme="minorHAnsi"/>
      <w:sz w:val="22"/>
      <w:szCs w:val="22"/>
    </w:rPr>
  </w:style>
  <w:style w:type="paragraph" w:styleId="TDC7">
    <w:name w:val="toc 7"/>
    <w:basedOn w:val="Normal"/>
    <w:next w:val="Normal"/>
    <w:autoRedefine/>
    <w:uiPriority w:val="39"/>
    <w:unhideWhenUsed/>
    <w:rsid w:val="009B0ACE"/>
    <w:pPr>
      <w:ind w:firstLine="0"/>
      <w:jc w:val="left"/>
    </w:pPr>
    <w:rPr>
      <w:rFonts w:asciiTheme="minorHAnsi" w:hAnsiTheme="minorHAnsi"/>
      <w:sz w:val="22"/>
      <w:szCs w:val="22"/>
    </w:rPr>
  </w:style>
  <w:style w:type="paragraph" w:styleId="TDC8">
    <w:name w:val="toc 8"/>
    <w:basedOn w:val="Normal"/>
    <w:next w:val="Normal"/>
    <w:autoRedefine/>
    <w:uiPriority w:val="39"/>
    <w:unhideWhenUsed/>
    <w:rsid w:val="009B0ACE"/>
    <w:pPr>
      <w:ind w:firstLine="0"/>
      <w:jc w:val="left"/>
    </w:pPr>
    <w:rPr>
      <w:rFonts w:asciiTheme="minorHAnsi" w:hAnsiTheme="minorHAnsi"/>
      <w:sz w:val="22"/>
      <w:szCs w:val="22"/>
    </w:rPr>
  </w:style>
  <w:style w:type="paragraph" w:styleId="TDC9">
    <w:name w:val="toc 9"/>
    <w:basedOn w:val="Normal"/>
    <w:next w:val="Normal"/>
    <w:autoRedefine/>
    <w:uiPriority w:val="39"/>
    <w:unhideWhenUsed/>
    <w:rsid w:val="009B0ACE"/>
    <w:pPr>
      <w:ind w:firstLine="0"/>
      <w:jc w:val="left"/>
    </w:pPr>
    <w:rPr>
      <w:rFonts w:asciiTheme="minorHAnsi" w:hAnsiTheme="minorHAnsi"/>
      <w:sz w:val="22"/>
      <w:szCs w:val="22"/>
    </w:rPr>
  </w:style>
  <w:style w:type="paragraph" w:styleId="Revisin">
    <w:name w:val="Revision"/>
    <w:hidden/>
    <w:uiPriority w:val="99"/>
    <w:semiHidden/>
    <w:rsid w:val="00F36DDA"/>
    <w:rPr>
      <w:rFonts w:ascii="Times New Roman" w:hAnsi="Times New Roman"/>
      <w:sz w:val="24"/>
      <w:szCs w:val="24"/>
      <w:lang w:eastAsia="en-US"/>
    </w:rPr>
  </w:style>
  <w:style w:type="paragraph" w:styleId="Bibliografa">
    <w:name w:val="Bibliography"/>
    <w:basedOn w:val="Normal"/>
    <w:next w:val="Normal"/>
    <w:uiPriority w:val="37"/>
    <w:unhideWhenUsed/>
    <w:rsid w:val="006C1393"/>
    <w:pPr>
      <w:spacing w:after="33" w:line="240" w:lineRule="auto"/>
      <w:ind w:left="-5" w:right="-15" w:hanging="10"/>
      <w:jc w:val="left"/>
    </w:pPr>
    <w:rPr>
      <w:rFonts w:ascii="Century Gothic" w:eastAsia="Century Gothic" w:hAnsi="Century Gothic" w:cs="Century Gothic"/>
      <w:b/>
      <w:color w:val="000000"/>
      <w:sz w:val="18"/>
      <w:szCs w:val="22"/>
      <w:lang w:eastAsia="es-CO"/>
    </w:rPr>
  </w:style>
  <w:style w:type="paragraph" w:styleId="Descripcin">
    <w:name w:val="caption"/>
    <w:basedOn w:val="Normal"/>
    <w:next w:val="Normal"/>
    <w:uiPriority w:val="35"/>
    <w:unhideWhenUsed/>
    <w:qFormat/>
    <w:rsid w:val="000119B7"/>
    <w:pPr>
      <w:spacing w:after="200" w:line="240" w:lineRule="auto"/>
      <w:ind w:firstLine="0"/>
      <w:jc w:val="left"/>
    </w:pPr>
    <w:rPr>
      <w:rFonts w:asciiTheme="minorHAnsi" w:eastAsiaTheme="minorHAnsi" w:hAnsiTheme="minorHAnsi" w:cstheme="minorBidi"/>
      <w:i/>
      <w:iCs/>
      <w:color w:val="44546A" w:themeColor="text2"/>
      <w:sz w:val="18"/>
      <w:szCs w:val="18"/>
      <w:lang w:val="en-US"/>
    </w:rPr>
  </w:style>
  <w:style w:type="paragraph" w:styleId="Tabladeilustraciones">
    <w:name w:val="table of figures"/>
    <w:basedOn w:val="Normal"/>
    <w:next w:val="Normal"/>
    <w:uiPriority w:val="99"/>
    <w:unhideWhenUsed/>
    <w:rsid w:val="00860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000">
      <w:bodyDiv w:val="1"/>
      <w:marLeft w:val="0"/>
      <w:marRight w:val="0"/>
      <w:marTop w:val="0"/>
      <w:marBottom w:val="0"/>
      <w:divBdr>
        <w:top w:val="none" w:sz="0" w:space="0" w:color="auto"/>
        <w:left w:val="none" w:sz="0" w:space="0" w:color="auto"/>
        <w:bottom w:val="none" w:sz="0" w:space="0" w:color="auto"/>
        <w:right w:val="none" w:sz="0" w:space="0" w:color="auto"/>
      </w:divBdr>
    </w:div>
    <w:div w:id="17589050">
      <w:bodyDiv w:val="1"/>
      <w:marLeft w:val="0"/>
      <w:marRight w:val="0"/>
      <w:marTop w:val="0"/>
      <w:marBottom w:val="0"/>
      <w:divBdr>
        <w:top w:val="none" w:sz="0" w:space="0" w:color="auto"/>
        <w:left w:val="none" w:sz="0" w:space="0" w:color="auto"/>
        <w:bottom w:val="none" w:sz="0" w:space="0" w:color="auto"/>
        <w:right w:val="none" w:sz="0" w:space="0" w:color="auto"/>
      </w:divBdr>
    </w:div>
    <w:div w:id="33816939">
      <w:bodyDiv w:val="1"/>
      <w:marLeft w:val="0"/>
      <w:marRight w:val="0"/>
      <w:marTop w:val="0"/>
      <w:marBottom w:val="0"/>
      <w:divBdr>
        <w:top w:val="none" w:sz="0" w:space="0" w:color="auto"/>
        <w:left w:val="none" w:sz="0" w:space="0" w:color="auto"/>
        <w:bottom w:val="none" w:sz="0" w:space="0" w:color="auto"/>
        <w:right w:val="none" w:sz="0" w:space="0" w:color="auto"/>
      </w:divBdr>
    </w:div>
    <w:div w:id="47263068">
      <w:bodyDiv w:val="1"/>
      <w:marLeft w:val="0"/>
      <w:marRight w:val="0"/>
      <w:marTop w:val="0"/>
      <w:marBottom w:val="0"/>
      <w:divBdr>
        <w:top w:val="none" w:sz="0" w:space="0" w:color="auto"/>
        <w:left w:val="none" w:sz="0" w:space="0" w:color="auto"/>
        <w:bottom w:val="none" w:sz="0" w:space="0" w:color="auto"/>
        <w:right w:val="none" w:sz="0" w:space="0" w:color="auto"/>
      </w:divBdr>
    </w:div>
    <w:div w:id="56907013">
      <w:bodyDiv w:val="1"/>
      <w:marLeft w:val="0"/>
      <w:marRight w:val="0"/>
      <w:marTop w:val="0"/>
      <w:marBottom w:val="0"/>
      <w:divBdr>
        <w:top w:val="none" w:sz="0" w:space="0" w:color="auto"/>
        <w:left w:val="none" w:sz="0" w:space="0" w:color="auto"/>
        <w:bottom w:val="none" w:sz="0" w:space="0" w:color="auto"/>
        <w:right w:val="none" w:sz="0" w:space="0" w:color="auto"/>
      </w:divBdr>
    </w:div>
    <w:div w:id="59334803">
      <w:bodyDiv w:val="1"/>
      <w:marLeft w:val="0"/>
      <w:marRight w:val="0"/>
      <w:marTop w:val="0"/>
      <w:marBottom w:val="0"/>
      <w:divBdr>
        <w:top w:val="none" w:sz="0" w:space="0" w:color="auto"/>
        <w:left w:val="none" w:sz="0" w:space="0" w:color="auto"/>
        <w:bottom w:val="none" w:sz="0" w:space="0" w:color="auto"/>
        <w:right w:val="none" w:sz="0" w:space="0" w:color="auto"/>
      </w:divBdr>
    </w:div>
    <w:div w:id="80807327">
      <w:bodyDiv w:val="1"/>
      <w:marLeft w:val="0"/>
      <w:marRight w:val="0"/>
      <w:marTop w:val="0"/>
      <w:marBottom w:val="0"/>
      <w:divBdr>
        <w:top w:val="none" w:sz="0" w:space="0" w:color="auto"/>
        <w:left w:val="none" w:sz="0" w:space="0" w:color="auto"/>
        <w:bottom w:val="none" w:sz="0" w:space="0" w:color="auto"/>
        <w:right w:val="none" w:sz="0" w:space="0" w:color="auto"/>
      </w:divBdr>
    </w:div>
    <w:div w:id="83695610">
      <w:bodyDiv w:val="1"/>
      <w:marLeft w:val="0"/>
      <w:marRight w:val="0"/>
      <w:marTop w:val="0"/>
      <w:marBottom w:val="0"/>
      <w:divBdr>
        <w:top w:val="none" w:sz="0" w:space="0" w:color="auto"/>
        <w:left w:val="none" w:sz="0" w:space="0" w:color="auto"/>
        <w:bottom w:val="none" w:sz="0" w:space="0" w:color="auto"/>
        <w:right w:val="none" w:sz="0" w:space="0" w:color="auto"/>
      </w:divBdr>
    </w:div>
    <w:div w:id="90124477">
      <w:bodyDiv w:val="1"/>
      <w:marLeft w:val="0"/>
      <w:marRight w:val="0"/>
      <w:marTop w:val="0"/>
      <w:marBottom w:val="0"/>
      <w:divBdr>
        <w:top w:val="none" w:sz="0" w:space="0" w:color="auto"/>
        <w:left w:val="none" w:sz="0" w:space="0" w:color="auto"/>
        <w:bottom w:val="none" w:sz="0" w:space="0" w:color="auto"/>
        <w:right w:val="none" w:sz="0" w:space="0" w:color="auto"/>
      </w:divBdr>
    </w:div>
    <w:div w:id="105198676">
      <w:bodyDiv w:val="1"/>
      <w:marLeft w:val="0"/>
      <w:marRight w:val="0"/>
      <w:marTop w:val="0"/>
      <w:marBottom w:val="0"/>
      <w:divBdr>
        <w:top w:val="none" w:sz="0" w:space="0" w:color="auto"/>
        <w:left w:val="none" w:sz="0" w:space="0" w:color="auto"/>
        <w:bottom w:val="none" w:sz="0" w:space="0" w:color="auto"/>
        <w:right w:val="none" w:sz="0" w:space="0" w:color="auto"/>
      </w:divBdr>
    </w:div>
    <w:div w:id="120735131">
      <w:bodyDiv w:val="1"/>
      <w:marLeft w:val="0"/>
      <w:marRight w:val="0"/>
      <w:marTop w:val="0"/>
      <w:marBottom w:val="0"/>
      <w:divBdr>
        <w:top w:val="none" w:sz="0" w:space="0" w:color="auto"/>
        <w:left w:val="none" w:sz="0" w:space="0" w:color="auto"/>
        <w:bottom w:val="none" w:sz="0" w:space="0" w:color="auto"/>
        <w:right w:val="none" w:sz="0" w:space="0" w:color="auto"/>
      </w:divBdr>
    </w:div>
    <w:div w:id="122773709">
      <w:bodyDiv w:val="1"/>
      <w:marLeft w:val="0"/>
      <w:marRight w:val="0"/>
      <w:marTop w:val="0"/>
      <w:marBottom w:val="0"/>
      <w:divBdr>
        <w:top w:val="none" w:sz="0" w:space="0" w:color="auto"/>
        <w:left w:val="none" w:sz="0" w:space="0" w:color="auto"/>
        <w:bottom w:val="none" w:sz="0" w:space="0" w:color="auto"/>
        <w:right w:val="none" w:sz="0" w:space="0" w:color="auto"/>
      </w:divBdr>
    </w:div>
    <w:div w:id="129519105">
      <w:bodyDiv w:val="1"/>
      <w:marLeft w:val="0"/>
      <w:marRight w:val="0"/>
      <w:marTop w:val="0"/>
      <w:marBottom w:val="0"/>
      <w:divBdr>
        <w:top w:val="none" w:sz="0" w:space="0" w:color="auto"/>
        <w:left w:val="none" w:sz="0" w:space="0" w:color="auto"/>
        <w:bottom w:val="none" w:sz="0" w:space="0" w:color="auto"/>
        <w:right w:val="none" w:sz="0" w:space="0" w:color="auto"/>
      </w:divBdr>
    </w:div>
    <w:div w:id="138379189">
      <w:bodyDiv w:val="1"/>
      <w:marLeft w:val="0"/>
      <w:marRight w:val="0"/>
      <w:marTop w:val="0"/>
      <w:marBottom w:val="0"/>
      <w:divBdr>
        <w:top w:val="none" w:sz="0" w:space="0" w:color="auto"/>
        <w:left w:val="none" w:sz="0" w:space="0" w:color="auto"/>
        <w:bottom w:val="none" w:sz="0" w:space="0" w:color="auto"/>
        <w:right w:val="none" w:sz="0" w:space="0" w:color="auto"/>
      </w:divBdr>
    </w:div>
    <w:div w:id="145365482">
      <w:bodyDiv w:val="1"/>
      <w:marLeft w:val="0"/>
      <w:marRight w:val="0"/>
      <w:marTop w:val="0"/>
      <w:marBottom w:val="0"/>
      <w:divBdr>
        <w:top w:val="none" w:sz="0" w:space="0" w:color="auto"/>
        <w:left w:val="none" w:sz="0" w:space="0" w:color="auto"/>
        <w:bottom w:val="none" w:sz="0" w:space="0" w:color="auto"/>
        <w:right w:val="none" w:sz="0" w:space="0" w:color="auto"/>
      </w:divBdr>
    </w:div>
    <w:div w:id="162665229">
      <w:bodyDiv w:val="1"/>
      <w:marLeft w:val="0"/>
      <w:marRight w:val="0"/>
      <w:marTop w:val="0"/>
      <w:marBottom w:val="0"/>
      <w:divBdr>
        <w:top w:val="none" w:sz="0" w:space="0" w:color="auto"/>
        <w:left w:val="none" w:sz="0" w:space="0" w:color="auto"/>
        <w:bottom w:val="none" w:sz="0" w:space="0" w:color="auto"/>
        <w:right w:val="none" w:sz="0" w:space="0" w:color="auto"/>
      </w:divBdr>
    </w:div>
    <w:div w:id="180094531">
      <w:bodyDiv w:val="1"/>
      <w:marLeft w:val="0"/>
      <w:marRight w:val="0"/>
      <w:marTop w:val="0"/>
      <w:marBottom w:val="0"/>
      <w:divBdr>
        <w:top w:val="none" w:sz="0" w:space="0" w:color="auto"/>
        <w:left w:val="none" w:sz="0" w:space="0" w:color="auto"/>
        <w:bottom w:val="none" w:sz="0" w:space="0" w:color="auto"/>
        <w:right w:val="none" w:sz="0" w:space="0" w:color="auto"/>
      </w:divBdr>
    </w:div>
    <w:div w:id="185296782">
      <w:bodyDiv w:val="1"/>
      <w:marLeft w:val="0"/>
      <w:marRight w:val="0"/>
      <w:marTop w:val="0"/>
      <w:marBottom w:val="0"/>
      <w:divBdr>
        <w:top w:val="none" w:sz="0" w:space="0" w:color="auto"/>
        <w:left w:val="none" w:sz="0" w:space="0" w:color="auto"/>
        <w:bottom w:val="none" w:sz="0" w:space="0" w:color="auto"/>
        <w:right w:val="none" w:sz="0" w:space="0" w:color="auto"/>
      </w:divBdr>
    </w:div>
    <w:div w:id="189993147">
      <w:bodyDiv w:val="1"/>
      <w:marLeft w:val="0"/>
      <w:marRight w:val="0"/>
      <w:marTop w:val="0"/>
      <w:marBottom w:val="0"/>
      <w:divBdr>
        <w:top w:val="none" w:sz="0" w:space="0" w:color="auto"/>
        <w:left w:val="none" w:sz="0" w:space="0" w:color="auto"/>
        <w:bottom w:val="none" w:sz="0" w:space="0" w:color="auto"/>
        <w:right w:val="none" w:sz="0" w:space="0" w:color="auto"/>
      </w:divBdr>
    </w:div>
    <w:div w:id="194275421">
      <w:bodyDiv w:val="1"/>
      <w:marLeft w:val="0"/>
      <w:marRight w:val="0"/>
      <w:marTop w:val="0"/>
      <w:marBottom w:val="0"/>
      <w:divBdr>
        <w:top w:val="none" w:sz="0" w:space="0" w:color="auto"/>
        <w:left w:val="none" w:sz="0" w:space="0" w:color="auto"/>
        <w:bottom w:val="none" w:sz="0" w:space="0" w:color="auto"/>
        <w:right w:val="none" w:sz="0" w:space="0" w:color="auto"/>
      </w:divBdr>
    </w:div>
    <w:div w:id="196085362">
      <w:bodyDiv w:val="1"/>
      <w:marLeft w:val="0"/>
      <w:marRight w:val="0"/>
      <w:marTop w:val="0"/>
      <w:marBottom w:val="0"/>
      <w:divBdr>
        <w:top w:val="none" w:sz="0" w:space="0" w:color="auto"/>
        <w:left w:val="none" w:sz="0" w:space="0" w:color="auto"/>
        <w:bottom w:val="none" w:sz="0" w:space="0" w:color="auto"/>
        <w:right w:val="none" w:sz="0" w:space="0" w:color="auto"/>
      </w:divBdr>
    </w:div>
    <w:div w:id="240335551">
      <w:bodyDiv w:val="1"/>
      <w:marLeft w:val="0"/>
      <w:marRight w:val="0"/>
      <w:marTop w:val="0"/>
      <w:marBottom w:val="0"/>
      <w:divBdr>
        <w:top w:val="none" w:sz="0" w:space="0" w:color="auto"/>
        <w:left w:val="none" w:sz="0" w:space="0" w:color="auto"/>
        <w:bottom w:val="none" w:sz="0" w:space="0" w:color="auto"/>
        <w:right w:val="none" w:sz="0" w:space="0" w:color="auto"/>
      </w:divBdr>
    </w:div>
    <w:div w:id="240527055">
      <w:bodyDiv w:val="1"/>
      <w:marLeft w:val="0"/>
      <w:marRight w:val="0"/>
      <w:marTop w:val="0"/>
      <w:marBottom w:val="0"/>
      <w:divBdr>
        <w:top w:val="none" w:sz="0" w:space="0" w:color="auto"/>
        <w:left w:val="none" w:sz="0" w:space="0" w:color="auto"/>
        <w:bottom w:val="none" w:sz="0" w:space="0" w:color="auto"/>
        <w:right w:val="none" w:sz="0" w:space="0" w:color="auto"/>
      </w:divBdr>
    </w:div>
    <w:div w:id="254093911">
      <w:bodyDiv w:val="1"/>
      <w:marLeft w:val="0"/>
      <w:marRight w:val="0"/>
      <w:marTop w:val="0"/>
      <w:marBottom w:val="0"/>
      <w:divBdr>
        <w:top w:val="none" w:sz="0" w:space="0" w:color="auto"/>
        <w:left w:val="none" w:sz="0" w:space="0" w:color="auto"/>
        <w:bottom w:val="none" w:sz="0" w:space="0" w:color="auto"/>
        <w:right w:val="none" w:sz="0" w:space="0" w:color="auto"/>
      </w:divBdr>
    </w:div>
    <w:div w:id="255214553">
      <w:bodyDiv w:val="1"/>
      <w:marLeft w:val="0"/>
      <w:marRight w:val="0"/>
      <w:marTop w:val="0"/>
      <w:marBottom w:val="0"/>
      <w:divBdr>
        <w:top w:val="none" w:sz="0" w:space="0" w:color="auto"/>
        <w:left w:val="none" w:sz="0" w:space="0" w:color="auto"/>
        <w:bottom w:val="none" w:sz="0" w:space="0" w:color="auto"/>
        <w:right w:val="none" w:sz="0" w:space="0" w:color="auto"/>
      </w:divBdr>
    </w:div>
    <w:div w:id="258177760">
      <w:bodyDiv w:val="1"/>
      <w:marLeft w:val="0"/>
      <w:marRight w:val="0"/>
      <w:marTop w:val="0"/>
      <w:marBottom w:val="0"/>
      <w:divBdr>
        <w:top w:val="none" w:sz="0" w:space="0" w:color="auto"/>
        <w:left w:val="none" w:sz="0" w:space="0" w:color="auto"/>
        <w:bottom w:val="none" w:sz="0" w:space="0" w:color="auto"/>
        <w:right w:val="none" w:sz="0" w:space="0" w:color="auto"/>
      </w:divBdr>
    </w:div>
    <w:div w:id="275328245">
      <w:bodyDiv w:val="1"/>
      <w:marLeft w:val="0"/>
      <w:marRight w:val="0"/>
      <w:marTop w:val="0"/>
      <w:marBottom w:val="0"/>
      <w:divBdr>
        <w:top w:val="none" w:sz="0" w:space="0" w:color="auto"/>
        <w:left w:val="none" w:sz="0" w:space="0" w:color="auto"/>
        <w:bottom w:val="none" w:sz="0" w:space="0" w:color="auto"/>
        <w:right w:val="none" w:sz="0" w:space="0" w:color="auto"/>
      </w:divBdr>
      <w:divsChild>
        <w:div w:id="542594014">
          <w:marLeft w:val="0"/>
          <w:marRight w:val="0"/>
          <w:marTop w:val="100"/>
          <w:marBottom w:val="100"/>
          <w:divBdr>
            <w:top w:val="none" w:sz="0" w:space="0" w:color="auto"/>
            <w:left w:val="none" w:sz="0" w:space="0" w:color="auto"/>
            <w:bottom w:val="none" w:sz="0" w:space="0" w:color="auto"/>
            <w:right w:val="none" w:sz="0" w:space="0" w:color="auto"/>
          </w:divBdr>
          <w:divsChild>
            <w:div w:id="992560771">
              <w:marLeft w:val="0"/>
              <w:marRight w:val="0"/>
              <w:marTop w:val="0"/>
              <w:marBottom w:val="0"/>
              <w:divBdr>
                <w:top w:val="none" w:sz="0" w:space="0" w:color="auto"/>
                <w:left w:val="none" w:sz="0" w:space="0" w:color="auto"/>
                <w:bottom w:val="none" w:sz="0" w:space="0" w:color="auto"/>
                <w:right w:val="none" w:sz="0" w:space="0" w:color="auto"/>
              </w:divBdr>
              <w:divsChild>
                <w:div w:id="1084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138">
          <w:marLeft w:val="0"/>
          <w:marRight w:val="0"/>
          <w:marTop w:val="100"/>
          <w:marBottom w:val="100"/>
          <w:divBdr>
            <w:top w:val="none" w:sz="0" w:space="0" w:color="auto"/>
            <w:left w:val="none" w:sz="0" w:space="0" w:color="auto"/>
            <w:bottom w:val="none" w:sz="0" w:space="0" w:color="auto"/>
            <w:right w:val="none" w:sz="0" w:space="0" w:color="auto"/>
          </w:divBdr>
          <w:divsChild>
            <w:div w:id="11581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7927">
      <w:bodyDiv w:val="1"/>
      <w:marLeft w:val="0"/>
      <w:marRight w:val="0"/>
      <w:marTop w:val="0"/>
      <w:marBottom w:val="0"/>
      <w:divBdr>
        <w:top w:val="none" w:sz="0" w:space="0" w:color="auto"/>
        <w:left w:val="none" w:sz="0" w:space="0" w:color="auto"/>
        <w:bottom w:val="none" w:sz="0" w:space="0" w:color="auto"/>
        <w:right w:val="none" w:sz="0" w:space="0" w:color="auto"/>
      </w:divBdr>
    </w:div>
    <w:div w:id="289677505">
      <w:bodyDiv w:val="1"/>
      <w:marLeft w:val="0"/>
      <w:marRight w:val="0"/>
      <w:marTop w:val="0"/>
      <w:marBottom w:val="0"/>
      <w:divBdr>
        <w:top w:val="none" w:sz="0" w:space="0" w:color="auto"/>
        <w:left w:val="none" w:sz="0" w:space="0" w:color="auto"/>
        <w:bottom w:val="none" w:sz="0" w:space="0" w:color="auto"/>
        <w:right w:val="none" w:sz="0" w:space="0" w:color="auto"/>
      </w:divBdr>
    </w:div>
    <w:div w:id="291060183">
      <w:bodyDiv w:val="1"/>
      <w:marLeft w:val="0"/>
      <w:marRight w:val="0"/>
      <w:marTop w:val="0"/>
      <w:marBottom w:val="0"/>
      <w:divBdr>
        <w:top w:val="none" w:sz="0" w:space="0" w:color="auto"/>
        <w:left w:val="none" w:sz="0" w:space="0" w:color="auto"/>
        <w:bottom w:val="none" w:sz="0" w:space="0" w:color="auto"/>
        <w:right w:val="none" w:sz="0" w:space="0" w:color="auto"/>
      </w:divBdr>
    </w:div>
    <w:div w:id="298457293">
      <w:bodyDiv w:val="1"/>
      <w:marLeft w:val="0"/>
      <w:marRight w:val="0"/>
      <w:marTop w:val="0"/>
      <w:marBottom w:val="0"/>
      <w:divBdr>
        <w:top w:val="none" w:sz="0" w:space="0" w:color="auto"/>
        <w:left w:val="none" w:sz="0" w:space="0" w:color="auto"/>
        <w:bottom w:val="none" w:sz="0" w:space="0" w:color="auto"/>
        <w:right w:val="none" w:sz="0" w:space="0" w:color="auto"/>
      </w:divBdr>
    </w:div>
    <w:div w:id="318193205">
      <w:bodyDiv w:val="1"/>
      <w:marLeft w:val="0"/>
      <w:marRight w:val="0"/>
      <w:marTop w:val="0"/>
      <w:marBottom w:val="0"/>
      <w:divBdr>
        <w:top w:val="none" w:sz="0" w:space="0" w:color="auto"/>
        <w:left w:val="none" w:sz="0" w:space="0" w:color="auto"/>
        <w:bottom w:val="none" w:sz="0" w:space="0" w:color="auto"/>
        <w:right w:val="none" w:sz="0" w:space="0" w:color="auto"/>
      </w:divBdr>
    </w:div>
    <w:div w:id="335155059">
      <w:bodyDiv w:val="1"/>
      <w:marLeft w:val="0"/>
      <w:marRight w:val="0"/>
      <w:marTop w:val="0"/>
      <w:marBottom w:val="0"/>
      <w:divBdr>
        <w:top w:val="none" w:sz="0" w:space="0" w:color="auto"/>
        <w:left w:val="none" w:sz="0" w:space="0" w:color="auto"/>
        <w:bottom w:val="none" w:sz="0" w:space="0" w:color="auto"/>
        <w:right w:val="none" w:sz="0" w:space="0" w:color="auto"/>
      </w:divBdr>
    </w:div>
    <w:div w:id="341785905">
      <w:bodyDiv w:val="1"/>
      <w:marLeft w:val="0"/>
      <w:marRight w:val="0"/>
      <w:marTop w:val="0"/>
      <w:marBottom w:val="0"/>
      <w:divBdr>
        <w:top w:val="none" w:sz="0" w:space="0" w:color="auto"/>
        <w:left w:val="none" w:sz="0" w:space="0" w:color="auto"/>
        <w:bottom w:val="none" w:sz="0" w:space="0" w:color="auto"/>
        <w:right w:val="none" w:sz="0" w:space="0" w:color="auto"/>
      </w:divBdr>
    </w:div>
    <w:div w:id="345912506">
      <w:bodyDiv w:val="1"/>
      <w:marLeft w:val="0"/>
      <w:marRight w:val="0"/>
      <w:marTop w:val="0"/>
      <w:marBottom w:val="0"/>
      <w:divBdr>
        <w:top w:val="none" w:sz="0" w:space="0" w:color="auto"/>
        <w:left w:val="none" w:sz="0" w:space="0" w:color="auto"/>
        <w:bottom w:val="none" w:sz="0" w:space="0" w:color="auto"/>
        <w:right w:val="none" w:sz="0" w:space="0" w:color="auto"/>
      </w:divBdr>
    </w:div>
    <w:div w:id="350180453">
      <w:bodyDiv w:val="1"/>
      <w:marLeft w:val="0"/>
      <w:marRight w:val="0"/>
      <w:marTop w:val="0"/>
      <w:marBottom w:val="0"/>
      <w:divBdr>
        <w:top w:val="none" w:sz="0" w:space="0" w:color="auto"/>
        <w:left w:val="none" w:sz="0" w:space="0" w:color="auto"/>
        <w:bottom w:val="none" w:sz="0" w:space="0" w:color="auto"/>
        <w:right w:val="none" w:sz="0" w:space="0" w:color="auto"/>
      </w:divBdr>
    </w:div>
    <w:div w:id="350382135">
      <w:bodyDiv w:val="1"/>
      <w:marLeft w:val="0"/>
      <w:marRight w:val="0"/>
      <w:marTop w:val="0"/>
      <w:marBottom w:val="0"/>
      <w:divBdr>
        <w:top w:val="none" w:sz="0" w:space="0" w:color="auto"/>
        <w:left w:val="none" w:sz="0" w:space="0" w:color="auto"/>
        <w:bottom w:val="none" w:sz="0" w:space="0" w:color="auto"/>
        <w:right w:val="none" w:sz="0" w:space="0" w:color="auto"/>
      </w:divBdr>
    </w:div>
    <w:div w:id="359934014">
      <w:bodyDiv w:val="1"/>
      <w:marLeft w:val="0"/>
      <w:marRight w:val="0"/>
      <w:marTop w:val="0"/>
      <w:marBottom w:val="0"/>
      <w:divBdr>
        <w:top w:val="none" w:sz="0" w:space="0" w:color="auto"/>
        <w:left w:val="none" w:sz="0" w:space="0" w:color="auto"/>
        <w:bottom w:val="none" w:sz="0" w:space="0" w:color="auto"/>
        <w:right w:val="none" w:sz="0" w:space="0" w:color="auto"/>
      </w:divBdr>
    </w:div>
    <w:div w:id="380595557">
      <w:bodyDiv w:val="1"/>
      <w:marLeft w:val="0"/>
      <w:marRight w:val="0"/>
      <w:marTop w:val="0"/>
      <w:marBottom w:val="0"/>
      <w:divBdr>
        <w:top w:val="none" w:sz="0" w:space="0" w:color="auto"/>
        <w:left w:val="none" w:sz="0" w:space="0" w:color="auto"/>
        <w:bottom w:val="none" w:sz="0" w:space="0" w:color="auto"/>
        <w:right w:val="none" w:sz="0" w:space="0" w:color="auto"/>
      </w:divBdr>
    </w:div>
    <w:div w:id="386103147">
      <w:bodyDiv w:val="1"/>
      <w:marLeft w:val="0"/>
      <w:marRight w:val="0"/>
      <w:marTop w:val="0"/>
      <w:marBottom w:val="0"/>
      <w:divBdr>
        <w:top w:val="none" w:sz="0" w:space="0" w:color="auto"/>
        <w:left w:val="none" w:sz="0" w:space="0" w:color="auto"/>
        <w:bottom w:val="none" w:sz="0" w:space="0" w:color="auto"/>
        <w:right w:val="none" w:sz="0" w:space="0" w:color="auto"/>
      </w:divBdr>
    </w:div>
    <w:div w:id="394857985">
      <w:bodyDiv w:val="1"/>
      <w:marLeft w:val="0"/>
      <w:marRight w:val="0"/>
      <w:marTop w:val="0"/>
      <w:marBottom w:val="0"/>
      <w:divBdr>
        <w:top w:val="none" w:sz="0" w:space="0" w:color="auto"/>
        <w:left w:val="none" w:sz="0" w:space="0" w:color="auto"/>
        <w:bottom w:val="none" w:sz="0" w:space="0" w:color="auto"/>
        <w:right w:val="none" w:sz="0" w:space="0" w:color="auto"/>
      </w:divBdr>
    </w:div>
    <w:div w:id="396319971">
      <w:bodyDiv w:val="1"/>
      <w:marLeft w:val="0"/>
      <w:marRight w:val="0"/>
      <w:marTop w:val="0"/>
      <w:marBottom w:val="0"/>
      <w:divBdr>
        <w:top w:val="none" w:sz="0" w:space="0" w:color="auto"/>
        <w:left w:val="none" w:sz="0" w:space="0" w:color="auto"/>
        <w:bottom w:val="none" w:sz="0" w:space="0" w:color="auto"/>
        <w:right w:val="none" w:sz="0" w:space="0" w:color="auto"/>
      </w:divBdr>
    </w:div>
    <w:div w:id="400057763">
      <w:bodyDiv w:val="1"/>
      <w:marLeft w:val="0"/>
      <w:marRight w:val="0"/>
      <w:marTop w:val="0"/>
      <w:marBottom w:val="0"/>
      <w:divBdr>
        <w:top w:val="none" w:sz="0" w:space="0" w:color="auto"/>
        <w:left w:val="none" w:sz="0" w:space="0" w:color="auto"/>
        <w:bottom w:val="none" w:sz="0" w:space="0" w:color="auto"/>
        <w:right w:val="none" w:sz="0" w:space="0" w:color="auto"/>
      </w:divBdr>
      <w:divsChild>
        <w:div w:id="1199051704">
          <w:marLeft w:val="0"/>
          <w:marRight w:val="0"/>
          <w:marTop w:val="0"/>
          <w:marBottom w:val="15"/>
          <w:divBdr>
            <w:top w:val="none" w:sz="0" w:space="0" w:color="auto"/>
            <w:left w:val="none" w:sz="0" w:space="0" w:color="auto"/>
            <w:bottom w:val="none" w:sz="0" w:space="0" w:color="auto"/>
            <w:right w:val="none" w:sz="0" w:space="0" w:color="auto"/>
          </w:divBdr>
          <w:divsChild>
            <w:div w:id="1533767323">
              <w:marLeft w:val="45"/>
              <w:marRight w:val="45"/>
              <w:marTop w:val="0"/>
              <w:marBottom w:val="0"/>
              <w:divBdr>
                <w:top w:val="none" w:sz="0" w:space="0" w:color="auto"/>
                <w:left w:val="none" w:sz="0" w:space="0" w:color="auto"/>
                <w:bottom w:val="none" w:sz="0" w:space="0" w:color="auto"/>
                <w:right w:val="none" w:sz="0" w:space="0" w:color="auto"/>
              </w:divBdr>
              <w:divsChild>
                <w:div w:id="195817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77826">
      <w:bodyDiv w:val="1"/>
      <w:marLeft w:val="0"/>
      <w:marRight w:val="0"/>
      <w:marTop w:val="0"/>
      <w:marBottom w:val="0"/>
      <w:divBdr>
        <w:top w:val="none" w:sz="0" w:space="0" w:color="auto"/>
        <w:left w:val="none" w:sz="0" w:space="0" w:color="auto"/>
        <w:bottom w:val="none" w:sz="0" w:space="0" w:color="auto"/>
        <w:right w:val="none" w:sz="0" w:space="0" w:color="auto"/>
      </w:divBdr>
    </w:div>
    <w:div w:id="425424647">
      <w:bodyDiv w:val="1"/>
      <w:marLeft w:val="0"/>
      <w:marRight w:val="0"/>
      <w:marTop w:val="0"/>
      <w:marBottom w:val="0"/>
      <w:divBdr>
        <w:top w:val="none" w:sz="0" w:space="0" w:color="auto"/>
        <w:left w:val="none" w:sz="0" w:space="0" w:color="auto"/>
        <w:bottom w:val="none" w:sz="0" w:space="0" w:color="auto"/>
        <w:right w:val="none" w:sz="0" w:space="0" w:color="auto"/>
      </w:divBdr>
    </w:div>
    <w:div w:id="430665984">
      <w:bodyDiv w:val="1"/>
      <w:marLeft w:val="0"/>
      <w:marRight w:val="0"/>
      <w:marTop w:val="0"/>
      <w:marBottom w:val="0"/>
      <w:divBdr>
        <w:top w:val="none" w:sz="0" w:space="0" w:color="auto"/>
        <w:left w:val="none" w:sz="0" w:space="0" w:color="auto"/>
        <w:bottom w:val="none" w:sz="0" w:space="0" w:color="auto"/>
        <w:right w:val="none" w:sz="0" w:space="0" w:color="auto"/>
      </w:divBdr>
    </w:div>
    <w:div w:id="430978683">
      <w:bodyDiv w:val="1"/>
      <w:marLeft w:val="0"/>
      <w:marRight w:val="0"/>
      <w:marTop w:val="0"/>
      <w:marBottom w:val="0"/>
      <w:divBdr>
        <w:top w:val="none" w:sz="0" w:space="0" w:color="auto"/>
        <w:left w:val="none" w:sz="0" w:space="0" w:color="auto"/>
        <w:bottom w:val="none" w:sz="0" w:space="0" w:color="auto"/>
        <w:right w:val="none" w:sz="0" w:space="0" w:color="auto"/>
      </w:divBdr>
    </w:div>
    <w:div w:id="431365483">
      <w:bodyDiv w:val="1"/>
      <w:marLeft w:val="0"/>
      <w:marRight w:val="0"/>
      <w:marTop w:val="0"/>
      <w:marBottom w:val="0"/>
      <w:divBdr>
        <w:top w:val="none" w:sz="0" w:space="0" w:color="auto"/>
        <w:left w:val="none" w:sz="0" w:space="0" w:color="auto"/>
        <w:bottom w:val="none" w:sz="0" w:space="0" w:color="auto"/>
        <w:right w:val="none" w:sz="0" w:space="0" w:color="auto"/>
      </w:divBdr>
    </w:div>
    <w:div w:id="437020894">
      <w:bodyDiv w:val="1"/>
      <w:marLeft w:val="0"/>
      <w:marRight w:val="0"/>
      <w:marTop w:val="0"/>
      <w:marBottom w:val="0"/>
      <w:divBdr>
        <w:top w:val="none" w:sz="0" w:space="0" w:color="auto"/>
        <w:left w:val="none" w:sz="0" w:space="0" w:color="auto"/>
        <w:bottom w:val="none" w:sz="0" w:space="0" w:color="auto"/>
        <w:right w:val="none" w:sz="0" w:space="0" w:color="auto"/>
      </w:divBdr>
    </w:div>
    <w:div w:id="450126836">
      <w:bodyDiv w:val="1"/>
      <w:marLeft w:val="0"/>
      <w:marRight w:val="0"/>
      <w:marTop w:val="0"/>
      <w:marBottom w:val="0"/>
      <w:divBdr>
        <w:top w:val="none" w:sz="0" w:space="0" w:color="auto"/>
        <w:left w:val="none" w:sz="0" w:space="0" w:color="auto"/>
        <w:bottom w:val="none" w:sz="0" w:space="0" w:color="auto"/>
        <w:right w:val="none" w:sz="0" w:space="0" w:color="auto"/>
      </w:divBdr>
    </w:div>
    <w:div w:id="458689710">
      <w:bodyDiv w:val="1"/>
      <w:marLeft w:val="0"/>
      <w:marRight w:val="0"/>
      <w:marTop w:val="0"/>
      <w:marBottom w:val="0"/>
      <w:divBdr>
        <w:top w:val="none" w:sz="0" w:space="0" w:color="auto"/>
        <w:left w:val="none" w:sz="0" w:space="0" w:color="auto"/>
        <w:bottom w:val="none" w:sz="0" w:space="0" w:color="auto"/>
        <w:right w:val="none" w:sz="0" w:space="0" w:color="auto"/>
      </w:divBdr>
      <w:divsChild>
        <w:div w:id="373578912">
          <w:marLeft w:val="0"/>
          <w:marRight w:val="0"/>
          <w:marTop w:val="0"/>
          <w:marBottom w:val="748"/>
          <w:divBdr>
            <w:top w:val="none" w:sz="0" w:space="0" w:color="auto"/>
            <w:left w:val="none" w:sz="0" w:space="0" w:color="auto"/>
            <w:bottom w:val="none" w:sz="0" w:space="0" w:color="auto"/>
            <w:right w:val="none" w:sz="0" w:space="0" w:color="auto"/>
          </w:divBdr>
          <w:divsChild>
            <w:div w:id="337804714">
              <w:marLeft w:val="0"/>
              <w:marRight w:val="281"/>
              <w:marTop w:val="0"/>
              <w:marBottom w:val="187"/>
              <w:divBdr>
                <w:top w:val="none" w:sz="0" w:space="0" w:color="auto"/>
                <w:left w:val="none" w:sz="0" w:space="0" w:color="auto"/>
                <w:bottom w:val="none" w:sz="0" w:space="0" w:color="auto"/>
                <w:right w:val="none" w:sz="0" w:space="0" w:color="auto"/>
              </w:divBdr>
            </w:div>
          </w:divsChild>
        </w:div>
      </w:divsChild>
    </w:div>
    <w:div w:id="477459864">
      <w:bodyDiv w:val="1"/>
      <w:marLeft w:val="0"/>
      <w:marRight w:val="0"/>
      <w:marTop w:val="0"/>
      <w:marBottom w:val="0"/>
      <w:divBdr>
        <w:top w:val="none" w:sz="0" w:space="0" w:color="auto"/>
        <w:left w:val="none" w:sz="0" w:space="0" w:color="auto"/>
        <w:bottom w:val="none" w:sz="0" w:space="0" w:color="auto"/>
        <w:right w:val="none" w:sz="0" w:space="0" w:color="auto"/>
      </w:divBdr>
    </w:div>
    <w:div w:id="495268003">
      <w:bodyDiv w:val="1"/>
      <w:marLeft w:val="0"/>
      <w:marRight w:val="0"/>
      <w:marTop w:val="0"/>
      <w:marBottom w:val="0"/>
      <w:divBdr>
        <w:top w:val="none" w:sz="0" w:space="0" w:color="auto"/>
        <w:left w:val="none" w:sz="0" w:space="0" w:color="auto"/>
        <w:bottom w:val="none" w:sz="0" w:space="0" w:color="auto"/>
        <w:right w:val="none" w:sz="0" w:space="0" w:color="auto"/>
      </w:divBdr>
    </w:div>
    <w:div w:id="496464521">
      <w:bodyDiv w:val="1"/>
      <w:marLeft w:val="0"/>
      <w:marRight w:val="0"/>
      <w:marTop w:val="0"/>
      <w:marBottom w:val="0"/>
      <w:divBdr>
        <w:top w:val="none" w:sz="0" w:space="0" w:color="auto"/>
        <w:left w:val="none" w:sz="0" w:space="0" w:color="auto"/>
        <w:bottom w:val="none" w:sz="0" w:space="0" w:color="auto"/>
        <w:right w:val="none" w:sz="0" w:space="0" w:color="auto"/>
      </w:divBdr>
    </w:div>
    <w:div w:id="497040762">
      <w:bodyDiv w:val="1"/>
      <w:marLeft w:val="0"/>
      <w:marRight w:val="0"/>
      <w:marTop w:val="0"/>
      <w:marBottom w:val="0"/>
      <w:divBdr>
        <w:top w:val="none" w:sz="0" w:space="0" w:color="auto"/>
        <w:left w:val="none" w:sz="0" w:space="0" w:color="auto"/>
        <w:bottom w:val="none" w:sz="0" w:space="0" w:color="auto"/>
        <w:right w:val="none" w:sz="0" w:space="0" w:color="auto"/>
      </w:divBdr>
    </w:div>
    <w:div w:id="512568191">
      <w:bodyDiv w:val="1"/>
      <w:marLeft w:val="0"/>
      <w:marRight w:val="0"/>
      <w:marTop w:val="0"/>
      <w:marBottom w:val="0"/>
      <w:divBdr>
        <w:top w:val="none" w:sz="0" w:space="0" w:color="auto"/>
        <w:left w:val="none" w:sz="0" w:space="0" w:color="auto"/>
        <w:bottom w:val="none" w:sz="0" w:space="0" w:color="auto"/>
        <w:right w:val="none" w:sz="0" w:space="0" w:color="auto"/>
      </w:divBdr>
    </w:div>
    <w:div w:id="523448876">
      <w:bodyDiv w:val="1"/>
      <w:marLeft w:val="0"/>
      <w:marRight w:val="0"/>
      <w:marTop w:val="0"/>
      <w:marBottom w:val="0"/>
      <w:divBdr>
        <w:top w:val="none" w:sz="0" w:space="0" w:color="auto"/>
        <w:left w:val="none" w:sz="0" w:space="0" w:color="auto"/>
        <w:bottom w:val="none" w:sz="0" w:space="0" w:color="auto"/>
        <w:right w:val="none" w:sz="0" w:space="0" w:color="auto"/>
      </w:divBdr>
    </w:div>
    <w:div w:id="538083301">
      <w:bodyDiv w:val="1"/>
      <w:marLeft w:val="0"/>
      <w:marRight w:val="0"/>
      <w:marTop w:val="0"/>
      <w:marBottom w:val="0"/>
      <w:divBdr>
        <w:top w:val="none" w:sz="0" w:space="0" w:color="auto"/>
        <w:left w:val="none" w:sz="0" w:space="0" w:color="auto"/>
        <w:bottom w:val="none" w:sz="0" w:space="0" w:color="auto"/>
        <w:right w:val="none" w:sz="0" w:space="0" w:color="auto"/>
      </w:divBdr>
    </w:div>
    <w:div w:id="542521152">
      <w:bodyDiv w:val="1"/>
      <w:marLeft w:val="0"/>
      <w:marRight w:val="0"/>
      <w:marTop w:val="0"/>
      <w:marBottom w:val="0"/>
      <w:divBdr>
        <w:top w:val="none" w:sz="0" w:space="0" w:color="auto"/>
        <w:left w:val="none" w:sz="0" w:space="0" w:color="auto"/>
        <w:bottom w:val="none" w:sz="0" w:space="0" w:color="auto"/>
        <w:right w:val="none" w:sz="0" w:space="0" w:color="auto"/>
      </w:divBdr>
    </w:div>
    <w:div w:id="550313204">
      <w:bodyDiv w:val="1"/>
      <w:marLeft w:val="0"/>
      <w:marRight w:val="0"/>
      <w:marTop w:val="0"/>
      <w:marBottom w:val="0"/>
      <w:divBdr>
        <w:top w:val="none" w:sz="0" w:space="0" w:color="auto"/>
        <w:left w:val="none" w:sz="0" w:space="0" w:color="auto"/>
        <w:bottom w:val="none" w:sz="0" w:space="0" w:color="auto"/>
        <w:right w:val="none" w:sz="0" w:space="0" w:color="auto"/>
      </w:divBdr>
    </w:div>
    <w:div w:id="562526307">
      <w:bodyDiv w:val="1"/>
      <w:marLeft w:val="0"/>
      <w:marRight w:val="0"/>
      <w:marTop w:val="0"/>
      <w:marBottom w:val="0"/>
      <w:divBdr>
        <w:top w:val="none" w:sz="0" w:space="0" w:color="auto"/>
        <w:left w:val="none" w:sz="0" w:space="0" w:color="auto"/>
        <w:bottom w:val="none" w:sz="0" w:space="0" w:color="auto"/>
        <w:right w:val="none" w:sz="0" w:space="0" w:color="auto"/>
      </w:divBdr>
    </w:div>
    <w:div w:id="584920840">
      <w:bodyDiv w:val="1"/>
      <w:marLeft w:val="0"/>
      <w:marRight w:val="0"/>
      <w:marTop w:val="0"/>
      <w:marBottom w:val="0"/>
      <w:divBdr>
        <w:top w:val="none" w:sz="0" w:space="0" w:color="auto"/>
        <w:left w:val="none" w:sz="0" w:space="0" w:color="auto"/>
        <w:bottom w:val="none" w:sz="0" w:space="0" w:color="auto"/>
        <w:right w:val="none" w:sz="0" w:space="0" w:color="auto"/>
      </w:divBdr>
    </w:div>
    <w:div w:id="590898832">
      <w:bodyDiv w:val="1"/>
      <w:marLeft w:val="0"/>
      <w:marRight w:val="0"/>
      <w:marTop w:val="0"/>
      <w:marBottom w:val="0"/>
      <w:divBdr>
        <w:top w:val="none" w:sz="0" w:space="0" w:color="auto"/>
        <w:left w:val="none" w:sz="0" w:space="0" w:color="auto"/>
        <w:bottom w:val="none" w:sz="0" w:space="0" w:color="auto"/>
        <w:right w:val="none" w:sz="0" w:space="0" w:color="auto"/>
      </w:divBdr>
    </w:div>
    <w:div w:id="591664290">
      <w:bodyDiv w:val="1"/>
      <w:marLeft w:val="0"/>
      <w:marRight w:val="0"/>
      <w:marTop w:val="0"/>
      <w:marBottom w:val="0"/>
      <w:divBdr>
        <w:top w:val="none" w:sz="0" w:space="0" w:color="auto"/>
        <w:left w:val="none" w:sz="0" w:space="0" w:color="auto"/>
        <w:bottom w:val="none" w:sz="0" w:space="0" w:color="auto"/>
        <w:right w:val="none" w:sz="0" w:space="0" w:color="auto"/>
      </w:divBdr>
    </w:div>
    <w:div w:id="595019409">
      <w:bodyDiv w:val="1"/>
      <w:marLeft w:val="0"/>
      <w:marRight w:val="0"/>
      <w:marTop w:val="0"/>
      <w:marBottom w:val="0"/>
      <w:divBdr>
        <w:top w:val="none" w:sz="0" w:space="0" w:color="auto"/>
        <w:left w:val="none" w:sz="0" w:space="0" w:color="auto"/>
        <w:bottom w:val="none" w:sz="0" w:space="0" w:color="auto"/>
        <w:right w:val="none" w:sz="0" w:space="0" w:color="auto"/>
      </w:divBdr>
    </w:div>
    <w:div w:id="599607789">
      <w:bodyDiv w:val="1"/>
      <w:marLeft w:val="0"/>
      <w:marRight w:val="0"/>
      <w:marTop w:val="0"/>
      <w:marBottom w:val="0"/>
      <w:divBdr>
        <w:top w:val="none" w:sz="0" w:space="0" w:color="auto"/>
        <w:left w:val="none" w:sz="0" w:space="0" w:color="auto"/>
        <w:bottom w:val="none" w:sz="0" w:space="0" w:color="auto"/>
        <w:right w:val="none" w:sz="0" w:space="0" w:color="auto"/>
      </w:divBdr>
      <w:divsChild>
        <w:div w:id="147672210">
          <w:marLeft w:val="0"/>
          <w:marRight w:val="0"/>
          <w:marTop w:val="0"/>
          <w:marBottom w:val="0"/>
          <w:divBdr>
            <w:top w:val="none" w:sz="0" w:space="0" w:color="auto"/>
            <w:left w:val="none" w:sz="0" w:space="0" w:color="auto"/>
            <w:bottom w:val="none" w:sz="0" w:space="0" w:color="auto"/>
            <w:right w:val="none" w:sz="0" w:space="0" w:color="auto"/>
          </w:divBdr>
        </w:div>
        <w:div w:id="430858783">
          <w:marLeft w:val="0"/>
          <w:marRight w:val="0"/>
          <w:marTop w:val="0"/>
          <w:marBottom w:val="0"/>
          <w:divBdr>
            <w:top w:val="none" w:sz="0" w:space="0" w:color="auto"/>
            <w:left w:val="none" w:sz="0" w:space="0" w:color="auto"/>
            <w:bottom w:val="none" w:sz="0" w:space="0" w:color="auto"/>
            <w:right w:val="none" w:sz="0" w:space="0" w:color="auto"/>
          </w:divBdr>
        </w:div>
        <w:div w:id="438454657">
          <w:marLeft w:val="0"/>
          <w:marRight w:val="0"/>
          <w:marTop w:val="0"/>
          <w:marBottom w:val="0"/>
          <w:divBdr>
            <w:top w:val="none" w:sz="0" w:space="0" w:color="auto"/>
            <w:left w:val="none" w:sz="0" w:space="0" w:color="auto"/>
            <w:bottom w:val="none" w:sz="0" w:space="0" w:color="auto"/>
            <w:right w:val="none" w:sz="0" w:space="0" w:color="auto"/>
          </w:divBdr>
        </w:div>
        <w:div w:id="793912894">
          <w:marLeft w:val="0"/>
          <w:marRight w:val="0"/>
          <w:marTop w:val="0"/>
          <w:marBottom w:val="0"/>
          <w:divBdr>
            <w:top w:val="none" w:sz="0" w:space="0" w:color="auto"/>
            <w:left w:val="none" w:sz="0" w:space="0" w:color="auto"/>
            <w:bottom w:val="none" w:sz="0" w:space="0" w:color="auto"/>
            <w:right w:val="none" w:sz="0" w:space="0" w:color="auto"/>
          </w:divBdr>
        </w:div>
        <w:div w:id="1577857565">
          <w:marLeft w:val="0"/>
          <w:marRight w:val="0"/>
          <w:marTop w:val="0"/>
          <w:marBottom w:val="0"/>
          <w:divBdr>
            <w:top w:val="none" w:sz="0" w:space="0" w:color="auto"/>
            <w:left w:val="none" w:sz="0" w:space="0" w:color="auto"/>
            <w:bottom w:val="none" w:sz="0" w:space="0" w:color="auto"/>
            <w:right w:val="none" w:sz="0" w:space="0" w:color="auto"/>
          </w:divBdr>
        </w:div>
      </w:divsChild>
    </w:div>
    <w:div w:id="615451933">
      <w:bodyDiv w:val="1"/>
      <w:marLeft w:val="0"/>
      <w:marRight w:val="0"/>
      <w:marTop w:val="0"/>
      <w:marBottom w:val="0"/>
      <w:divBdr>
        <w:top w:val="none" w:sz="0" w:space="0" w:color="auto"/>
        <w:left w:val="none" w:sz="0" w:space="0" w:color="auto"/>
        <w:bottom w:val="none" w:sz="0" w:space="0" w:color="auto"/>
        <w:right w:val="none" w:sz="0" w:space="0" w:color="auto"/>
      </w:divBdr>
    </w:div>
    <w:div w:id="622154084">
      <w:bodyDiv w:val="1"/>
      <w:marLeft w:val="0"/>
      <w:marRight w:val="0"/>
      <w:marTop w:val="0"/>
      <w:marBottom w:val="0"/>
      <w:divBdr>
        <w:top w:val="none" w:sz="0" w:space="0" w:color="auto"/>
        <w:left w:val="none" w:sz="0" w:space="0" w:color="auto"/>
        <w:bottom w:val="none" w:sz="0" w:space="0" w:color="auto"/>
        <w:right w:val="none" w:sz="0" w:space="0" w:color="auto"/>
      </w:divBdr>
    </w:div>
    <w:div w:id="627322953">
      <w:bodyDiv w:val="1"/>
      <w:marLeft w:val="0"/>
      <w:marRight w:val="0"/>
      <w:marTop w:val="0"/>
      <w:marBottom w:val="0"/>
      <w:divBdr>
        <w:top w:val="none" w:sz="0" w:space="0" w:color="auto"/>
        <w:left w:val="none" w:sz="0" w:space="0" w:color="auto"/>
        <w:bottom w:val="none" w:sz="0" w:space="0" w:color="auto"/>
        <w:right w:val="none" w:sz="0" w:space="0" w:color="auto"/>
      </w:divBdr>
    </w:div>
    <w:div w:id="631641296">
      <w:bodyDiv w:val="1"/>
      <w:marLeft w:val="0"/>
      <w:marRight w:val="0"/>
      <w:marTop w:val="0"/>
      <w:marBottom w:val="0"/>
      <w:divBdr>
        <w:top w:val="none" w:sz="0" w:space="0" w:color="auto"/>
        <w:left w:val="none" w:sz="0" w:space="0" w:color="auto"/>
        <w:bottom w:val="none" w:sz="0" w:space="0" w:color="auto"/>
        <w:right w:val="none" w:sz="0" w:space="0" w:color="auto"/>
      </w:divBdr>
    </w:div>
    <w:div w:id="635843869">
      <w:bodyDiv w:val="1"/>
      <w:marLeft w:val="0"/>
      <w:marRight w:val="0"/>
      <w:marTop w:val="0"/>
      <w:marBottom w:val="0"/>
      <w:divBdr>
        <w:top w:val="none" w:sz="0" w:space="0" w:color="auto"/>
        <w:left w:val="none" w:sz="0" w:space="0" w:color="auto"/>
        <w:bottom w:val="none" w:sz="0" w:space="0" w:color="auto"/>
        <w:right w:val="none" w:sz="0" w:space="0" w:color="auto"/>
      </w:divBdr>
      <w:divsChild>
        <w:div w:id="759300334">
          <w:marLeft w:val="0"/>
          <w:marRight w:val="0"/>
          <w:marTop w:val="0"/>
          <w:marBottom w:val="0"/>
          <w:divBdr>
            <w:top w:val="none" w:sz="0" w:space="0" w:color="auto"/>
            <w:left w:val="none" w:sz="0" w:space="0" w:color="auto"/>
            <w:bottom w:val="none" w:sz="0" w:space="0" w:color="auto"/>
            <w:right w:val="none" w:sz="0" w:space="0" w:color="auto"/>
          </w:divBdr>
        </w:div>
        <w:div w:id="902790737">
          <w:marLeft w:val="0"/>
          <w:marRight w:val="0"/>
          <w:marTop w:val="0"/>
          <w:marBottom w:val="0"/>
          <w:divBdr>
            <w:top w:val="none" w:sz="0" w:space="0" w:color="auto"/>
            <w:left w:val="none" w:sz="0" w:space="0" w:color="auto"/>
            <w:bottom w:val="none" w:sz="0" w:space="0" w:color="auto"/>
            <w:right w:val="none" w:sz="0" w:space="0" w:color="auto"/>
          </w:divBdr>
          <w:divsChild>
            <w:div w:id="7469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1956">
      <w:bodyDiv w:val="1"/>
      <w:marLeft w:val="0"/>
      <w:marRight w:val="0"/>
      <w:marTop w:val="0"/>
      <w:marBottom w:val="0"/>
      <w:divBdr>
        <w:top w:val="none" w:sz="0" w:space="0" w:color="auto"/>
        <w:left w:val="none" w:sz="0" w:space="0" w:color="auto"/>
        <w:bottom w:val="none" w:sz="0" w:space="0" w:color="auto"/>
        <w:right w:val="none" w:sz="0" w:space="0" w:color="auto"/>
      </w:divBdr>
    </w:div>
    <w:div w:id="691490007">
      <w:bodyDiv w:val="1"/>
      <w:marLeft w:val="0"/>
      <w:marRight w:val="0"/>
      <w:marTop w:val="0"/>
      <w:marBottom w:val="0"/>
      <w:divBdr>
        <w:top w:val="none" w:sz="0" w:space="0" w:color="auto"/>
        <w:left w:val="none" w:sz="0" w:space="0" w:color="auto"/>
        <w:bottom w:val="none" w:sz="0" w:space="0" w:color="auto"/>
        <w:right w:val="none" w:sz="0" w:space="0" w:color="auto"/>
      </w:divBdr>
    </w:div>
    <w:div w:id="698552892">
      <w:bodyDiv w:val="1"/>
      <w:marLeft w:val="0"/>
      <w:marRight w:val="0"/>
      <w:marTop w:val="0"/>
      <w:marBottom w:val="0"/>
      <w:divBdr>
        <w:top w:val="none" w:sz="0" w:space="0" w:color="auto"/>
        <w:left w:val="none" w:sz="0" w:space="0" w:color="auto"/>
        <w:bottom w:val="none" w:sz="0" w:space="0" w:color="auto"/>
        <w:right w:val="none" w:sz="0" w:space="0" w:color="auto"/>
      </w:divBdr>
    </w:div>
    <w:div w:id="702053909">
      <w:bodyDiv w:val="1"/>
      <w:marLeft w:val="0"/>
      <w:marRight w:val="0"/>
      <w:marTop w:val="0"/>
      <w:marBottom w:val="0"/>
      <w:divBdr>
        <w:top w:val="none" w:sz="0" w:space="0" w:color="auto"/>
        <w:left w:val="none" w:sz="0" w:space="0" w:color="auto"/>
        <w:bottom w:val="none" w:sz="0" w:space="0" w:color="auto"/>
        <w:right w:val="none" w:sz="0" w:space="0" w:color="auto"/>
      </w:divBdr>
    </w:div>
    <w:div w:id="728386642">
      <w:bodyDiv w:val="1"/>
      <w:marLeft w:val="0"/>
      <w:marRight w:val="0"/>
      <w:marTop w:val="0"/>
      <w:marBottom w:val="0"/>
      <w:divBdr>
        <w:top w:val="none" w:sz="0" w:space="0" w:color="auto"/>
        <w:left w:val="none" w:sz="0" w:space="0" w:color="auto"/>
        <w:bottom w:val="none" w:sz="0" w:space="0" w:color="auto"/>
        <w:right w:val="none" w:sz="0" w:space="0" w:color="auto"/>
      </w:divBdr>
    </w:div>
    <w:div w:id="750202948">
      <w:bodyDiv w:val="1"/>
      <w:marLeft w:val="0"/>
      <w:marRight w:val="0"/>
      <w:marTop w:val="0"/>
      <w:marBottom w:val="0"/>
      <w:divBdr>
        <w:top w:val="none" w:sz="0" w:space="0" w:color="auto"/>
        <w:left w:val="none" w:sz="0" w:space="0" w:color="auto"/>
        <w:bottom w:val="none" w:sz="0" w:space="0" w:color="auto"/>
        <w:right w:val="none" w:sz="0" w:space="0" w:color="auto"/>
      </w:divBdr>
    </w:div>
    <w:div w:id="763308415">
      <w:bodyDiv w:val="1"/>
      <w:marLeft w:val="0"/>
      <w:marRight w:val="0"/>
      <w:marTop w:val="0"/>
      <w:marBottom w:val="0"/>
      <w:divBdr>
        <w:top w:val="none" w:sz="0" w:space="0" w:color="auto"/>
        <w:left w:val="none" w:sz="0" w:space="0" w:color="auto"/>
        <w:bottom w:val="none" w:sz="0" w:space="0" w:color="auto"/>
        <w:right w:val="none" w:sz="0" w:space="0" w:color="auto"/>
      </w:divBdr>
    </w:div>
    <w:div w:id="779374187">
      <w:bodyDiv w:val="1"/>
      <w:marLeft w:val="0"/>
      <w:marRight w:val="0"/>
      <w:marTop w:val="0"/>
      <w:marBottom w:val="0"/>
      <w:divBdr>
        <w:top w:val="none" w:sz="0" w:space="0" w:color="auto"/>
        <w:left w:val="none" w:sz="0" w:space="0" w:color="auto"/>
        <w:bottom w:val="none" w:sz="0" w:space="0" w:color="auto"/>
        <w:right w:val="none" w:sz="0" w:space="0" w:color="auto"/>
      </w:divBdr>
    </w:div>
    <w:div w:id="785350064">
      <w:bodyDiv w:val="1"/>
      <w:marLeft w:val="0"/>
      <w:marRight w:val="0"/>
      <w:marTop w:val="0"/>
      <w:marBottom w:val="0"/>
      <w:divBdr>
        <w:top w:val="none" w:sz="0" w:space="0" w:color="auto"/>
        <w:left w:val="none" w:sz="0" w:space="0" w:color="auto"/>
        <w:bottom w:val="none" w:sz="0" w:space="0" w:color="auto"/>
        <w:right w:val="none" w:sz="0" w:space="0" w:color="auto"/>
      </w:divBdr>
    </w:div>
    <w:div w:id="794636318">
      <w:bodyDiv w:val="1"/>
      <w:marLeft w:val="0"/>
      <w:marRight w:val="0"/>
      <w:marTop w:val="0"/>
      <w:marBottom w:val="0"/>
      <w:divBdr>
        <w:top w:val="none" w:sz="0" w:space="0" w:color="auto"/>
        <w:left w:val="none" w:sz="0" w:space="0" w:color="auto"/>
        <w:bottom w:val="none" w:sz="0" w:space="0" w:color="auto"/>
        <w:right w:val="none" w:sz="0" w:space="0" w:color="auto"/>
      </w:divBdr>
    </w:div>
    <w:div w:id="811405078">
      <w:bodyDiv w:val="1"/>
      <w:marLeft w:val="0"/>
      <w:marRight w:val="0"/>
      <w:marTop w:val="0"/>
      <w:marBottom w:val="0"/>
      <w:divBdr>
        <w:top w:val="none" w:sz="0" w:space="0" w:color="auto"/>
        <w:left w:val="none" w:sz="0" w:space="0" w:color="auto"/>
        <w:bottom w:val="none" w:sz="0" w:space="0" w:color="auto"/>
        <w:right w:val="none" w:sz="0" w:space="0" w:color="auto"/>
      </w:divBdr>
    </w:div>
    <w:div w:id="820735420">
      <w:bodyDiv w:val="1"/>
      <w:marLeft w:val="0"/>
      <w:marRight w:val="0"/>
      <w:marTop w:val="0"/>
      <w:marBottom w:val="0"/>
      <w:divBdr>
        <w:top w:val="none" w:sz="0" w:space="0" w:color="auto"/>
        <w:left w:val="none" w:sz="0" w:space="0" w:color="auto"/>
        <w:bottom w:val="none" w:sz="0" w:space="0" w:color="auto"/>
        <w:right w:val="none" w:sz="0" w:space="0" w:color="auto"/>
      </w:divBdr>
    </w:div>
    <w:div w:id="830024206">
      <w:bodyDiv w:val="1"/>
      <w:marLeft w:val="0"/>
      <w:marRight w:val="0"/>
      <w:marTop w:val="0"/>
      <w:marBottom w:val="0"/>
      <w:divBdr>
        <w:top w:val="none" w:sz="0" w:space="0" w:color="auto"/>
        <w:left w:val="none" w:sz="0" w:space="0" w:color="auto"/>
        <w:bottom w:val="none" w:sz="0" w:space="0" w:color="auto"/>
        <w:right w:val="none" w:sz="0" w:space="0" w:color="auto"/>
      </w:divBdr>
    </w:div>
    <w:div w:id="840703940">
      <w:bodyDiv w:val="1"/>
      <w:marLeft w:val="0"/>
      <w:marRight w:val="0"/>
      <w:marTop w:val="0"/>
      <w:marBottom w:val="0"/>
      <w:divBdr>
        <w:top w:val="none" w:sz="0" w:space="0" w:color="auto"/>
        <w:left w:val="none" w:sz="0" w:space="0" w:color="auto"/>
        <w:bottom w:val="none" w:sz="0" w:space="0" w:color="auto"/>
        <w:right w:val="none" w:sz="0" w:space="0" w:color="auto"/>
      </w:divBdr>
    </w:div>
    <w:div w:id="853110684">
      <w:bodyDiv w:val="1"/>
      <w:marLeft w:val="0"/>
      <w:marRight w:val="0"/>
      <w:marTop w:val="0"/>
      <w:marBottom w:val="0"/>
      <w:divBdr>
        <w:top w:val="none" w:sz="0" w:space="0" w:color="auto"/>
        <w:left w:val="none" w:sz="0" w:space="0" w:color="auto"/>
        <w:bottom w:val="none" w:sz="0" w:space="0" w:color="auto"/>
        <w:right w:val="none" w:sz="0" w:space="0" w:color="auto"/>
      </w:divBdr>
    </w:div>
    <w:div w:id="854732276">
      <w:bodyDiv w:val="1"/>
      <w:marLeft w:val="0"/>
      <w:marRight w:val="0"/>
      <w:marTop w:val="0"/>
      <w:marBottom w:val="0"/>
      <w:divBdr>
        <w:top w:val="none" w:sz="0" w:space="0" w:color="auto"/>
        <w:left w:val="none" w:sz="0" w:space="0" w:color="auto"/>
        <w:bottom w:val="none" w:sz="0" w:space="0" w:color="auto"/>
        <w:right w:val="none" w:sz="0" w:space="0" w:color="auto"/>
      </w:divBdr>
    </w:div>
    <w:div w:id="873153474">
      <w:bodyDiv w:val="1"/>
      <w:marLeft w:val="0"/>
      <w:marRight w:val="0"/>
      <w:marTop w:val="0"/>
      <w:marBottom w:val="0"/>
      <w:divBdr>
        <w:top w:val="none" w:sz="0" w:space="0" w:color="auto"/>
        <w:left w:val="none" w:sz="0" w:space="0" w:color="auto"/>
        <w:bottom w:val="none" w:sz="0" w:space="0" w:color="auto"/>
        <w:right w:val="none" w:sz="0" w:space="0" w:color="auto"/>
      </w:divBdr>
    </w:div>
    <w:div w:id="881677762">
      <w:bodyDiv w:val="1"/>
      <w:marLeft w:val="0"/>
      <w:marRight w:val="0"/>
      <w:marTop w:val="0"/>
      <w:marBottom w:val="0"/>
      <w:divBdr>
        <w:top w:val="none" w:sz="0" w:space="0" w:color="auto"/>
        <w:left w:val="none" w:sz="0" w:space="0" w:color="auto"/>
        <w:bottom w:val="none" w:sz="0" w:space="0" w:color="auto"/>
        <w:right w:val="none" w:sz="0" w:space="0" w:color="auto"/>
      </w:divBdr>
    </w:div>
    <w:div w:id="882257281">
      <w:bodyDiv w:val="1"/>
      <w:marLeft w:val="0"/>
      <w:marRight w:val="0"/>
      <w:marTop w:val="0"/>
      <w:marBottom w:val="0"/>
      <w:divBdr>
        <w:top w:val="none" w:sz="0" w:space="0" w:color="auto"/>
        <w:left w:val="none" w:sz="0" w:space="0" w:color="auto"/>
        <w:bottom w:val="none" w:sz="0" w:space="0" w:color="auto"/>
        <w:right w:val="none" w:sz="0" w:space="0" w:color="auto"/>
      </w:divBdr>
    </w:div>
    <w:div w:id="883444611">
      <w:bodyDiv w:val="1"/>
      <w:marLeft w:val="0"/>
      <w:marRight w:val="0"/>
      <w:marTop w:val="0"/>
      <w:marBottom w:val="0"/>
      <w:divBdr>
        <w:top w:val="none" w:sz="0" w:space="0" w:color="auto"/>
        <w:left w:val="none" w:sz="0" w:space="0" w:color="auto"/>
        <w:bottom w:val="none" w:sz="0" w:space="0" w:color="auto"/>
        <w:right w:val="none" w:sz="0" w:space="0" w:color="auto"/>
      </w:divBdr>
      <w:divsChild>
        <w:div w:id="358287539">
          <w:marLeft w:val="0"/>
          <w:marRight w:val="0"/>
          <w:marTop w:val="0"/>
          <w:marBottom w:val="748"/>
          <w:divBdr>
            <w:top w:val="none" w:sz="0" w:space="0" w:color="auto"/>
            <w:left w:val="none" w:sz="0" w:space="0" w:color="auto"/>
            <w:bottom w:val="none" w:sz="0" w:space="0" w:color="auto"/>
            <w:right w:val="none" w:sz="0" w:space="0" w:color="auto"/>
          </w:divBdr>
          <w:divsChild>
            <w:div w:id="579994718">
              <w:marLeft w:val="0"/>
              <w:marRight w:val="281"/>
              <w:marTop w:val="0"/>
              <w:marBottom w:val="187"/>
              <w:divBdr>
                <w:top w:val="none" w:sz="0" w:space="0" w:color="auto"/>
                <w:left w:val="none" w:sz="0" w:space="0" w:color="auto"/>
                <w:bottom w:val="none" w:sz="0" w:space="0" w:color="auto"/>
                <w:right w:val="none" w:sz="0" w:space="0" w:color="auto"/>
              </w:divBdr>
            </w:div>
          </w:divsChild>
        </w:div>
      </w:divsChild>
    </w:div>
    <w:div w:id="883445567">
      <w:bodyDiv w:val="1"/>
      <w:marLeft w:val="0"/>
      <w:marRight w:val="0"/>
      <w:marTop w:val="0"/>
      <w:marBottom w:val="0"/>
      <w:divBdr>
        <w:top w:val="none" w:sz="0" w:space="0" w:color="auto"/>
        <w:left w:val="none" w:sz="0" w:space="0" w:color="auto"/>
        <w:bottom w:val="none" w:sz="0" w:space="0" w:color="auto"/>
        <w:right w:val="none" w:sz="0" w:space="0" w:color="auto"/>
      </w:divBdr>
    </w:div>
    <w:div w:id="883952071">
      <w:bodyDiv w:val="1"/>
      <w:marLeft w:val="0"/>
      <w:marRight w:val="0"/>
      <w:marTop w:val="0"/>
      <w:marBottom w:val="0"/>
      <w:divBdr>
        <w:top w:val="none" w:sz="0" w:space="0" w:color="auto"/>
        <w:left w:val="none" w:sz="0" w:space="0" w:color="auto"/>
        <w:bottom w:val="none" w:sz="0" w:space="0" w:color="auto"/>
        <w:right w:val="none" w:sz="0" w:space="0" w:color="auto"/>
      </w:divBdr>
    </w:div>
    <w:div w:id="929193572">
      <w:bodyDiv w:val="1"/>
      <w:marLeft w:val="0"/>
      <w:marRight w:val="0"/>
      <w:marTop w:val="0"/>
      <w:marBottom w:val="0"/>
      <w:divBdr>
        <w:top w:val="none" w:sz="0" w:space="0" w:color="auto"/>
        <w:left w:val="none" w:sz="0" w:space="0" w:color="auto"/>
        <w:bottom w:val="none" w:sz="0" w:space="0" w:color="auto"/>
        <w:right w:val="none" w:sz="0" w:space="0" w:color="auto"/>
      </w:divBdr>
    </w:div>
    <w:div w:id="942881188">
      <w:bodyDiv w:val="1"/>
      <w:marLeft w:val="0"/>
      <w:marRight w:val="0"/>
      <w:marTop w:val="0"/>
      <w:marBottom w:val="0"/>
      <w:divBdr>
        <w:top w:val="none" w:sz="0" w:space="0" w:color="auto"/>
        <w:left w:val="none" w:sz="0" w:space="0" w:color="auto"/>
        <w:bottom w:val="none" w:sz="0" w:space="0" w:color="auto"/>
        <w:right w:val="none" w:sz="0" w:space="0" w:color="auto"/>
      </w:divBdr>
    </w:div>
    <w:div w:id="945772081">
      <w:bodyDiv w:val="1"/>
      <w:marLeft w:val="0"/>
      <w:marRight w:val="0"/>
      <w:marTop w:val="0"/>
      <w:marBottom w:val="0"/>
      <w:divBdr>
        <w:top w:val="none" w:sz="0" w:space="0" w:color="auto"/>
        <w:left w:val="none" w:sz="0" w:space="0" w:color="auto"/>
        <w:bottom w:val="none" w:sz="0" w:space="0" w:color="auto"/>
        <w:right w:val="none" w:sz="0" w:space="0" w:color="auto"/>
      </w:divBdr>
    </w:div>
    <w:div w:id="947077722">
      <w:bodyDiv w:val="1"/>
      <w:marLeft w:val="0"/>
      <w:marRight w:val="0"/>
      <w:marTop w:val="0"/>
      <w:marBottom w:val="0"/>
      <w:divBdr>
        <w:top w:val="none" w:sz="0" w:space="0" w:color="auto"/>
        <w:left w:val="none" w:sz="0" w:space="0" w:color="auto"/>
        <w:bottom w:val="none" w:sz="0" w:space="0" w:color="auto"/>
        <w:right w:val="none" w:sz="0" w:space="0" w:color="auto"/>
      </w:divBdr>
    </w:div>
    <w:div w:id="977225446">
      <w:bodyDiv w:val="1"/>
      <w:marLeft w:val="0"/>
      <w:marRight w:val="0"/>
      <w:marTop w:val="0"/>
      <w:marBottom w:val="0"/>
      <w:divBdr>
        <w:top w:val="none" w:sz="0" w:space="0" w:color="auto"/>
        <w:left w:val="none" w:sz="0" w:space="0" w:color="auto"/>
        <w:bottom w:val="none" w:sz="0" w:space="0" w:color="auto"/>
        <w:right w:val="none" w:sz="0" w:space="0" w:color="auto"/>
      </w:divBdr>
    </w:div>
    <w:div w:id="982126785">
      <w:bodyDiv w:val="1"/>
      <w:marLeft w:val="0"/>
      <w:marRight w:val="0"/>
      <w:marTop w:val="0"/>
      <w:marBottom w:val="0"/>
      <w:divBdr>
        <w:top w:val="none" w:sz="0" w:space="0" w:color="auto"/>
        <w:left w:val="none" w:sz="0" w:space="0" w:color="auto"/>
        <w:bottom w:val="none" w:sz="0" w:space="0" w:color="auto"/>
        <w:right w:val="none" w:sz="0" w:space="0" w:color="auto"/>
      </w:divBdr>
      <w:divsChild>
        <w:div w:id="485904371">
          <w:marLeft w:val="300"/>
          <w:marRight w:val="0"/>
          <w:marTop w:val="0"/>
          <w:marBottom w:val="300"/>
          <w:divBdr>
            <w:top w:val="none" w:sz="0" w:space="0" w:color="auto"/>
            <w:left w:val="none" w:sz="0" w:space="0" w:color="auto"/>
            <w:bottom w:val="none" w:sz="0" w:space="0" w:color="auto"/>
            <w:right w:val="none" w:sz="0" w:space="0" w:color="auto"/>
          </w:divBdr>
        </w:div>
        <w:div w:id="506793642">
          <w:marLeft w:val="300"/>
          <w:marRight w:val="0"/>
          <w:marTop w:val="0"/>
          <w:marBottom w:val="300"/>
          <w:divBdr>
            <w:top w:val="none" w:sz="0" w:space="0" w:color="auto"/>
            <w:left w:val="none" w:sz="0" w:space="0" w:color="auto"/>
            <w:bottom w:val="none" w:sz="0" w:space="0" w:color="auto"/>
            <w:right w:val="none" w:sz="0" w:space="0" w:color="auto"/>
          </w:divBdr>
        </w:div>
        <w:div w:id="2109541267">
          <w:marLeft w:val="300"/>
          <w:marRight w:val="0"/>
          <w:marTop w:val="0"/>
          <w:marBottom w:val="300"/>
          <w:divBdr>
            <w:top w:val="none" w:sz="0" w:space="0" w:color="auto"/>
            <w:left w:val="none" w:sz="0" w:space="0" w:color="auto"/>
            <w:bottom w:val="none" w:sz="0" w:space="0" w:color="auto"/>
            <w:right w:val="none" w:sz="0" w:space="0" w:color="auto"/>
          </w:divBdr>
        </w:div>
      </w:divsChild>
    </w:div>
    <w:div w:id="984317460">
      <w:bodyDiv w:val="1"/>
      <w:marLeft w:val="0"/>
      <w:marRight w:val="0"/>
      <w:marTop w:val="0"/>
      <w:marBottom w:val="0"/>
      <w:divBdr>
        <w:top w:val="none" w:sz="0" w:space="0" w:color="auto"/>
        <w:left w:val="none" w:sz="0" w:space="0" w:color="auto"/>
        <w:bottom w:val="none" w:sz="0" w:space="0" w:color="auto"/>
        <w:right w:val="none" w:sz="0" w:space="0" w:color="auto"/>
      </w:divBdr>
    </w:div>
    <w:div w:id="996886485">
      <w:bodyDiv w:val="1"/>
      <w:marLeft w:val="0"/>
      <w:marRight w:val="0"/>
      <w:marTop w:val="0"/>
      <w:marBottom w:val="0"/>
      <w:divBdr>
        <w:top w:val="none" w:sz="0" w:space="0" w:color="auto"/>
        <w:left w:val="none" w:sz="0" w:space="0" w:color="auto"/>
        <w:bottom w:val="none" w:sz="0" w:space="0" w:color="auto"/>
        <w:right w:val="none" w:sz="0" w:space="0" w:color="auto"/>
      </w:divBdr>
    </w:div>
    <w:div w:id="998920146">
      <w:bodyDiv w:val="1"/>
      <w:marLeft w:val="0"/>
      <w:marRight w:val="0"/>
      <w:marTop w:val="0"/>
      <w:marBottom w:val="0"/>
      <w:divBdr>
        <w:top w:val="none" w:sz="0" w:space="0" w:color="auto"/>
        <w:left w:val="none" w:sz="0" w:space="0" w:color="auto"/>
        <w:bottom w:val="none" w:sz="0" w:space="0" w:color="auto"/>
        <w:right w:val="none" w:sz="0" w:space="0" w:color="auto"/>
      </w:divBdr>
    </w:div>
    <w:div w:id="1002201728">
      <w:bodyDiv w:val="1"/>
      <w:marLeft w:val="0"/>
      <w:marRight w:val="0"/>
      <w:marTop w:val="0"/>
      <w:marBottom w:val="0"/>
      <w:divBdr>
        <w:top w:val="none" w:sz="0" w:space="0" w:color="auto"/>
        <w:left w:val="none" w:sz="0" w:space="0" w:color="auto"/>
        <w:bottom w:val="none" w:sz="0" w:space="0" w:color="auto"/>
        <w:right w:val="none" w:sz="0" w:space="0" w:color="auto"/>
      </w:divBdr>
    </w:div>
    <w:div w:id="1004865943">
      <w:bodyDiv w:val="1"/>
      <w:marLeft w:val="0"/>
      <w:marRight w:val="0"/>
      <w:marTop w:val="0"/>
      <w:marBottom w:val="0"/>
      <w:divBdr>
        <w:top w:val="none" w:sz="0" w:space="0" w:color="auto"/>
        <w:left w:val="none" w:sz="0" w:space="0" w:color="auto"/>
        <w:bottom w:val="none" w:sz="0" w:space="0" w:color="auto"/>
        <w:right w:val="none" w:sz="0" w:space="0" w:color="auto"/>
      </w:divBdr>
    </w:div>
    <w:div w:id="1023017158">
      <w:bodyDiv w:val="1"/>
      <w:marLeft w:val="0"/>
      <w:marRight w:val="0"/>
      <w:marTop w:val="0"/>
      <w:marBottom w:val="0"/>
      <w:divBdr>
        <w:top w:val="none" w:sz="0" w:space="0" w:color="auto"/>
        <w:left w:val="none" w:sz="0" w:space="0" w:color="auto"/>
        <w:bottom w:val="none" w:sz="0" w:space="0" w:color="auto"/>
        <w:right w:val="none" w:sz="0" w:space="0" w:color="auto"/>
      </w:divBdr>
    </w:div>
    <w:div w:id="1033071908">
      <w:bodyDiv w:val="1"/>
      <w:marLeft w:val="0"/>
      <w:marRight w:val="0"/>
      <w:marTop w:val="0"/>
      <w:marBottom w:val="0"/>
      <w:divBdr>
        <w:top w:val="none" w:sz="0" w:space="0" w:color="auto"/>
        <w:left w:val="none" w:sz="0" w:space="0" w:color="auto"/>
        <w:bottom w:val="none" w:sz="0" w:space="0" w:color="auto"/>
        <w:right w:val="none" w:sz="0" w:space="0" w:color="auto"/>
      </w:divBdr>
    </w:div>
    <w:div w:id="1039823036">
      <w:bodyDiv w:val="1"/>
      <w:marLeft w:val="0"/>
      <w:marRight w:val="0"/>
      <w:marTop w:val="0"/>
      <w:marBottom w:val="0"/>
      <w:divBdr>
        <w:top w:val="none" w:sz="0" w:space="0" w:color="auto"/>
        <w:left w:val="none" w:sz="0" w:space="0" w:color="auto"/>
        <w:bottom w:val="none" w:sz="0" w:space="0" w:color="auto"/>
        <w:right w:val="none" w:sz="0" w:space="0" w:color="auto"/>
      </w:divBdr>
    </w:div>
    <w:div w:id="1079714783">
      <w:bodyDiv w:val="1"/>
      <w:marLeft w:val="0"/>
      <w:marRight w:val="0"/>
      <w:marTop w:val="0"/>
      <w:marBottom w:val="0"/>
      <w:divBdr>
        <w:top w:val="none" w:sz="0" w:space="0" w:color="auto"/>
        <w:left w:val="none" w:sz="0" w:space="0" w:color="auto"/>
        <w:bottom w:val="none" w:sz="0" w:space="0" w:color="auto"/>
        <w:right w:val="none" w:sz="0" w:space="0" w:color="auto"/>
      </w:divBdr>
    </w:div>
    <w:div w:id="1080906894">
      <w:bodyDiv w:val="1"/>
      <w:marLeft w:val="0"/>
      <w:marRight w:val="0"/>
      <w:marTop w:val="0"/>
      <w:marBottom w:val="0"/>
      <w:divBdr>
        <w:top w:val="none" w:sz="0" w:space="0" w:color="auto"/>
        <w:left w:val="none" w:sz="0" w:space="0" w:color="auto"/>
        <w:bottom w:val="none" w:sz="0" w:space="0" w:color="auto"/>
        <w:right w:val="none" w:sz="0" w:space="0" w:color="auto"/>
      </w:divBdr>
    </w:div>
    <w:div w:id="1091698928">
      <w:bodyDiv w:val="1"/>
      <w:marLeft w:val="0"/>
      <w:marRight w:val="0"/>
      <w:marTop w:val="0"/>
      <w:marBottom w:val="0"/>
      <w:divBdr>
        <w:top w:val="none" w:sz="0" w:space="0" w:color="auto"/>
        <w:left w:val="none" w:sz="0" w:space="0" w:color="auto"/>
        <w:bottom w:val="none" w:sz="0" w:space="0" w:color="auto"/>
        <w:right w:val="none" w:sz="0" w:space="0" w:color="auto"/>
      </w:divBdr>
    </w:div>
    <w:div w:id="1104302914">
      <w:bodyDiv w:val="1"/>
      <w:marLeft w:val="0"/>
      <w:marRight w:val="0"/>
      <w:marTop w:val="0"/>
      <w:marBottom w:val="0"/>
      <w:divBdr>
        <w:top w:val="none" w:sz="0" w:space="0" w:color="auto"/>
        <w:left w:val="none" w:sz="0" w:space="0" w:color="auto"/>
        <w:bottom w:val="none" w:sz="0" w:space="0" w:color="auto"/>
        <w:right w:val="none" w:sz="0" w:space="0" w:color="auto"/>
      </w:divBdr>
    </w:div>
    <w:div w:id="1149322107">
      <w:bodyDiv w:val="1"/>
      <w:marLeft w:val="0"/>
      <w:marRight w:val="0"/>
      <w:marTop w:val="0"/>
      <w:marBottom w:val="0"/>
      <w:divBdr>
        <w:top w:val="none" w:sz="0" w:space="0" w:color="auto"/>
        <w:left w:val="none" w:sz="0" w:space="0" w:color="auto"/>
        <w:bottom w:val="none" w:sz="0" w:space="0" w:color="auto"/>
        <w:right w:val="none" w:sz="0" w:space="0" w:color="auto"/>
      </w:divBdr>
    </w:div>
    <w:div w:id="1167863706">
      <w:bodyDiv w:val="1"/>
      <w:marLeft w:val="0"/>
      <w:marRight w:val="0"/>
      <w:marTop w:val="0"/>
      <w:marBottom w:val="0"/>
      <w:divBdr>
        <w:top w:val="none" w:sz="0" w:space="0" w:color="auto"/>
        <w:left w:val="none" w:sz="0" w:space="0" w:color="auto"/>
        <w:bottom w:val="none" w:sz="0" w:space="0" w:color="auto"/>
        <w:right w:val="none" w:sz="0" w:space="0" w:color="auto"/>
      </w:divBdr>
    </w:div>
    <w:div w:id="1168399672">
      <w:bodyDiv w:val="1"/>
      <w:marLeft w:val="0"/>
      <w:marRight w:val="0"/>
      <w:marTop w:val="0"/>
      <w:marBottom w:val="0"/>
      <w:divBdr>
        <w:top w:val="none" w:sz="0" w:space="0" w:color="auto"/>
        <w:left w:val="none" w:sz="0" w:space="0" w:color="auto"/>
        <w:bottom w:val="none" w:sz="0" w:space="0" w:color="auto"/>
        <w:right w:val="none" w:sz="0" w:space="0" w:color="auto"/>
      </w:divBdr>
      <w:divsChild>
        <w:div w:id="498275328">
          <w:marLeft w:val="0"/>
          <w:marRight w:val="0"/>
          <w:marTop w:val="0"/>
          <w:marBottom w:val="0"/>
          <w:divBdr>
            <w:top w:val="none" w:sz="0" w:space="0" w:color="auto"/>
            <w:left w:val="none" w:sz="0" w:space="0" w:color="auto"/>
            <w:bottom w:val="none" w:sz="0" w:space="0" w:color="auto"/>
            <w:right w:val="none" w:sz="0" w:space="0" w:color="auto"/>
          </w:divBdr>
        </w:div>
        <w:div w:id="1325622123">
          <w:marLeft w:val="0"/>
          <w:marRight w:val="0"/>
          <w:marTop w:val="0"/>
          <w:marBottom w:val="0"/>
          <w:divBdr>
            <w:top w:val="none" w:sz="0" w:space="0" w:color="auto"/>
            <w:left w:val="none" w:sz="0" w:space="0" w:color="auto"/>
            <w:bottom w:val="none" w:sz="0" w:space="0" w:color="auto"/>
            <w:right w:val="none" w:sz="0" w:space="0" w:color="auto"/>
          </w:divBdr>
        </w:div>
        <w:div w:id="1677616462">
          <w:marLeft w:val="0"/>
          <w:marRight w:val="0"/>
          <w:marTop w:val="0"/>
          <w:marBottom w:val="0"/>
          <w:divBdr>
            <w:top w:val="none" w:sz="0" w:space="0" w:color="auto"/>
            <w:left w:val="none" w:sz="0" w:space="0" w:color="auto"/>
            <w:bottom w:val="none" w:sz="0" w:space="0" w:color="auto"/>
            <w:right w:val="none" w:sz="0" w:space="0" w:color="auto"/>
          </w:divBdr>
        </w:div>
        <w:div w:id="1889491132">
          <w:marLeft w:val="0"/>
          <w:marRight w:val="0"/>
          <w:marTop w:val="0"/>
          <w:marBottom w:val="0"/>
          <w:divBdr>
            <w:top w:val="none" w:sz="0" w:space="0" w:color="auto"/>
            <w:left w:val="none" w:sz="0" w:space="0" w:color="auto"/>
            <w:bottom w:val="none" w:sz="0" w:space="0" w:color="auto"/>
            <w:right w:val="none" w:sz="0" w:space="0" w:color="auto"/>
          </w:divBdr>
        </w:div>
        <w:div w:id="2064478903">
          <w:marLeft w:val="0"/>
          <w:marRight w:val="0"/>
          <w:marTop w:val="0"/>
          <w:marBottom w:val="0"/>
          <w:divBdr>
            <w:top w:val="none" w:sz="0" w:space="0" w:color="auto"/>
            <w:left w:val="none" w:sz="0" w:space="0" w:color="auto"/>
            <w:bottom w:val="none" w:sz="0" w:space="0" w:color="auto"/>
            <w:right w:val="none" w:sz="0" w:space="0" w:color="auto"/>
          </w:divBdr>
        </w:div>
      </w:divsChild>
    </w:div>
    <w:div w:id="1168518424">
      <w:bodyDiv w:val="1"/>
      <w:marLeft w:val="0"/>
      <w:marRight w:val="0"/>
      <w:marTop w:val="0"/>
      <w:marBottom w:val="0"/>
      <w:divBdr>
        <w:top w:val="none" w:sz="0" w:space="0" w:color="auto"/>
        <w:left w:val="none" w:sz="0" w:space="0" w:color="auto"/>
        <w:bottom w:val="none" w:sz="0" w:space="0" w:color="auto"/>
        <w:right w:val="none" w:sz="0" w:space="0" w:color="auto"/>
      </w:divBdr>
    </w:div>
    <w:div w:id="1208378285">
      <w:bodyDiv w:val="1"/>
      <w:marLeft w:val="0"/>
      <w:marRight w:val="0"/>
      <w:marTop w:val="0"/>
      <w:marBottom w:val="0"/>
      <w:divBdr>
        <w:top w:val="none" w:sz="0" w:space="0" w:color="auto"/>
        <w:left w:val="none" w:sz="0" w:space="0" w:color="auto"/>
        <w:bottom w:val="none" w:sz="0" w:space="0" w:color="auto"/>
        <w:right w:val="none" w:sz="0" w:space="0" w:color="auto"/>
      </w:divBdr>
    </w:div>
    <w:div w:id="1212232949">
      <w:bodyDiv w:val="1"/>
      <w:marLeft w:val="0"/>
      <w:marRight w:val="0"/>
      <w:marTop w:val="0"/>
      <w:marBottom w:val="0"/>
      <w:divBdr>
        <w:top w:val="none" w:sz="0" w:space="0" w:color="auto"/>
        <w:left w:val="none" w:sz="0" w:space="0" w:color="auto"/>
        <w:bottom w:val="none" w:sz="0" w:space="0" w:color="auto"/>
        <w:right w:val="none" w:sz="0" w:space="0" w:color="auto"/>
      </w:divBdr>
    </w:div>
    <w:div w:id="1222598899">
      <w:bodyDiv w:val="1"/>
      <w:marLeft w:val="0"/>
      <w:marRight w:val="0"/>
      <w:marTop w:val="0"/>
      <w:marBottom w:val="0"/>
      <w:divBdr>
        <w:top w:val="none" w:sz="0" w:space="0" w:color="auto"/>
        <w:left w:val="none" w:sz="0" w:space="0" w:color="auto"/>
        <w:bottom w:val="none" w:sz="0" w:space="0" w:color="auto"/>
        <w:right w:val="none" w:sz="0" w:space="0" w:color="auto"/>
      </w:divBdr>
    </w:div>
    <w:div w:id="1225220413">
      <w:bodyDiv w:val="1"/>
      <w:marLeft w:val="0"/>
      <w:marRight w:val="0"/>
      <w:marTop w:val="0"/>
      <w:marBottom w:val="0"/>
      <w:divBdr>
        <w:top w:val="none" w:sz="0" w:space="0" w:color="auto"/>
        <w:left w:val="none" w:sz="0" w:space="0" w:color="auto"/>
        <w:bottom w:val="none" w:sz="0" w:space="0" w:color="auto"/>
        <w:right w:val="none" w:sz="0" w:space="0" w:color="auto"/>
      </w:divBdr>
    </w:div>
    <w:div w:id="1232813504">
      <w:bodyDiv w:val="1"/>
      <w:marLeft w:val="0"/>
      <w:marRight w:val="0"/>
      <w:marTop w:val="0"/>
      <w:marBottom w:val="0"/>
      <w:divBdr>
        <w:top w:val="none" w:sz="0" w:space="0" w:color="auto"/>
        <w:left w:val="none" w:sz="0" w:space="0" w:color="auto"/>
        <w:bottom w:val="none" w:sz="0" w:space="0" w:color="auto"/>
        <w:right w:val="none" w:sz="0" w:space="0" w:color="auto"/>
      </w:divBdr>
    </w:div>
    <w:div w:id="1237788164">
      <w:bodyDiv w:val="1"/>
      <w:marLeft w:val="0"/>
      <w:marRight w:val="0"/>
      <w:marTop w:val="0"/>
      <w:marBottom w:val="0"/>
      <w:divBdr>
        <w:top w:val="none" w:sz="0" w:space="0" w:color="auto"/>
        <w:left w:val="none" w:sz="0" w:space="0" w:color="auto"/>
        <w:bottom w:val="none" w:sz="0" w:space="0" w:color="auto"/>
        <w:right w:val="none" w:sz="0" w:space="0" w:color="auto"/>
      </w:divBdr>
    </w:div>
    <w:div w:id="1246844314">
      <w:bodyDiv w:val="1"/>
      <w:marLeft w:val="0"/>
      <w:marRight w:val="0"/>
      <w:marTop w:val="0"/>
      <w:marBottom w:val="0"/>
      <w:divBdr>
        <w:top w:val="none" w:sz="0" w:space="0" w:color="auto"/>
        <w:left w:val="none" w:sz="0" w:space="0" w:color="auto"/>
        <w:bottom w:val="none" w:sz="0" w:space="0" w:color="auto"/>
        <w:right w:val="none" w:sz="0" w:space="0" w:color="auto"/>
      </w:divBdr>
    </w:div>
    <w:div w:id="1249653018">
      <w:bodyDiv w:val="1"/>
      <w:marLeft w:val="0"/>
      <w:marRight w:val="0"/>
      <w:marTop w:val="0"/>
      <w:marBottom w:val="0"/>
      <w:divBdr>
        <w:top w:val="none" w:sz="0" w:space="0" w:color="auto"/>
        <w:left w:val="none" w:sz="0" w:space="0" w:color="auto"/>
        <w:bottom w:val="none" w:sz="0" w:space="0" w:color="auto"/>
        <w:right w:val="none" w:sz="0" w:space="0" w:color="auto"/>
      </w:divBdr>
      <w:divsChild>
        <w:div w:id="146240898">
          <w:marLeft w:val="0"/>
          <w:marRight w:val="0"/>
          <w:marTop w:val="0"/>
          <w:marBottom w:val="0"/>
          <w:divBdr>
            <w:top w:val="none" w:sz="0" w:space="0" w:color="auto"/>
            <w:left w:val="none" w:sz="0" w:space="0" w:color="auto"/>
            <w:bottom w:val="none" w:sz="0" w:space="0" w:color="auto"/>
            <w:right w:val="none" w:sz="0" w:space="0" w:color="auto"/>
          </w:divBdr>
        </w:div>
        <w:div w:id="453670151">
          <w:marLeft w:val="0"/>
          <w:marRight w:val="0"/>
          <w:marTop w:val="0"/>
          <w:marBottom w:val="0"/>
          <w:divBdr>
            <w:top w:val="none" w:sz="0" w:space="0" w:color="auto"/>
            <w:left w:val="none" w:sz="0" w:space="0" w:color="auto"/>
            <w:bottom w:val="none" w:sz="0" w:space="0" w:color="auto"/>
            <w:right w:val="none" w:sz="0" w:space="0" w:color="auto"/>
          </w:divBdr>
        </w:div>
        <w:div w:id="1143891668">
          <w:marLeft w:val="0"/>
          <w:marRight w:val="0"/>
          <w:marTop w:val="0"/>
          <w:marBottom w:val="0"/>
          <w:divBdr>
            <w:top w:val="none" w:sz="0" w:space="0" w:color="auto"/>
            <w:left w:val="none" w:sz="0" w:space="0" w:color="auto"/>
            <w:bottom w:val="none" w:sz="0" w:space="0" w:color="auto"/>
            <w:right w:val="none" w:sz="0" w:space="0" w:color="auto"/>
          </w:divBdr>
        </w:div>
        <w:div w:id="1705208406">
          <w:marLeft w:val="0"/>
          <w:marRight w:val="0"/>
          <w:marTop w:val="0"/>
          <w:marBottom w:val="0"/>
          <w:divBdr>
            <w:top w:val="none" w:sz="0" w:space="0" w:color="auto"/>
            <w:left w:val="none" w:sz="0" w:space="0" w:color="auto"/>
            <w:bottom w:val="none" w:sz="0" w:space="0" w:color="auto"/>
            <w:right w:val="none" w:sz="0" w:space="0" w:color="auto"/>
          </w:divBdr>
        </w:div>
        <w:div w:id="1774865011">
          <w:marLeft w:val="0"/>
          <w:marRight w:val="0"/>
          <w:marTop w:val="0"/>
          <w:marBottom w:val="0"/>
          <w:divBdr>
            <w:top w:val="none" w:sz="0" w:space="0" w:color="auto"/>
            <w:left w:val="none" w:sz="0" w:space="0" w:color="auto"/>
            <w:bottom w:val="none" w:sz="0" w:space="0" w:color="auto"/>
            <w:right w:val="none" w:sz="0" w:space="0" w:color="auto"/>
          </w:divBdr>
        </w:div>
        <w:div w:id="1982612311">
          <w:marLeft w:val="0"/>
          <w:marRight w:val="0"/>
          <w:marTop w:val="0"/>
          <w:marBottom w:val="0"/>
          <w:divBdr>
            <w:top w:val="none" w:sz="0" w:space="0" w:color="auto"/>
            <w:left w:val="none" w:sz="0" w:space="0" w:color="auto"/>
            <w:bottom w:val="none" w:sz="0" w:space="0" w:color="auto"/>
            <w:right w:val="none" w:sz="0" w:space="0" w:color="auto"/>
          </w:divBdr>
        </w:div>
      </w:divsChild>
    </w:div>
    <w:div w:id="1255701144">
      <w:bodyDiv w:val="1"/>
      <w:marLeft w:val="0"/>
      <w:marRight w:val="0"/>
      <w:marTop w:val="0"/>
      <w:marBottom w:val="0"/>
      <w:divBdr>
        <w:top w:val="none" w:sz="0" w:space="0" w:color="auto"/>
        <w:left w:val="none" w:sz="0" w:space="0" w:color="auto"/>
        <w:bottom w:val="none" w:sz="0" w:space="0" w:color="auto"/>
        <w:right w:val="none" w:sz="0" w:space="0" w:color="auto"/>
      </w:divBdr>
    </w:div>
    <w:div w:id="1265334772">
      <w:bodyDiv w:val="1"/>
      <w:marLeft w:val="0"/>
      <w:marRight w:val="0"/>
      <w:marTop w:val="0"/>
      <w:marBottom w:val="0"/>
      <w:divBdr>
        <w:top w:val="none" w:sz="0" w:space="0" w:color="auto"/>
        <w:left w:val="none" w:sz="0" w:space="0" w:color="auto"/>
        <w:bottom w:val="none" w:sz="0" w:space="0" w:color="auto"/>
        <w:right w:val="none" w:sz="0" w:space="0" w:color="auto"/>
      </w:divBdr>
    </w:div>
    <w:div w:id="1276055094">
      <w:bodyDiv w:val="1"/>
      <w:marLeft w:val="0"/>
      <w:marRight w:val="0"/>
      <w:marTop w:val="0"/>
      <w:marBottom w:val="0"/>
      <w:divBdr>
        <w:top w:val="none" w:sz="0" w:space="0" w:color="auto"/>
        <w:left w:val="none" w:sz="0" w:space="0" w:color="auto"/>
        <w:bottom w:val="none" w:sz="0" w:space="0" w:color="auto"/>
        <w:right w:val="none" w:sz="0" w:space="0" w:color="auto"/>
      </w:divBdr>
    </w:div>
    <w:div w:id="1278411148">
      <w:bodyDiv w:val="1"/>
      <w:marLeft w:val="0"/>
      <w:marRight w:val="0"/>
      <w:marTop w:val="0"/>
      <w:marBottom w:val="0"/>
      <w:divBdr>
        <w:top w:val="none" w:sz="0" w:space="0" w:color="auto"/>
        <w:left w:val="none" w:sz="0" w:space="0" w:color="auto"/>
        <w:bottom w:val="none" w:sz="0" w:space="0" w:color="auto"/>
        <w:right w:val="none" w:sz="0" w:space="0" w:color="auto"/>
      </w:divBdr>
    </w:div>
    <w:div w:id="1281373863">
      <w:bodyDiv w:val="1"/>
      <w:marLeft w:val="0"/>
      <w:marRight w:val="0"/>
      <w:marTop w:val="0"/>
      <w:marBottom w:val="0"/>
      <w:divBdr>
        <w:top w:val="none" w:sz="0" w:space="0" w:color="auto"/>
        <w:left w:val="none" w:sz="0" w:space="0" w:color="auto"/>
        <w:bottom w:val="none" w:sz="0" w:space="0" w:color="auto"/>
        <w:right w:val="none" w:sz="0" w:space="0" w:color="auto"/>
      </w:divBdr>
    </w:div>
    <w:div w:id="1284113513">
      <w:bodyDiv w:val="1"/>
      <w:marLeft w:val="0"/>
      <w:marRight w:val="0"/>
      <w:marTop w:val="0"/>
      <w:marBottom w:val="0"/>
      <w:divBdr>
        <w:top w:val="none" w:sz="0" w:space="0" w:color="auto"/>
        <w:left w:val="none" w:sz="0" w:space="0" w:color="auto"/>
        <w:bottom w:val="none" w:sz="0" w:space="0" w:color="auto"/>
        <w:right w:val="none" w:sz="0" w:space="0" w:color="auto"/>
      </w:divBdr>
    </w:div>
    <w:div w:id="1293172433">
      <w:bodyDiv w:val="1"/>
      <w:marLeft w:val="0"/>
      <w:marRight w:val="0"/>
      <w:marTop w:val="0"/>
      <w:marBottom w:val="0"/>
      <w:divBdr>
        <w:top w:val="none" w:sz="0" w:space="0" w:color="auto"/>
        <w:left w:val="none" w:sz="0" w:space="0" w:color="auto"/>
        <w:bottom w:val="none" w:sz="0" w:space="0" w:color="auto"/>
        <w:right w:val="none" w:sz="0" w:space="0" w:color="auto"/>
      </w:divBdr>
    </w:div>
    <w:div w:id="1296253126">
      <w:bodyDiv w:val="1"/>
      <w:marLeft w:val="0"/>
      <w:marRight w:val="0"/>
      <w:marTop w:val="0"/>
      <w:marBottom w:val="0"/>
      <w:divBdr>
        <w:top w:val="none" w:sz="0" w:space="0" w:color="auto"/>
        <w:left w:val="none" w:sz="0" w:space="0" w:color="auto"/>
        <w:bottom w:val="none" w:sz="0" w:space="0" w:color="auto"/>
        <w:right w:val="none" w:sz="0" w:space="0" w:color="auto"/>
      </w:divBdr>
    </w:div>
    <w:div w:id="1301307872">
      <w:bodyDiv w:val="1"/>
      <w:marLeft w:val="0"/>
      <w:marRight w:val="0"/>
      <w:marTop w:val="0"/>
      <w:marBottom w:val="0"/>
      <w:divBdr>
        <w:top w:val="none" w:sz="0" w:space="0" w:color="auto"/>
        <w:left w:val="none" w:sz="0" w:space="0" w:color="auto"/>
        <w:bottom w:val="none" w:sz="0" w:space="0" w:color="auto"/>
        <w:right w:val="none" w:sz="0" w:space="0" w:color="auto"/>
      </w:divBdr>
    </w:div>
    <w:div w:id="1308436547">
      <w:bodyDiv w:val="1"/>
      <w:marLeft w:val="0"/>
      <w:marRight w:val="0"/>
      <w:marTop w:val="0"/>
      <w:marBottom w:val="0"/>
      <w:divBdr>
        <w:top w:val="none" w:sz="0" w:space="0" w:color="auto"/>
        <w:left w:val="none" w:sz="0" w:space="0" w:color="auto"/>
        <w:bottom w:val="none" w:sz="0" w:space="0" w:color="auto"/>
        <w:right w:val="none" w:sz="0" w:space="0" w:color="auto"/>
      </w:divBdr>
    </w:div>
    <w:div w:id="1313483191">
      <w:bodyDiv w:val="1"/>
      <w:marLeft w:val="0"/>
      <w:marRight w:val="0"/>
      <w:marTop w:val="0"/>
      <w:marBottom w:val="0"/>
      <w:divBdr>
        <w:top w:val="none" w:sz="0" w:space="0" w:color="auto"/>
        <w:left w:val="none" w:sz="0" w:space="0" w:color="auto"/>
        <w:bottom w:val="none" w:sz="0" w:space="0" w:color="auto"/>
        <w:right w:val="none" w:sz="0" w:space="0" w:color="auto"/>
      </w:divBdr>
    </w:div>
    <w:div w:id="1322391431">
      <w:bodyDiv w:val="1"/>
      <w:marLeft w:val="0"/>
      <w:marRight w:val="0"/>
      <w:marTop w:val="0"/>
      <w:marBottom w:val="0"/>
      <w:divBdr>
        <w:top w:val="none" w:sz="0" w:space="0" w:color="auto"/>
        <w:left w:val="none" w:sz="0" w:space="0" w:color="auto"/>
        <w:bottom w:val="none" w:sz="0" w:space="0" w:color="auto"/>
        <w:right w:val="none" w:sz="0" w:space="0" w:color="auto"/>
      </w:divBdr>
    </w:div>
    <w:div w:id="1322734855">
      <w:bodyDiv w:val="1"/>
      <w:marLeft w:val="0"/>
      <w:marRight w:val="0"/>
      <w:marTop w:val="0"/>
      <w:marBottom w:val="0"/>
      <w:divBdr>
        <w:top w:val="none" w:sz="0" w:space="0" w:color="auto"/>
        <w:left w:val="none" w:sz="0" w:space="0" w:color="auto"/>
        <w:bottom w:val="none" w:sz="0" w:space="0" w:color="auto"/>
        <w:right w:val="none" w:sz="0" w:space="0" w:color="auto"/>
      </w:divBdr>
    </w:div>
    <w:div w:id="1325428194">
      <w:bodyDiv w:val="1"/>
      <w:marLeft w:val="0"/>
      <w:marRight w:val="0"/>
      <w:marTop w:val="0"/>
      <w:marBottom w:val="0"/>
      <w:divBdr>
        <w:top w:val="none" w:sz="0" w:space="0" w:color="auto"/>
        <w:left w:val="none" w:sz="0" w:space="0" w:color="auto"/>
        <w:bottom w:val="none" w:sz="0" w:space="0" w:color="auto"/>
        <w:right w:val="none" w:sz="0" w:space="0" w:color="auto"/>
      </w:divBdr>
    </w:div>
    <w:div w:id="1325665847">
      <w:bodyDiv w:val="1"/>
      <w:marLeft w:val="0"/>
      <w:marRight w:val="0"/>
      <w:marTop w:val="0"/>
      <w:marBottom w:val="0"/>
      <w:divBdr>
        <w:top w:val="none" w:sz="0" w:space="0" w:color="auto"/>
        <w:left w:val="none" w:sz="0" w:space="0" w:color="auto"/>
        <w:bottom w:val="none" w:sz="0" w:space="0" w:color="auto"/>
        <w:right w:val="none" w:sz="0" w:space="0" w:color="auto"/>
      </w:divBdr>
      <w:divsChild>
        <w:div w:id="190649357">
          <w:marLeft w:val="0"/>
          <w:marRight w:val="0"/>
          <w:marTop w:val="0"/>
          <w:marBottom w:val="0"/>
          <w:divBdr>
            <w:top w:val="none" w:sz="0" w:space="0" w:color="auto"/>
            <w:left w:val="none" w:sz="0" w:space="0" w:color="auto"/>
            <w:bottom w:val="none" w:sz="0" w:space="0" w:color="auto"/>
            <w:right w:val="none" w:sz="0" w:space="0" w:color="auto"/>
          </w:divBdr>
        </w:div>
      </w:divsChild>
    </w:div>
    <w:div w:id="1329674473">
      <w:bodyDiv w:val="1"/>
      <w:marLeft w:val="0"/>
      <w:marRight w:val="0"/>
      <w:marTop w:val="0"/>
      <w:marBottom w:val="0"/>
      <w:divBdr>
        <w:top w:val="none" w:sz="0" w:space="0" w:color="auto"/>
        <w:left w:val="none" w:sz="0" w:space="0" w:color="auto"/>
        <w:bottom w:val="none" w:sz="0" w:space="0" w:color="auto"/>
        <w:right w:val="none" w:sz="0" w:space="0" w:color="auto"/>
      </w:divBdr>
    </w:div>
    <w:div w:id="1332022861">
      <w:bodyDiv w:val="1"/>
      <w:marLeft w:val="0"/>
      <w:marRight w:val="0"/>
      <w:marTop w:val="0"/>
      <w:marBottom w:val="0"/>
      <w:divBdr>
        <w:top w:val="none" w:sz="0" w:space="0" w:color="auto"/>
        <w:left w:val="none" w:sz="0" w:space="0" w:color="auto"/>
        <w:bottom w:val="none" w:sz="0" w:space="0" w:color="auto"/>
        <w:right w:val="none" w:sz="0" w:space="0" w:color="auto"/>
      </w:divBdr>
    </w:div>
    <w:div w:id="1349023177">
      <w:bodyDiv w:val="1"/>
      <w:marLeft w:val="0"/>
      <w:marRight w:val="0"/>
      <w:marTop w:val="0"/>
      <w:marBottom w:val="0"/>
      <w:divBdr>
        <w:top w:val="none" w:sz="0" w:space="0" w:color="auto"/>
        <w:left w:val="none" w:sz="0" w:space="0" w:color="auto"/>
        <w:bottom w:val="none" w:sz="0" w:space="0" w:color="auto"/>
        <w:right w:val="none" w:sz="0" w:space="0" w:color="auto"/>
      </w:divBdr>
    </w:div>
    <w:div w:id="1362394371">
      <w:bodyDiv w:val="1"/>
      <w:marLeft w:val="0"/>
      <w:marRight w:val="0"/>
      <w:marTop w:val="0"/>
      <w:marBottom w:val="0"/>
      <w:divBdr>
        <w:top w:val="none" w:sz="0" w:space="0" w:color="auto"/>
        <w:left w:val="none" w:sz="0" w:space="0" w:color="auto"/>
        <w:bottom w:val="none" w:sz="0" w:space="0" w:color="auto"/>
        <w:right w:val="none" w:sz="0" w:space="0" w:color="auto"/>
      </w:divBdr>
    </w:div>
    <w:div w:id="1362777151">
      <w:bodyDiv w:val="1"/>
      <w:marLeft w:val="0"/>
      <w:marRight w:val="0"/>
      <w:marTop w:val="0"/>
      <w:marBottom w:val="0"/>
      <w:divBdr>
        <w:top w:val="none" w:sz="0" w:space="0" w:color="auto"/>
        <w:left w:val="none" w:sz="0" w:space="0" w:color="auto"/>
        <w:bottom w:val="none" w:sz="0" w:space="0" w:color="auto"/>
        <w:right w:val="none" w:sz="0" w:space="0" w:color="auto"/>
      </w:divBdr>
    </w:div>
    <w:div w:id="1395932172">
      <w:bodyDiv w:val="1"/>
      <w:marLeft w:val="0"/>
      <w:marRight w:val="0"/>
      <w:marTop w:val="0"/>
      <w:marBottom w:val="0"/>
      <w:divBdr>
        <w:top w:val="none" w:sz="0" w:space="0" w:color="auto"/>
        <w:left w:val="none" w:sz="0" w:space="0" w:color="auto"/>
        <w:bottom w:val="none" w:sz="0" w:space="0" w:color="auto"/>
        <w:right w:val="none" w:sz="0" w:space="0" w:color="auto"/>
      </w:divBdr>
    </w:div>
    <w:div w:id="1402673132">
      <w:bodyDiv w:val="1"/>
      <w:marLeft w:val="0"/>
      <w:marRight w:val="0"/>
      <w:marTop w:val="0"/>
      <w:marBottom w:val="0"/>
      <w:divBdr>
        <w:top w:val="none" w:sz="0" w:space="0" w:color="auto"/>
        <w:left w:val="none" w:sz="0" w:space="0" w:color="auto"/>
        <w:bottom w:val="none" w:sz="0" w:space="0" w:color="auto"/>
        <w:right w:val="none" w:sz="0" w:space="0" w:color="auto"/>
      </w:divBdr>
    </w:div>
    <w:div w:id="1402866307">
      <w:bodyDiv w:val="1"/>
      <w:marLeft w:val="0"/>
      <w:marRight w:val="0"/>
      <w:marTop w:val="0"/>
      <w:marBottom w:val="0"/>
      <w:divBdr>
        <w:top w:val="none" w:sz="0" w:space="0" w:color="auto"/>
        <w:left w:val="none" w:sz="0" w:space="0" w:color="auto"/>
        <w:bottom w:val="none" w:sz="0" w:space="0" w:color="auto"/>
        <w:right w:val="none" w:sz="0" w:space="0" w:color="auto"/>
      </w:divBdr>
    </w:div>
    <w:div w:id="1413352141">
      <w:bodyDiv w:val="1"/>
      <w:marLeft w:val="0"/>
      <w:marRight w:val="0"/>
      <w:marTop w:val="0"/>
      <w:marBottom w:val="0"/>
      <w:divBdr>
        <w:top w:val="none" w:sz="0" w:space="0" w:color="auto"/>
        <w:left w:val="none" w:sz="0" w:space="0" w:color="auto"/>
        <w:bottom w:val="none" w:sz="0" w:space="0" w:color="auto"/>
        <w:right w:val="none" w:sz="0" w:space="0" w:color="auto"/>
      </w:divBdr>
    </w:div>
    <w:div w:id="1414936761">
      <w:bodyDiv w:val="1"/>
      <w:marLeft w:val="0"/>
      <w:marRight w:val="0"/>
      <w:marTop w:val="0"/>
      <w:marBottom w:val="0"/>
      <w:divBdr>
        <w:top w:val="none" w:sz="0" w:space="0" w:color="auto"/>
        <w:left w:val="none" w:sz="0" w:space="0" w:color="auto"/>
        <w:bottom w:val="none" w:sz="0" w:space="0" w:color="auto"/>
        <w:right w:val="none" w:sz="0" w:space="0" w:color="auto"/>
      </w:divBdr>
    </w:div>
    <w:div w:id="1469737470">
      <w:bodyDiv w:val="1"/>
      <w:marLeft w:val="0"/>
      <w:marRight w:val="0"/>
      <w:marTop w:val="0"/>
      <w:marBottom w:val="0"/>
      <w:divBdr>
        <w:top w:val="none" w:sz="0" w:space="0" w:color="auto"/>
        <w:left w:val="none" w:sz="0" w:space="0" w:color="auto"/>
        <w:bottom w:val="none" w:sz="0" w:space="0" w:color="auto"/>
        <w:right w:val="none" w:sz="0" w:space="0" w:color="auto"/>
      </w:divBdr>
    </w:div>
    <w:div w:id="1470392509">
      <w:bodyDiv w:val="1"/>
      <w:marLeft w:val="0"/>
      <w:marRight w:val="0"/>
      <w:marTop w:val="0"/>
      <w:marBottom w:val="0"/>
      <w:divBdr>
        <w:top w:val="none" w:sz="0" w:space="0" w:color="auto"/>
        <w:left w:val="none" w:sz="0" w:space="0" w:color="auto"/>
        <w:bottom w:val="none" w:sz="0" w:space="0" w:color="auto"/>
        <w:right w:val="none" w:sz="0" w:space="0" w:color="auto"/>
      </w:divBdr>
    </w:div>
    <w:div w:id="1485583514">
      <w:bodyDiv w:val="1"/>
      <w:marLeft w:val="0"/>
      <w:marRight w:val="0"/>
      <w:marTop w:val="0"/>
      <w:marBottom w:val="0"/>
      <w:divBdr>
        <w:top w:val="none" w:sz="0" w:space="0" w:color="auto"/>
        <w:left w:val="none" w:sz="0" w:space="0" w:color="auto"/>
        <w:bottom w:val="none" w:sz="0" w:space="0" w:color="auto"/>
        <w:right w:val="none" w:sz="0" w:space="0" w:color="auto"/>
      </w:divBdr>
    </w:div>
    <w:div w:id="1495100544">
      <w:bodyDiv w:val="1"/>
      <w:marLeft w:val="0"/>
      <w:marRight w:val="0"/>
      <w:marTop w:val="0"/>
      <w:marBottom w:val="0"/>
      <w:divBdr>
        <w:top w:val="none" w:sz="0" w:space="0" w:color="auto"/>
        <w:left w:val="none" w:sz="0" w:space="0" w:color="auto"/>
        <w:bottom w:val="none" w:sz="0" w:space="0" w:color="auto"/>
        <w:right w:val="none" w:sz="0" w:space="0" w:color="auto"/>
      </w:divBdr>
      <w:divsChild>
        <w:div w:id="44570471">
          <w:marLeft w:val="0"/>
          <w:marRight w:val="0"/>
          <w:marTop w:val="0"/>
          <w:marBottom w:val="0"/>
          <w:divBdr>
            <w:top w:val="none" w:sz="0" w:space="0" w:color="auto"/>
            <w:left w:val="none" w:sz="0" w:space="0" w:color="auto"/>
            <w:bottom w:val="none" w:sz="0" w:space="0" w:color="auto"/>
            <w:right w:val="none" w:sz="0" w:space="0" w:color="auto"/>
          </w:divBdr>
        </w:div>
        <w:div w:id="869608469">
          <w:marLeft w:val="0"/>
          <w:marRight w:val="0"/>
          <w:marTop w:val="0"/>
          <w:marBottom w:val="0"/>
          <w:divBdr>
            <w:top w:val="none" w:sz="0" w:space="0" w:color="auto"/>
            <w:left w:val="none" w:sz="0" w:space="0" w:color="auto"/>
            <w:bottom w:val="none" w:sz="0" w:space="0" w:color="auto"/>
            <w:right w:val="none" w:sz="0" w:space="0" w:color="auto"/>
          </w:divBdr>
        </w:div>
        <w:div w:id="1096706972">
          <w:marLeft w:val="0"/>
          <w:marRight w:val="0"/>
          <w:marTop w:val="0"/>
          <w:marBottom w:val="0"/>
          <w:divBdr>
            <w:top w:val="none" w:sz="0" w:space="0" w:color="auto"/>
            <w:left w:val="none" w:sz="0" w:space="0" w:color="auto"/>
            <w:bottom w:val="none" w:sz="0" w:space="0" w:color="auto"/>
            <w:right w:val="none" w:sz="0" w:space="0" w:color="auto"/>
          </w:divBdr>
        </w:div>
        <w:div w:id="1502895344">
          <w:marLeft w:val="0"/>
          <w:marRight w:val="0"/>
          <w:marTop w:val="0"/>
          <w:marBottom w:val="0"/>
          <w:divBdr>
            <w:top w:val="none" w:sz="0" w:space="0" w:color="auto"/>
            <w:left w:val="none" w:sz="0" w:space="0" w:color="auto"/>
            <w:bottom w:val="none" w:sz="0" w:space="0" w:color="auto"/>
            <w:right w:val="none" w:sz="0" w:space="0" w:color="auto"/>
          </w:divBdr>
        </w:div>
      </w:divsChild>
    </w:div>
    <w:div w:id="1504931225">
      <w:bodyDiv w:val="1"/>
      <w:marLeft w:val="0"/>
      <w:marRight w:val="0"/>
      <w:marTop w:val="0"/>
      <w:marBottom w:val="0"/>
      <w:divBdr>
        <w:top w:val="none" w:sz="0" w:space="0" w:color="auto"/>
        <w:left w:val="none" w:sz="0" w:space="0" w:color="auto"/>
        <w:bottom w:val="none" w:sz="0" w:space="0" w:color="auto"/>
        <w:right w:val="none" w:sz="0" w:space="0" w:color="auto"/>
      </w:divBdr>
    </w:div>
    <w:div w:id="1511991343">
      <w:bodyDiv w:val="1"/>
      <w:marLeft w:val="0"/>
      <w:marRight w:val="0"/>
      <w:marTop w:val="0"/>
      <w:marBottom w:val="0"/>
      <w:divBdr>
        <w:top w:val="none" w:sz="0" w:space="0" w:color="auto"/>
        <w:left w:val="none" w:sz="0" w:space="0" w:color="auto"/>
        <w:bottom w:val="none" w:sz="0" w:space="0" w:color="auto"/>
        <w:right w:val="none" w:sz="0" w:space="0" w:color="auto"/>
      </w:divBdr>
    </w:div>
    <w:div w:id="1529684647">
      <w:bodyDiv w:val="1"/>
      <w:marLeft w:val="0"/>
      <w:marRight w:val="0"/>
      <w:marTop w:val="0"/>
      <w:marBottom w:val="0"/>
      <w:divBdr>
        <w:top w:val="none" w:sz="0" w:space="0" w:color="auto"/>
        <w:left w:val="none" w:sz="0" w:space="0" w:color="auto"/>
        <w:bottom w:val="none" w:sz="0" w:space="0" w:color="auto"/>
        <w:right w:val="none" w:sz="0" w:space="0" w:color="auto"/>
      </w:divBdr>
    </w:div>
    <w:div w:id="1530755176">
      <w:bodyDiv w:val="1"/>
      <w:marLeft w:val="0"/>
      <w:marRight w:val="0"/>
      <w:marTop w:val="0"/>
      <w:marBottom w:val="0"/>
      <w:divBdr>
        <w:top w:val="none" w:sz="0" w:space="0" w:color="auto"/>
        <w:left w:val="none" w:sz="0" w:space="0" w:color="auto"/>
        <w:bottom w:val="none" w:sz="0" w:space="0" w:color="auto"/>
        <w:right w:val="none" w:sz="0" w:space="0" w:color="auto"/>
      </w:divBdr>
    </w:div>
    <w:div w:id="1533959980">
      <w:bodyDiv w:val="1"/>
      <w:marLeft w:val="0"/>
      <w:marRight w:val="0"/>
      <w:marTop w:val="0"/>
      <w:marBottom w:val="0"/>
      <w:divBdr>
        <w:top w:val="none" w:sz="0" w:space="0" w:color="auto"/>
        <w:left w:val="none" w:sz="0" w:space="0" w:color="auto"/>
        <w:bottom w:val="none" w:sz="0" w:space="0" w:color="auto"/>
        <w:right w:val="none" w:sz="0" w:space="0" w:color="auto"/>
      </w:divBdr>
    </w:div>
    <w:div w:id="1539705264">
      <w:bodyDiv w:val="1"/>
      <w:marLeft w:val="0"/>
      <w:marRight w:val="0"/>
      <w:marTop w:val="0"/>
      <w:marBottom w:val="0"/>
      <w:divBdr>
        <w:top w:val="none" w:sz="0" w:space="0" w:color="auto"/>
        <w:left w:val="none" w:sz="0" w:space="0" w:color="auto"/>
        <w:bottom w:val="none" w:sz="0" w:space="0" w:color="auto"/>
        <w:right w:val="none" w:sz="0" w:space="0" w:color="auto"/>
      </w:divBdr>
    </w:div>
    <w:div w:id="1554460390">
      <w:bodyDiv w:val="1"/>
      <w:marLeft w:val="0"/>
      <w:marRight w:val="0"/>
      <w:marTop w:val="0"/>
      <w:marBottom w:val="0"/>
      <w:divBdr>
        <w:top w:val="none" w:sz="0" w:space="0" w:color="auto"/>
        <w:left w:val="none" w:sz="0" w:space="0" w:color="auto"/>
        <w:bottom w:val="none" w:sz="0" w:space="0" w:color="auto"/>
        <w:right w:val="none" w:sz="0" w:space="0" w:color="auto"/>
      </w:divBdr>
    </w:div>
    <w:div w:id="1590307616">
      <w:bodyDiv w:val="1"/>
      <w:marLeft w:val="0"/>
      <w:marRight w:val="0"/>
      <w:marTop w:val="0"/>
      <w:marBottom w:val="0"/>
      <w:divBdr>
        <w:top w:val="none" w:sz="0" w:space="0" w:color="auto"/>
        <w:left w:val="none" w:sz="0" w:space="0" w:color="auto"/>
        <w:bottom w:val="none" w:sz="0" w:space="0" w:color="auto"/>
        <w:right w:val="none" w:sz="0" w:space="0" w:color="auto"/>
      </w:divBdr>
    </w:div>
    <w:div w:id="1593271003">
      <w:bodyDiv w:val="1"/>
      <w:marLeft w:val="0"/>
      <w:marRight w:val="0"/>
      <w:marTop w:val="0"/>
      <w:marBottom w:val="0"/>
      <w:divBdr>
        <w:top w:val="none" w:sz="0" w:space="0" w:color="auto"/>
        <w:left w:val="none" w:sz="0" w:space="0" w:color="auto"/>
        <w:bottom w:val="none" w:sz="0" w:space="0" w:color="auto"/>
        <w:right w:val="none" w:sz="0" w:space="0" w:color="auto"/>
      </w:divBdr>
    </w:div>
    <w:div w:id="1624002446">
      <w:bodyDiv w:val="1"/>
      <w:marLeft w:val="0"/>
      <w:marRight w:val="0"/>
      <w:marTop w:val="0"/>
      <w:marBottom w:val="0"/>
      <w:divBdr>
        <w:top w:val="none" w:sz="0" w:space="0" w:color="auto"/>
        <w:left w:val="none" w:sz="0" w:space="0" w:color="auto"/>
        <w:bottom w:val="none" w:sz="0" w:space="0" w:color="auto"/>
        <w:right w:val="none" w:sz="0" w:space="0" w:color="auto"/>
      </w:divBdr>
    </w:div>
    <w:div w:id="1635981160">
      <w:bodyDiv w:val="1"/>
      <w:marLeft w:val="0"/>
      <w:marRight w:val="0"/>
      <w:marTop w:val="0"/>
      <w:marBottom w:val="0"/>
      <w:divBdr>
        <w:top w:val="none" w:sz="0" w:space="0" w:color="auto"/>
        <w:left w:val="none" w:sz="0" w:space="0" w:color="auto"/>
        <w:bottom w:val="none" w:sz="0" w:space="0" w:color="auto"/>
        <w:right w:val="none" w:sz="0" w:space="0" w:color="auto"/>
      </w:divBdr>
    </w:div>
    <w:div w:id="1648971128">
      <w:bodyDiv w:val="1"/>
      <w:marLeft w:val="0"/>
      <w:marRight w:val="0"/>
      <w:marTop w:val="0"/>
      <w:marBottom w:val="0"/>
      <w:divBdr>
        <w:top w:val="none" w:sz="0" w:space="0" w:color="auto"/>
        <w:left w:val="none" w:sz="0" w:space="0" w:color="auto"/>
        <w:bottom w:val="none" w:sz="0" w:space="0" w:color="auto"/>
        <w:right w:val="none" w:sz="0" w:space="0" w:color="auto"/>
      </w:divBdr>
    </w:div>
    <w:div w:id="1649673533">
      <w:bodyDiv w:val="1"/>
      <w:marLeft w:val="0"/>
      <w:marRight w:val="0"/>
      <w:marTop w:val="0"/>
      <w:marBottom w:val="0"/>
      <w:divBdr>
        <w:top w:val="none" w:sz="0" w:space="0" w:color="auto"/>
        <w:left w:val="none" w:sz="0" w:space="0" w:color="auto"/>
        <w:bottom w:val="none" w:sz="0" w:space="0" w:color="auto"/>
        <w:right w:val="none" w:sz="0" w:space="0" w:color="auto"/>
      </w:divBdr>
    </w:div>
    <w:div w:id="1649939538">
      <w:bodyDiv w:val="1"/>
      <w:marLeft w:val="0"/>
      <w:marRight w:val="0"/>
      <w:marTop w:val="0"/>
      <w:marBottom w:val="0"/>
      <w:divBdr>
        <w:top w:val="none" w:sz="0" w:space="0" w:color="auto"/>
        <w:left w:val="none" w:sz="0" w:space="0" w:color="auto"/>
        <w:bottom w:val="none" w:sz="0" w:space="0" w:color="auto"/>
        <w:right w:val="none" w:sz="0" w:space="0" w:color="auto"/>
      </w:divBdr>
    </w:div>
    <w:div w:id="1651253193">
      <w:bodyDiv w:val="1"/>
      <w:marLeft w:val="0"/>
      <w:marRight w:val="0"/>
      <w:marTop w:val="0"/>
      <w:marBottom w:val="0"/>
      <w:divBdr>
        <w:top w:val="none" w:sz="0" w:space="0" w:color="auto"/>
        <w:left w:val="none" w:sz="0" w:space="0" w:color="auto"/>
        <w:bottom w:val="none" w:sz="0" w:space="0" w:color="auto"/>
        <w:right w:val="none" w:sz="0" w:space="0" w:color="auto"/>
      </w:divBdr>
    </w:div>
    <w:div w:id="1651404270">
      <w:bodyDiv w:val="1"/>
      <w:marLeft w:val="0"/>
      <w:marRight w:val="0"/>
      <w:marTop w:val="0"/>
      <w:marBottom w:val="0"/>
      <w:divBdr>
        <w:top w:val="none" w:sz="0" w:space="0" w:color="auto"/>
        <w:left w:val="none" w:sz="0" w:space="0" w:color="auto"/>
        <w:bottom w:val="none" w:sz="0" w:space="0" w:color="auto"/>
        <w:right w:val="none" w:sz="0" w:space="0" w:color="auto"/>
      </w:divBdr>
    </w:div>
    <w:div w:id="1652128031">
      <w:bodyDiv w:val="1"/>
      <w:marLeft w:val="0"/>
      <w:marRight w:val="0"/>
      <w:marTop w:val="0"/>
      <w:marBottom w:val="0"/>
      <w:divBdr>
        <w:top w:val="none" w:sz="0" w:space="0" w:color="auto"/>
        <w:left w:val="none" w:sz="0" w:space="0" w:color="auto"/>
        <w:bottom w:val="none" w:sz="0" w:space="0" w:color="auto"/>
        <w:right w:val="none" w:sz="0" w:space="0" w:color="auto"/>
      </w:divBdr>
    </w:div>
    <w:div w:id="1658411806">
      <w:bodyDiv w:val="1"/>
      <w:marLeft w:val="0"/>
      <w:marRight w:val="0"/>
      <w:marTop w:val="0"/>
      <w:marBottom w:val="0"/>
      <w:divBdr>
        <w:top w:val="none" w:sz="0" w:space="0" w:color="auto"/>
        <w:left w:val="none" w:sz="0" w:space="0" w:color="auto"/>
        <w:bottom w:val="none" w:sz="0" w:space="0" w:color="auto"/>
        <w:right w:val="none" w:sz="0" w:space="0" w:color="auto"/>
      </w:divBdr>
    </w:div>
    <w:div w:id="1659267513">
      <w:bodyDiv w:val="1"/>
      <w:marLeft w:val="0"/>
      <w:marRight w:val="0"/>
      <w:marTop w:val="0"/>
      <w:marBottom w:val="0"/>
      <w:divBdr>
        <w:top w:val="none" w:sz="0" w:space="0" w:color="auto"/>
        <w:left w:val="none" w:sz="0" w:space="0" w:color="auto"/>
        <w:bottom w:val="none" w:sz="0" w:space="0" w:color="auto"/>
        <w:right w:val="none" w:sz="0" w:space="0" w:color="auto"/>
      </w:divBdr>
    </w:div>
    <w:div w:id="1662613282">
      <w:bodyDiv w:val="1"/>
      <w:marLeft w:val="0"/>
      <w:marRight w:val="0"/>
      <w:marTop w:val="0"/>
      <w:marBottom w:val="0"/>
      <w:divBdr>
        <w:top w:val="none" w:sz="0" w:space="0" w:color="auto"/>
        <w:left w:val="none" w:sz="0" w:space="0" w:color="auto"/>
        <w:bottom w:val="none" w:sz="0" w:space="0" w:color="auto"/>
        <w:right w:val="none" w:sz="0" w:space="0" w:color="auto"/>
      </w:divBdr>
    </w:div>
    <w:div w:id="1666326286">
      <w:bodyDiv w:val="1"/>
      <w:marLeft w:val="0"/>
      <w:marRight w:val="0"/>
      <w:marTop w:val="0"/>
      <w:marBottom w:val="0"/>
      <w:divBdr>
        <w:top w:val="none" w:sz="0" w:space="0" w:color="auto"/>
        <w:left w:val="none" w:sz="0" w:space="0" w:color="auto"/>
        <w:bottom w:val="none" w:sz="0" w:space="0" w:color="auto"/>
        <w:right w:val="none" w:sz="0" w:space="0" w:color="auto"/>
      </w:divBdr>
    </w:div>
    <w:div w:id="1666544275">
      <w:bodyDiv w:val="1"/>
      <w:marLeft w:val="0"/>
      <w:marRight w:val="0"/>
      <w:marTop w:val="0"/>
      <w:marBottom w:val="0"/>
      <w:divBdr>
        <w:top w:val="none" w:sz="0" w:space="0" w:color="auto"/>
        <w:left w:val="none" w:sz="0" w:space="0" w:color="auto"/>
        <w:bottom w:val="none" w:sz="0" w:space="0" w:color="auto"/>
        <w:right w:val="none" w:sz="0" w:space="0" w:color="auto"/>
      </w:divBdr>
    </w:div>
    <w:div w:id="1683238358">
      <w:bodyDiv w:val="1"/>
      <w:marLeft w:val="0"/>
      <w:marRight w:val="0"/>
      <w:marTop w:val="0"/>
      <w:marBottom w:val="0"/>
      <w:divBdr>
        <w:top w:val="none" w:sz="0" w:space="0" w:color="auto"/>
        <w:left w:val="none" w:sz="0" w:space="0" w:color="auto"/>
        <w:bottom w:val="none" w:sz="0" w:space="0" w:color="auto"/>
        <w:right w:val="none" w:sz="0" w:space="0" w:color="auto"/>
      </w:divBdr>
    </w:div>
    <w:div w:id="1683625207">
      <w:bodyDiv w:val="1"/>
      <w:marLeft w:val="0"/>
      <w:marRight w:val="0"/>
      <w:marTop w:val="0"/>
      <w:marBottom w:val="0"/>
      <w:divBdr>
        <w:top w:val="none" w:sz="0" w:space="0" w:color="auto"/>
        <w:left w:val="none" w:sz="0" w:space="0" w:color="auto"/>
        <w:bottom w:val="none" w:sz="0" w:space="0" w:color="auto"/>
        <w:right w:val="none" w:sz="0" w:space="0" w:color="auto"/>
      </w:divBdr>
    </w:div>
    <w:div w:id="1697580050">
      <w:bodyDiv w:val="1"/>
      <w:marLeft w:val="0"/>
      <w:marRight w:val="0"/>
      <w:marTop w:val="0"/>
      <w:marBottom w:val="0"/>
      <w:divBdr>
        <w:top w:val="none" w:sz="0" w:space="0" w:color="auto"/>
        <w:left w:val="none" w:sz="0" w:space="0" w:color="auto"/>
        <w:bottom w:val="none" w:sz="0" w:space="0" w:color="auto"/>
        <w:right w:val="none" w:sz="0" w:space="0" w:color="auto"/>
      </w:divBdr>
    </w:div>
    <w:div w:id="1703631555">
      <w:bodyDiv w:val="1"/>
      <w:marLeft w:val="0"/>
      <w:marRight w:val="0"/>
      <w:marTop w:val="0"/>
      <w:marBottom w:val="0"/>
      <w:divBdr>
        <w:top w:val="none" w:sz="0" w:space="0" w:color="auto"/>
        <w:left w:val="none" w:sz="0" w:space="0" w:color="auto"/>
        <w:bottom w:val="none" w:sz="0" w:space="0" w:color="auto"/>
        <w:right w:val="none" w:sz="0" w:space="0" w:color="auto"/>
      </w:divBdr>
    </w:div>
    <w:div w:id="1708136103">
      <w:bodyDiv w:val="1"/>
      <w:marLeft w:val="0"/>
      <w:marRight w:val="0"/>
      <w:marTop w:val="0"/>
      <w:marBottom w:val="0"/>
      <w:divBdr>
        <w:top w:val="none" w:sz="0" w:space="0" w:color="auto"/>
        <w:left w:val="none" w:sz="0" w:space="0" w:color="auto"/>
        <w:bottom w:val="none" w:sz="0" w:space="0" w:color="auto"/>
        <w:right w:val="none" w:sz="0" w:space="0" w:color="auto"/>
      </w:divBdr>
    </w:div>
    <w:div w:id="1721243448">
      <w:bodyDiv w:val="1"/>
      <w:marLeft w:val="0"/>
      <w:marRight w:val="0"/>
      <w:marTop w:val="0"/>
      <w:marBottom w:val="0"/>
      <w:divBdr>
        <w:top w:val="none" w:sz="0" w:space="0" w:color="auto"/>
        <w:left w:val="none" w:sz="0" w:space="0" w:color="auto"/>
        <w:bottom w:val="none" w:sz="0" w:space="0" w:color="auto"/>
        <w:right w:val="none" w:sz="0" w:space="0" w:color="auto"/>
      </w:divBdr>
    </w:div>
    <w:div w:id="1743478239">
      <w:bodyDiv w:val="1"/>
      <w:marLeft w:val="0"/>
      <w:marRight w:val="0"/>
      <w:marTop w:val="0"/>
      <w:marBottom w:val="0"/>
      <w:divBdr>
        <w:top w:val="none" w:sz="0" w:space="0" w:color="auto"/>
        <w:left w:val="none" w:sz="0" w:space="0" w:color="auto"/>
        <w:bottom w:val="none" w:sz="0" w:space="0" w:color="auto"/>
        <w:right w:val="none" w:sz="0" w:space="0" w:color="auto"/>
      </w:divBdr>
    </w:div>
    <w:div w:id="1758362358">
      <w:bodyDiv w:val="1"/>
      <w:marLeft w:val="0"/>
      <w:marRight w:val="0"/>
      <w:marTop w:val="0"/>
      <w:marBottom w:val="0"/>
      <w:divBdr>
        <w:top w:val="none" w:sz="0" w:space="0" w:color="auto"/>
        <w:left w:val="none" w:sz="0" w:space="0" w:color="auto"/>
        <w:bottom w:val="none" w:sz="0" w:space="0" w:color="auto"/>
        <w:right w:val="none" w:sz="0" w:space="0" w:color="auto"/>
      </w:divBdr>
      <w:divsChild>
        <w:div w:id="1292394663">
          <w:marLeft w:val="0"/>
          <w:marRight w:val="0"/>
          <w:marTop w:val="0"/>
          <w:marBottom w:val="0"/>
          <w:divBdr>
            <w:top w:val="none" w:sz="0" w:space="0" w:color="auto"/>
            <w:left w:val="none" w:sz="0" w:space="0" w:color="auto"/>
            <w:bottom w:val="none" w:sz="0" w:space="0" w:color="auto"/>
            <w:right w:val="none" w:sz="0" w:space="0" w:color="auto"/>
          </w:divBdr>
        </w:div>
        <w:div w:id="2045981565">
          <w:marLeft w:val="0"/>
          <w:marRight w:val="0"/>
          <w:marTop w:val="0"/>
          <w:marBottom w:val="0"/>
          <w:divBdr>
            <w:top w:val="none" w:sz="0" w:space="0" w:color="auto"/>
            <w:left w:val="none" w:sz="0" w:space="0" w:color="auto"/>
            <w:bottom w:val="none" w:sz="0" w:space="0" w:color="auto"/>
            <w:right w:val="none" w:sz="0" w:space="0" w:color="auto"/>
          </w:divBdr>
        </w:div>
      </w:divsChild>
    </w:div>
    <w:div w:id="1763070173">
      <w:bodyDiv w:val="1"/>
      <w:marLeft w:val="0"/>
      <w:marRight w:val="0"/>
      <w:marTop w:val="0"/>
      <w:marBottom w:val="0"/>
      <w:divBdr>
        <w:top w:val="none" w:sz="0" w:space="0" w:color="auto"/>
        <w:left w:val="none" w:sz="0" w:space="0" w:color="auto"/>
        <w:bottom w:val="none" w:sz="0" w:space="0" w:color="auto"/>
        <w:right w:val="none" w:sz="0" w:space="0" w:color="auto"/>
      </w:divBdr>
    </w:div>
    <w:div w:id="1769618491">
      <w:bodyDiv w:val="1"/>
      <w:marLeft w:val="0"/>
      <w:marRight w:val="0"/>
      <w:marTop w:val="0"/>
      <w:marBottom w:val="0"/>
      <w:divBdr>
        <w:top w:val="none" w:sz="0" w:space="0" w:color="auto"/>
        <w:left w:val="none" w:sz="0" w:space="0" w:color="auto"/>
        <w:bottom w:val="none" w:sz="0" w:space="0" w:color="auto"/>
        <w:right w:val="none" w:sz="0" w:space="0" w:color="auto"/>
      </w:divBdr>
    </w:div>
    <w:div w:id="1775243188">
      <w:bodyDiv w:val="1"/>
      <w:marLeft w:val="0"/>
      <w:marRight w:val="0"/>
      <w:marTop w:val="0"/>
      <w:marBottom w:val="0"/>
      <w:divBdr>
        <w:top w:val="none" w:sz="0" w:space="0" w:color="auto"/>
        <w:left w:val="none" w:sz="0" w:space="0" w:color="auto"/>
        <w:bottom w:val="none" w:sz="0" w:space="0" w:color="auto"/>
        <w:right w:val="none" w:sz="0" w:space="0" w:color="auto"/>
      </w:divBdr>
    </w:div>
    <w:div w:id="1784227919">
      <w:bodyDiv w:val="1"/>
      <w:marLeft w:val="0"/>
      <w:marRight w:val="0"/>
      <w:marTop w:val="0"/>
      <w:marBottom w:val="0"/>
      <w:divBdr>
        <w:top w:val="none" w:sz="0" w:space="0" w:color="auto"/>
        <w:left w:val="none" w:sz="0" w:space="0" w:color="auto"/>
        <w:bottom w:val="none" w:sz="0" w:space="0" w:color="auto"/>
        <w:right w:val="none" w:sz="0" w:space="0" w:color="auto"/>
      </w:divBdr>
    </w:div>
    <w:div w:id="1792630120">
      <w:bodyDiv w:val="1"/>
      <w:marLeft w:val="0"/>
      <w:marRight w:val="0"/>
      <w:marTop w:val="0"/>
      <w:marBottom w:val="0"/>
      <w:divBdr>
        <w:top w:val="none" w:sz="0" w:space="0" w:color="auto"/>
        <w:left w:val="none" w:sz="0" w:space="0" w:color="auto"/>
        <w:bottom w:val="none" w:sz="0" w:space="0" w:color="auto"/>
        <w:right w:val="none" w:sz="0" w:space="0" w:color="auto"/>
      </w:divBdr>
    </w:div>
    <w:div w:id="1796828178">
      <w:bodyDiv w:val="1"/>
      <w:marLeft w:val="0"/>
      <w:marRight w:val="0"/>
      <w:marTop w:val="0"/>
      <w:marBottom w:val="0"/>
      <w:divBdr>
        <w:top w:val="none" w:sz="0" w:space="0" w:color="auto"/>
        <w:left w:val="none" w:sz="0" w:space="0" w:color="auto"/>
        <w:bottom w:val="none" w:sz="0" w:space="0" w:color="auto"/>
        <w:right w:val="none" w:sz="0" w:space="0" w:color="auto"/>
      </w:divBdr>
    </w:div>
    <w:div w:id="1798525785">
      <w:bodyDiv w:val="1"/>
      <w:marLeft w:val="0"/>
      <w:marRight w:val="0"/>
      <w:marTop w:val="0"/>
      <w:marBottom w:val="0"/>
      <w:divBdr>
        <w:top w:val="none" w:sz="0" w:space="0" w:color="auto"/>
        <w:left w:val="none" w:sz="0" w:space="0" w:color="auto"/>
        <w:bottom w:val="none" w:sz="0" w:space="0" w:color="auto"/>
        <w:right w:val="none" w:sz="0" w:space="0" w:color="auto"/>
      </w:divBdr>
    </w:div>
    <w:div w:id="1806316344">
      <w:bodyDiv w:val="1"/>
      <w:marLeft w:val="0"/>
      <w:marRight w:val="0"/>
      <w:marTop w:val="0"/>
      <w:marBottom w:val="0"/>
      <w:divBdr>
        <w:top w:val="none" w:sz="0" w:space="0" w:color="auto"/>
        <w:left w:val="none" w:sz="0" w:space="0" w:color="auto"/>
        <w:bottom w:val="none" w:sz="0" w:space="0" w:color="auto"/>
        <w:right w:val="none" w:sz="0" w:space="0" w:color="auto"/>
      </w:divBdr>
    </w:div>
    <w:div w:id="1807428798">
      <w:bodyDiv w:val="1"/>
      <w:marLeft w:val="0"/>
      <w:marRight w:val="0"/>
      <w:marTop w:val="0"/>
      <w:marBottom w:val="0"/>
      <w:divBdr>
        <w:top w:val="none" w:sz="0" w:space="0" w:color="auto"/>
        <w:left w:val="none" w:sz="0" w:space="0" w:color="auto"/>
        <w:bottom w:val="none" w:sz="0" w:space="0" w:color="auto"/>
        <w:right w:val="none" w:sz="0" w:space="0" w:color="auto"/>
      </w:divBdr>
    </w:div>
    <w:div w:id="1834486736">
      <w:bodyDiv w:val="1"/>
      <w:marLeft w:val="0"/>
      <w:marRight w:val="0"/>
      <w:marTop w:val="0"/>
      <w:marBottom w:val="0"/>
      <w:divBdr>
        <w:top w:val="none" w:sz="0" w:space="0" w:color="auto"/>
        <w:left w:val="none" w:sz="0" w:space="0" w:color="auto"/>
        <w:bottom w:val="none" w:sz="0" w:space="0" w:color="auto"/>
        <w:right w:val="none" w:sz="0" w:space="0" w:color="auto"/>
      </w:divBdr>
    </w:div>
    <w:div w:id="1836142873">
      <w:bodyDiv w:val="1"/>
      <w:marLeft w:val="0"/>
      <w:marRight w:val="0"/>
      <w:marTop w:val="0"/>
      <w:marBottom w:val="0"/>
      <w:divBdr>
        <w:top w:val="none" w:sz="0" w:space="0" w:color="auto"/>
        <w:left w:val="none" w:sz="0" w:space="0" w:color="auto"/>
        <w:bottom w:val="none" w:sz="0" w:space="0" w:color="auto"/>
        <w:right w:val="none" w:sz="0" w:space="0" w:color="auto"/>
      </w:divBdr>
    </w:div>
    <w:div w:id="1852181506">
      <w:bodyDiv w:val="1"/>
      <w:marLeft w:val="0"/>
      <w:marRight w:val="0"/>
      <w:marTop w:val="0"/>
      <w:marBottom w:val="0"/>
      <w:divBdr>
        <w:top w:val="none" w:sz="0" w:space="0" w:color="auto"/>
        <w:left w:val="none" w:sz="0" w:space="0" w:color="auto"/>
        <w:bottom w:val="none" w:sz="0" w:space="0" w:color="auto"/>
        <w:right w:val="none" w:sz="0" w:space="0" w:color="auto"/>
      </w:divBdr>
    </w:div>
    <w:div w:id="1871989070">
      <w:bodyDiv w:val="1"/>
      <w:marLeft w:val="0"/>
      <w:marRight w:val="0"/>
      <w:marTop w:val="0"/>
      <w:marBottom w:val="0"/>
      <w:divBdr>
        <w:top w:val="none" w:sz="0" w:space="0" w:color="auto"/>
        <w:left w:val="none" w:sz="0" w:space="0" w:color="auto"/>
        <w:bottom w:val="none" w:sz="0" w:space="0" w:color="auto"/>
        <w:right w:val="none" w:sz="0" w:space="0" w:color="auto"/>
      </w:divBdr>
    </w:div>
    <w:div w:id="1875384244">
      <w:bodyDiv w:val="1"/>
      <w:marLeft w:val="0"/>
      <w:marRight w:val="0"/>
      <w:marTop w:val="0"/>
      <w:marBottom w:val="0"/>
      <w:divBdr>
        <w:top w:val="none" w:sz="0" w:space="0" w:color="auto"/>
        <w:left w:val="none" w:sz="0" w:space="0" w:color="auto"/>
        <w:bottom w:val="none" w:sz="0" w:space="0" w:color="auto"/>
        <w:right w:val="none" w:sz="0" w:space="0" w:color="auto"/>
      </w:divBdr>
    </w:div>
    <w:div w:id="1876890709">
      <w:bodyDiv w:val="1"/>
      <w:marLeft w:val="0"/>
      <w:marRight w:val="0"/>
      <w:marTop w:val="0"/>
      <w:marBottom w:val="0"/>
      <w:divBdr>
        <w:top w:val="none" w:sz="0" w:space="0" w:color="auto"/>
        <w:left w:val="none" w:sz="0" w:space="0" w:color="auto"/>
        <w:bottom w:val="none" w:sz="0" w:space="0" w:color="auto"/>
        <w:right w:val="none" w:sz="0" w:space="0" w:color="auto"/>
      </w:divBdr>
    </w:div>
    <w:div w:id="1885092791">
      <w:bodyDiv w:val="1"/>
      <w:marLeft w:val="0"/>
      <w:marRight w:val="0"/>
      <w:marTop w:val="0"/>
      <w:marBottom w:val="0"/>
      <w:divBdr>
        <w:top w:val="none" w:sz="0" w:space="0" w:color="auto"/>
        <w:left w:val="none" w:sz="0" w:space="0" w:color="auto"/>
        <w:bottom w:val="none" w:sz="0" w:space="0" w:color="auto"/>
        <w:right w:val="none" w:sz="0" w:space="0" w:color="auto"/>
      </w:divBdr>
    </w:div>
    <w:div w:id="1886092606">
      <w:bodyDiv w:val="1"/>
      <w:marLeft w:val="0"/>
      <w:marRight w:val="0"/>
      <w:marTop w:val="0"/>
      <w:marBottom w:val="0"/>
      <w:divBdr>
        <w:top w:val="none" w:sz="0" w:space="0" w:color="auto"/>
        <w:left w:val="none" w:sz="0" w:space="0" w:color="auto"/>
        <w:bottom w:val="none" w:sz="0" w:space="0" w:color="auto"/>
        <w:right w:val="none" w:sz="0" w:space="0" w:color="auto"/>
      </w:divBdr>
    </w:div>
    <w:div w:id="1901473249">
      <w:bodyDiv w:val="1"/>
      <w:marLeft w:val="0"/>
      <w:marRight w:val="0"/>
      <w:marTop w:val="0"/>
      <w:marBottom w:val="0"/>
      <w:divBdr>
        <w:top w:val="none" w:sz="0" w:space="0" w:color="auto"/>
        <w:left w:val="none" w:sz="0" w:space="0" w:color="auto"/>
        <w:bottom w:val="none" w:sz="0" w:space="0" w:color="auto"/>
        <w:right w:val="none" w:sz="0" w:space="0" w:color="auto"/>
      </w:divBdr>
    </w:div>
    <w:div w:id="1922979819">
      <w:bodyDiv w:val="1"/>
      <w:marLeft w:val="0"/>
      <w:marRight w:val="0"/>
      <w:marTop w:val="0"/>
      <w:marBottom w:val="0"/>
      <w:divBdr>
        <w:top w:val="none" w:sz="0" w:space="0" w:color="auto"/>
        <w:left w:val="none" w:sz="0" w:space="0" w:color="auto"/>
        <w:bottom w:val="none" w:sz="0" w:space="0" w:color="auto"/>
        <w:right w:val="none" w:sz="0" w:space="0" w:color="auto"/>
      </w:divBdr>
    </w:div>
    <w:div w:id="1927418458">
      <w:bodyDiv w:val="1"/>
      <w:marLeft w:val="0"/>
      <w:marRight w:val="0"/>
      <w:marTop w:val="0"/>
      <w:marBottom w:val="0"/>
      <w:divBdr>
        <w:top w:val="none" w:sz="0" w:space="0" w:color="auto"/>
        <w:left w:val="none" w:sz="0" w:space="0" w:color="auto"/>
        <w:bottom w:val="none" w:sz="0" w:space="0" w:color="auto"/>
        <w:right w:val="none" w:sz="0" w:space="0" w:color="auto"/>
      </w:divBdr>
    </w:div>
    <w:div w:id="1937328203">
      <w:bodyDiv w:val="1"/>
      <w:marLeft w:val="0"/>
      <w:marRight w:val="0"/>
      <w:marTop w:val="0"/>
      <w:marBottom w:val="0"/>
      <w:divBdr>
        <w:top w:val="none" w:sz="0" w:space="0" w:color="auto"/>
        <w:left w:val="none" w:sz="0" w:space="0" w:color="auto"/>
        <w:bottom w:val="none" w:sz="0" w:space="0" w:color="auto"/>
        <w:right w:val="none" w:sz="0" w:space="0" w:color="auto"/>
      </w:divBdr>
    </w:div>
    <w:div w:id="1939212215">
      <w:bodyDiv w:val="1"/>
      <w:marLeft w:val="0"/>
      <w:marRight w:val="0"/>
      <w:marTop w:val="0"/>
      <w:marBottom w:val="0"/>
      <w:divBdr>
        <w:top w:val="none" w:sz="0" w:space="0" w:color="auto"/>
        <w:left w:val="none" w:sz="0" w:space="0" w:color="auto"/>
        <w:bottom w:val="none" w:sz="0" w:space="0" w:color="auto"/>
        <w:right w:val="none" w:sz="0" w:space="0" w:color="auto"/>
      </w:divBdr>
    </w:div>
    <w:div w:id="1941721067">
      <w:bodyDiv w:val="1"/>
      <w:marLeft w:val="0"/>
      <w:marRight w:val="0"/>
      <w:marTop w:val="0"/>
      <w:marBottom w:val="0"/>
      <w:divBdr>
        <w:top w:val="none" w:sz="0" w:space="0" w:color="auto"/>
        <w:left w:val="none" w:sz="0" w:space="0" w:color="auto"/>
        <w:bottom w:val="none" w:sz="0" w:space="0" w:color="auto"/>
        <w:right w:val="none" w:sz="0" w:space="0" w:color="auto"/>
      </w:divBdr>
    </w:div>
    <w:div w:id="1956473893">
      <w:bodyDiv w:val="1"/>
      <w:marLeft w:val="0"/>
      <w:marRight w:val="0"/>
      <w:marTop w:val="0"/>
      <w:marBottom w:val="0"/>
      <w:divBdr>
        <w:top w:val="none" w:sz="0" w:space="0" w:color="auto"/>
        <w:left w:val="none" w:sz="0" w:space="0" w:color="auto"/>
        <w:bottom w:val="none" w:sz="0" w:space="0" w:color="auto"/>
        <w:right w:val="none" w:sz="0" w:space="0" w:color="auto"/>
      </w:divBdr>
    </w:div>
    <w:div w:id="1957519502">
      <w:bodyDiv w:val="1"/>
      <w:marLeft w:val="0"/>
      <w:marRight w:val="0"/>
      <w:marTop w:val="0"/>
      <w:marBottom w:val="0"/>
      <w:divBdr>
        <w:top w:val="none" w:sz="0" w:space="0" w:color="auto"/>
        <w:left w:val="none" w:sz="0" w:space="0" w:color="auto"/>
        <w:bottom w:val="none" w:sz="0" w:space="0" w:color="auto"/>
        <w:right w:val="none" w:sz="0" w:space="0" w:color="auto"/>
      </w:divBdr>
    </w:div>
    <w:div w:id="1974476797">
      <w:bodyDiv w:val="1"/>
      <w:marLeft w:val="0"/>
      <w:marRight w:val="0"/>
      <w:marTop w:val="0"/>
      <w:marBottom w:val="0"/>
      <w:divBdr>
        <w:top w:val="none" w:sz="0" w:space="0" w:color="auto"/>
        <w:left w:val="none" w:sz="0" w:space="0" w:color="auto"/>
        <w:bottom w:val="none" w:sz="0" w:space="0" w:color="auto"/>
        <w:right w:val="none" w:sz="0" w:space="0" w:color="auto"/>
      </w:divBdr>
    </w:div>
    <w:div w:id="1976567038">
      <w:bodyDiv w:val="1"/>
      <w:marLeft w:val="0"/>
      <w:marRight w:val="0"/>
      <w:marTop w:val="0"/>
      <w:marBottom w:val="0"/>
      <w:divBdr>
        <w:top w:val="none" w:sz="0" w:space="0" w:color="auto"/>
        <w:left w:val="none" w:sz="0" w:space="0" w:color="auto"/>
        <w:bottom w:val="none" w:sz="0" w:space="0" w:color="auto"/>
        <w:right w:val="none" w:sz="0" w:space="0" w:color="auto"/>
      </w:divBdr>
    </w:div>
    <w:div w:id="1976988123">
      <w:bodyDiv w:val="1"/>
      <w:marLeft w:val="0"/>
      <w:marRight w:val="0"/>
      <w:marTop w:val="0"/>
      <w:marBottom w:val="0"/>
      <w:divBdr>
        <w:top w:val="none" w:sz="0" w:space="0" w:color="auto"/>
        <w:left w:val="none" w:sz="0" w:space="0" w:color="auto"/>
        <w:bottom w:val="none" w:sz="0" w:space="0" w:color="auto"/>
        <w:right w:val="none" w:sz="0" w:space="0" w:color="auto"/>
      </w:divBdr>
    </w:div>
    <w:div w:id="1980762169">
      <w:bodyDiv w:val="1"/>
      <w:marLeft w:val="0"/>
      <w:marRight w:val="0"/>
      <w:marTop w:val="0"/>
      <w:marBottom w:val="0"/>
      <w:divBdr>
        <w:top w:val="none" w:sz="0" w:space="0" w:color="auto"/>
        <w:left w:val="none" w:sz="0" w:space="0" w:color="auto"/>
        <w:bottom w:val="none" w:sz="0" w:space="0" w:color="auto"/>
        <w:right w:val="none" w:sz="0" w:space="0" w:color="auto"/>
      </w:divBdr>
    </w:div>
    <w:div w:id="1984195696">
      <w:bodyDiv w:val="1"/>
      <w:marLeft w:val="0"/>
      <w:marRight w:val="0"/>
      <w:marTop w:val="0"/>
      <w:marBottom w:val="0"/>
      <w:divBdr>
        <w:top w:val="none" w:sz="0" w:space="0" w:color="auto"/>
        <w:left w:val="none" w:sz="0" w:space="0" w:color="auto"/>
        <w:bottom w:val="none" w:sz="0" w:space="0" w:color="auto"/>
        <w:right w:val="none" w:sz="0" w:space="0" w:color="auto"/>
      </w:divBdr>
    </w:div>
    <w:div w:id="1987315744">
      <w:bodyDiv w:val="1"/>
      <w:marLeft w:val="0"/>
      <w:marRight w:val="0"/>
      <w:marTop w:val="0"/>
      <w:marBottom w:val="0"/>
      <w:divBdr>
        <w:top w:val="none" w:sz="0" w:space="0" w:color="auto"/>
        <w:left w:val="none" w:sz="0" w:space="0" w:color="auto"/>
        <w:bottom w:val="none" w:sz="0" w:space="0" w:color="auto"/>
        <w:right w:val="none" w:sz="0" w:space="0" w:color="auto"/>
      </w:divBdr>
    </w:div>
    <w:div w:id="1990938354">
      <w:bodyDiv w:val="1"/>
      <w:marLeft w:val="0"/>
      <w:marRight w:val="0"/>
      <w:marTop w:val="0"/>
      <w:marBottom w:val="0"/>
      <w:divBdr>
        <w:top w:val="none" w:sz="0" w:space="0" w:color="auto"/>
        <w:left w:val="none" w:sz="0" w:space="0" w:color="auto"/>
        <w:bottom w:val="none" w:sz="0" w:space="0" w:color="auto"/>
        <w:right w:val="none" w:sz="0" w:space="0" w:color="auto"/>
      </w:divBdr>
    </w:div>
    <w:div w:id="2000383385">
      <w:bodyDiv w:val="1"/>
      <w:marLeft w:val="0"/>
      <w:marRight w:val="0"/>
      <w:marTop w:val="0"/>
      <w:marBottom w:val="0"/>
      <w:divBdr>
        <w:top w:val="none" w:sz="0" w:space="0" w:color="auto"/>
        <w:left w:val="none" w:sz="0" w:space="0" w:color="auto"/>
        <w:bottom w:val="none" w:sz="0" w:space="0" w:color="auto"/>
        <w:right w:val="none" w:sz="0" w:space="0" w:color="auto"/>
      </w:divBdr>
    </w:div>
    <w:div w:id="2006322172">
      <w:bodyDiv w:val="1"/>
      <w:marLeft w:val="0"/>
      <w:marRight w:val="0"/>
      <w:marTop w:val="0"/>
      <w:marBottom w:val="0"/>
      <w:divBdr>
        <w:top w:val="none" w:sz="0" w:space="0" w:color="auto"/>
        <w:left w:val="none" w:sz="0" w:space="0" w:color="auto"/>
        <w:bottom w:val="none" w:sz="0" w:space="0" w:color="auto"/>
        <w:right w:val="none" w:sz="0" w:space="0" w:color="auto"/>
      </w:divBdr>
      <w:divsChild>
        <w:div w:id="620763910">
          <w:marLeft w:val="0"/>
          <w:marRight w:val="0"/>
          <w:marTop w:val="0"/>
          <w:marBottom w:val="0"/>
          <w:divBdr>
            <w:top w:val="none" w:sz="0" w:space="0" w:color="auto"/>
            <w:left w:val="none" w:sz="0" w:space="0" w:color="auto"/>
            <w:bottom w:val="none" w:sz="0" w:space="0" w:color="auto"/>
            <w:right w:val="none" w:sz="0" w:space="0" w:color="auto"/>
          </w:divBdr>
        </w:div>
        <w:div w:id="1448354635">
          <w:marLeft w:val="0"/>
          <w:marRight w:val="0"/>
          <w:marTop w:val="0"/>
          <w:marBottom w:val="0"/>
          <w:divBdr>
            <w:top w:val="none" w:sz="0" w:space="0" w:color="auto"/>
            <w:left w:val="none" w:sz="0" w:space="0" w:color="auto"/>
            <w:bottom w:val="none" w:sz="0" w:space="0" w:color="auto"/>
            <w:right w:val="none" w:sz="0" w:space="0" w:color="auto"/>
          </w:divBdr>
        </w:div>
        <w:div w:id="1461727697">
          <w:marLeft w:val="0"/>
          <w:marRight w:val="0"/>
          <w:marTop w:val="0"/>
          <w:marBottom w:val="0"/>
          <w:divBdr>
            <w:top w:val="none" w:sz="0" w:space="0" w:color="auto"/>
            <w:left w:val="none" w:sz="0" w:space="0" w:color="auto"/>
            <w:bottom w:val="none" w:sz="0" w:space="0" w:color="auto"/>
            <w:right w:val="none" w:sz="0" w:space="0" w:color="auto"/>
          </w:divBdr>
        </w:div>
      </w:divsChild>
    </w:div>
    <w:div w:id="2010598203">
      <w:bodyDiv w:val="1"/>
      <w:marLeft w:val="0"/>
      <w:marRight w:val="0"/>
      <w:marTop w:val="0"/>
      <w:marBottom w:val="0"/>
      <w:divBdr>
        <w:top w:val="none" w:sz="0" w:space="0" w:color="auto"/>
        <w:left w:val="none" w:sz="0" w:space="0" w:color="auto"/>
        <w:bottom w:val="none" w:sz="0" w:space="0" w:color="auto"/>
        <w:right w:val="none" w:sz="0" w:space="0" w:color="auto"/>
      </w:divBdr>
    </w:div>
    <w:div w:id="2017801224">
      <w:bodyDiv w:val="1"/>
      <w:marLeft w:val="0"/>
      <w:marRight w:val="0"/>
      <w:marTop w:val="0"/>
      <w:marBottom w:val="0"/>
      <w:divBdr>
        <w:top w:val="none" w:sz="0" w:space="0" w:color="auto"/>
        <w:left w:val="none" w:sz="0" w:space="0" w:color="auto"/>
        <w:bottom w:val="none" w:sz="0" w:space="0" w:color="auto"/>
        <w:right w:val="none" w:sz="0" w:space="0" w:color="auto"/>
      </w:divBdr>
    </w:div>
    <w:div w:id="2028865380">
      <w:bodyDiv w:val="1"/>
      <w:marLeft w:val="0"/>
      <w:marRight w:val="0"/>
      <w:marTop w:val="0"/>
      <w:marBottom w:val="0"/>
      <w:divBdr>
        <w:top w:val="none" w:sz="0" w:space="0" w:color="auto"/>
        <w:left w:val="none" w:sz="0" w:space="0" w:color="auto"/>
        <w:bottom w:val="none" w:sz="0" w:space="0" w:color="auto"/>
        <w:right w:val="none" w:sz="0" w:space="0" w:color="auto"/>
      </w:divBdr>
    </w:div>
    <w:div w:id="2037732623">
      <w:bodyDiv w:val="1"/>
      <w:marLeft w:val="0"/>
      <w:marRight w:val="0"/>
      <w:marTop w:val="0"/>
      <w:marBottom w:val="0"/>
      <w:divBdr>
        <w:top w:val="none" w:sz="0" w:space="0" w:color="auto"/>
        <w:left w:val="none" w:sz="0" w:space="0" w:color="auto"/>
        <w:bottom w:val="none" w:sz="0" w:space="0" w:color="auto"/>
        <w:right w:val="none" w:sz="0" w:space="0" w:color="auto"/>
      </w:divBdr>
    </w:div>
    <w:div w:id="2044476021">
      <w:bodyDiv w:val="1"/>
      <w:marLeft w:val="0"/>
      <w:marRight w:val="0"/>
      <w:marTop w:val="0"/>
      <w:marBottom w:val="0"/>
      <w:divBdr>
        <w:top w:val="none" w:sz="0" w:space="0" w:color="auto"/>
        <w:left w:val="none" w:sz="0" w:space="0" w:color="auto"/>
        <w:bottom w:val="none" w:sz="0" w:space="0" w:color="auto"/>
        <w:right w:val="none" w:sz="0" w:space="0" w:color="auto"/>
      </w:divBdr>
    </w:div>
    <w:div w:id="2101289074">
      <w:bodyDiv w:val="1"/>
      <w:marLeft w:val="0"/>
      <w:marRight w:val="0"/>
      <w:marTop w:val="0"/>
      <w:marBottom w:val="0"/>
      <w:divBdr>
        <w:top w:val="none" w:sz="0" w:space="0" w:color="auto"/>
        <w:left w:val="none" w:sz="0" w:space="0" w:color="auto"/>
        <w:bottom w:val="none" w:sz="0" w:space="0" w:color="auto"/>
        <w:right w:val="none" w:sz="0" w:space="0" w:color="auto"/>
      </w:divBdr>
    </w:div>
    <w:div w:id="2104259073">
      <w:bodyDiv w:val="1"/>
      <w:marLeft w:val="0"/>
      <w:marRight w:val="0"/>
      <w:marTop w:val="0"/>
      <w:marBottom w:val="0"/>
      <w:divBdr>
        <w:top w:val="none" w:sz="0" w:space="0" w:color="auto"/>
        <w:left w:val="none" w:sz="0" w:space="0" w:color="auto"/>
        <w:bottom w:val="none" w:sz="0" w:space="0" w:color="auto"/>
        <w:right w:val="none" w:sz="0" w:space="0" w:color="auto"/>
      </w:divBdr>
    </w:div>
    <w:div w:id="2122868838">
      <w:bodyDiv w:val="1"/>
      <w:marLeft w:val="0"/>
      <w:marRight w:val="0"/>
      <w:marTop w:val="0"/>
      <w:marBottom w:val="0"/>
      <w:divBdr>
        <w:top w:val="none" w:sz="0" w:space="0" w:color="auto"/>
        <w:left w:val="none" w:sz="0" w:space="0" w:color="auto"/>
        <w:bottom w:val="none" w:sz="0" w:space="0" w:color="auto"/>
        <w:right w:val="none" w:sz="0" w:space="0" w:color="auto"/>
      </w:divBdr>
    </w:div>
    <w:div w:id="2139519772">
      <w:bodyDiv w:val="1"/>
      <w:marLeft w:val="0"/>
      <w:marRight w:val="0"/>
      <w:marTop w:val="0"/>
      <w:marBottom w:val="0"/>
      <w:divBdr>
        <w:top w:val="none" w:sz="0" w:space="0" w:color="auto"/>
        <w:left w:val="none" w:sz="0" w:space="0" w:color="auto"/>
        <w:bottom w:val="none" w:sz="0" w:space="0" w:color="auto"/>
        <w:right w:val="none" w:sz="0" w:space="0" w:color="auto"/>
      </w:divBdr>
    </w:div>
    <w:div w:id="214381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6.xml"/><Relationship Id="rId21" Type="http://schemas.openxmlformats.org/officeDocument/2006/relationships/header" Target="header12.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theme" Target="theme/theme1.xml"/><Relationship Id="rId16" Type="http://schemas.openxmlformats.org/officeDocument/2006/relationships/header" Target="header8.xml"/><Relationship Id="rId11" Type="http://schemas.openxmlformats.org/officeDocument/2006/relationships/header" Target="header3.xml"/><Relationship Id="rId32" Type="http://schemas.openxmlformats.org/officeDocument/2006/relationships/image" Target="media/image6.png"/><Relationship Id="rId37" Type="http://schemas.openxmlformats.org/officeDocument/2006/relationships/header" Target="header19.xml"/><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eader" Target="header29.xml"/><Relationship Id="rId79" Type="http://schemas.openxmlformats.org/officeDocument/2006/relationships/header" Target="header34.xml"/><Relationship Id="rId5" Type="http://schemas.openxmlformats.org/officeDocument/2006/relationships/webSettings" Target="webSettings.xml"/><Relationship Id="rId61" Type="http://schemas.openxmlformats.org/officeDocument/2006/relationships/footer" Target="footer3.xml"/><Relationship Id="rId82" Type="http://schemas.openxmlformats.org/officeDocument/2006/relationships/fontTable" Target="fontTable.xml"/><Relationship Id="rId19" Type="http://schemas.openxmlformats.org/officeDocument/2006/relationships/header" Target="header10.xml"/><Relationship Id="rId14" Type="http://schemas.openxmlformats.org/officeDocument/2006/relationships/header" Target="header6.xml"/><Relationship Id="rId22" Type="http://schemas.openxmlformats.org/officeDocument/2006/relationships/header" Target="header13.xml"/><Relationship Id="rId27" Type="http://schemas.openxmlformats.org/officeDocument/2006/relationships/header" Target="header17.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image" Target="media/image31.png"/><Relationship Id="rId69" Type="http://schemas.openxmlformats.org/officeDocument/2006/relationships/header" Target="header24.xml"/><Relationship Id="rId77" Type="http://schemas.openxmlformats.org/officeDocument/2006/relationships/header" Target="header32.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eader" Target="header27.xml"/><Relationship Id="rId80" Type="http://schemas.openxmlformats.org/officeDocument/2006/relationships/header" Target="header35.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5.xml"/><Relationship Id="rId33" Type="http://schemas.openxmlformats.org/officeDocument/2006/relationships/image" Target="media/image7.png"/><Relationship Id="rId38" Type="http://schemas.openxmlformats.org/officeDocument/2006/relationships/header" Target="header20.xml"/><Relationship Id="rId46" Type="http://schemas.openxmlformats.org/officeDocument/2006/relationships/image" Target="media/image17.png"/><Relationship Id="rId59" Type="http://schemas.openxmlformats.org/officeDocument/2006/relationships/header" Target="header21.xml"/><Relationship Id="rId67" Type="http://schemas.openxmlformats.org/officeDocument/2006/relationships/image" Target="media/image34.png"/><Relationship Id="rId20" Type="http://schemas.openxmlformats.org/officeDocument/2006/relationships/header" Target="header11.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eader" Target="header23.xml"/><Relationship Id="rId70" Type="http://schemas.openxmlformats.org/officeDocument/2006/relationships/header" Target="header25.xml"/><Relationship Id="rId75" Type="http://schemas.openxmlformats.org/officeDocument/2006/relationships/header" Target="header30.xm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footer" Target="footer2.xml"/><Relationship Id="rId28" Type="http://schemas.openxmlformats.org/officeDocument/2006/relationships/image" Target="media/image2.png"/><Relationship Id="rId36" Type="http://schemas.openxmlformats.org/officeDocument/2006/relationships/header" Target="header18.xml"/><Relationship Id="rId49" Type="http://schemas.openxmlformats.org/officeDocument/2006/relationships/image" Target="media/image20.png"/><Relationship Id="rId57" Type="http://schemas.openxmlformats.org/officeDocument/2006/relationships/image" Target="media/image28.jpe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22.xml"/><Relationship Id="rId65" Type="http://schemas.openxmlformats.org/officeDocument/2006/relationships/image" Target="media/image32.png"/><Relationship Id="rId73" Type="http://schemas.openxmlformats.org/officeDocument/2006/relationships/header" Target="header28.xml"/><Relationship Id="rId78" Type="http://schemas.openxmlformats.org/officeDocument/2006/relationships/header" Target="header33.xml"/><Relationship Id="rId81" Type="http://schemas.openxmlformats.org/officeDocument/2006/relationships/header" Target="header3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footer" Target="footer1.xml"/><Relationship Id="rId39" Type="http://schemas.openxmlformats.org/officeDocument/2006/relationships/image" Target="media/image10.png"/><Relationship Id="rId34" Type="http://schemas.openxmlformats.org/officeDocument/2006/relationships/image" Target="media/image8.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eader" Target="header31.xml"/><Relationship Id="rId7" Type="http://schemas.openxmlformats.org/officeDocument/2006/relationships/endnotes" Target="endnotes.xml"/><Relationship Id="rId71" Type="http://schemas.openxmlformats.org/officeDocument/2006/relationships/header" Target="header26.xm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eader" Target="header14.xm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Vel19</b:Tag>
    <b:SourceType>InternetSite</b:SourceType>
    <b:Guid>{AF37E84A-9C2E-4C84-9653-BAB9D2BE07F4}</b:Guid>
    <b:Title>Cinusual</b:Title>
    <b:InternetSiteTitle>¿Qué es y cómo funciona una intranet corporativa?</b:InternetSiteTitle>
    <b:Year>2019</b:Year>
    <b:Month>Mayo</b:Month>
    <b:Day>3</b:Day>
    <b:URL>https://cinusual.com/que-es-y-como-funciona-una-intranet-corporativa</b:URL>
    <b:Author>
      <b:Author>
        <b:NameList>
          <b:Person>
            <b:Last>Velásquez</b:Last>
            <b:First>Luis </b:First>
          </b:Person>
        </b:NameList>
      </b:Author>
    </b:Author>
    <b:YearAccessed>2021</b:YearAccessed>
    <b:MonthAccessed>Abril</b:MonthAccessed>
    <b:DayAccessed>6</b:DayAccessed>
    <b:RefOrder>1</b:RefOrder>
  </b:Source>
  <b:Source>
    <b:Tag>Fac21</b:Tag>
    <b:SourceType>InternetSite</b:SourceType>
    <b:Guid>{FAFB5BF2-848D-4FC8-A631-18DC32342C4F}</b:Guid>
    <b:Author>
      <b:Author>
        <b:Corporate>Facele</b:Corporate>
      </b:Author>
    </b:Author>
    <b:Title>Facele</b:Title>
    <b:InternetSiteTitle>La importancia de la Nómina Electrónica para las empresas</b:InternetSiteTitle>
    <b:Year>2021</b:Year>
    <b:Month>Febrero</b:Month>
    <b:Day>23</b:Day>
    <b:URL>https://facele.co/la-importancia-de-la-nomina-electronica/#:~:text=Un%20sistema%20de%20n%C3%B3mina%20electr%C3%B3nica,an%C3%A1lisis%20y%20las%20proyecciones%20de</b:URL>
    <b:YearAccessed>2021</b:YearAccessed>
    <b:MonthAccessed>Abril</b:MonthAccessed>
    <b:DayAccessed>20</b:DayAccessed>
    <b:RefOrder>2</b:RefOrder>
  </b:Source>
  <b:Source>
    <b:Tag>ein19</b:Tag>
    <b:SourceType>InternetSite</b:SourceType>
    <b:Guid>{5E9D3957-0DA5-4E40-A17C-C1ABDEC0BF83}</b:Guid>
    <b:Author>
      <b:Author>
        <b:Corporate>e-intelligent</b:Corporate>
      </b:Author>
    </b:Author>
    <b:Title>e-intelligent</b:Title>
    <b:InternetSiteTitle>Las 11 Ventajas de una Intranet corporativa para una empresa, PYME u organización</b:InternetSiteTitle>
    <b:Year>2019</b:Year>
    <b:Month>Marzo</b:Month>
    <b:Day>22</b:Day>
    <b:URL>https://www.e-intelligent.es/es/blog/ventajas-de-una-intranet-corporativa-para-una-empresa-o-pyme</b:URL>
    <b:YearAccessed>2020</b:YearAccessed>
    <b:MonthAccessed>Marzo</b:MonthAccessed>
    <b:DayAccessed>8</b:DayAccessed>
    <b:RefOrder>3</b:RefOrder>
  </b:Source>
  <b:Source>
    <b:Tag>Bon20</b:Tag>
    <b:SourceType>DocumentFromInternetSite</b:SourceType>
    <b:Guid>{8E9D2857-7D7F-413B-8A1A-F2DC1EEEC408}</b:Guid>
    <b:Title>Repository</b:Title>
    <b:InternetSiteTitle>DISEÑO E IMPLEMENTACIÓN DE UNA INTRANET PARA LA EMPRESA DE SERVICIOS PÚBLICOS DE MELGAR EMPUMELGAR E.S.P.</b:InternetSiteTitle>
    <b:Year>2020</b:Year>
    <b:Month>Mayo</b:Month>
    <b:Day>8</b:Day>
    <b:URL>https://repository.usta.edu.co/bitstream/handle/11634/23160/2020juliobonilla.pdf?sequence=1&amp;isAllowed=y</b:URL>
    <b:Author>
      <b:Author>
        <b:NameList>
          <b:Person>
            <b:Last>Bonilla Perdomo</b:Last>
            <b:Middle>Cesar </b:Middle>
            <b:First>Julio</b:First>
          </b:Person>
        </b:NameList>
      </b:Author>
    </b:Author>
    <b:YearAccessed>2020</b:YearAccessed>
    <b:MonthAccessed>Mayo</b:MonthAccessed>
    <b:DayAccessed>9</b:DayAccessed>
    <b:RefOrder>4</b:RefOrder>
  </b:Source>
  <b:Source>
    <b:Tag>Dav15</b:Tag>
    <b:SourceType>DocumentFromInternetSite</b:SourceType>
    <b:Guid>{539197DE-506B-44C8-A54B-40D32B30C8DA}</b:Guid>
    <b:Author>
      <b:Author>
        <b:NameList>
          <b:Person>
            <b:Last>David Aguilera</b:Last>
            <b:First>David</b:First>
            <b:Middle>Nicolás</b:Middle>
          </b:Person>
        </b:NameList>
      </b:Author>
    </b:Author>
    <b:Title>Repositorio Académico de la Universidad de Chile</b:Title>
    <b:InternetSiteTitle>Plataforma de gestión del conocimiento basada en arquitectura colaborativa e interfaz de red social</b:InternetSiteTitle>
    <b:Year>2015</b:Year>
    <b:Month>Abril</b:Month>
    <b:Day>2</b:Day>
    <b:URL>http://repositorio.uchile.cl/handle/2250/134099</b:URL>
    <b:YearAccessed>2021</b:YearAccessed>
    <b:MonthAccessed>MAyo</b:MonthAccessed>
    <b:DayAccessed>9</b:DayAccessed>
    <b:RefOrder>10</b:RefOrder>
  </b:Source>
  <b:Source>
    <b:Tag>Sán17</b:Tag>
    <b:SourceType>InternetSite</b:SourceType>
    <b:Guid>{1FBBCA33-7464-49F6-A2F5-993C2D32B146}</b:Guid>
    <b:Title>Liferay</b:Title>
    <b:InternetSiteTitle>Cinco ejemplos de Intranet que potencian la productividad</b:InternetSiteTitle>
    <b:Year>2017</b:Year>
    <b:Month>Noviembre</b:Month>
    <b:Day>23</b:Day>
    <b:URL>https://www.liferay.com/es/blog/es-es/transformacion-digital/cinco-ejemplos-de-intranet-que-potencian-la-productividad</b:URL>
    <b:Author>
      <b:Author>
        <b:NameList>
          <b:Person>
            <b:Last>Sánchez</b:Last>
            <b:First>María</b:First>
          </b:Person>
        </b:NameList>
      </b:Author>
    </b:Author>
    <b:YearAccessed>2021</b:YearAccessed>
    <b:MonthAccessed>Mayo</b:MonthAccessed>
    <b:DayAccessed>9</b:DayAccessed>
    <b:RefOrder>11</b:RefOrder>
  </b:Source>
  <b:Source>
    <b:Tag>Rib17</b:Tag>
    <b:SourceType>DocumentFromInternetSite</b:SourceType>
    <b:Guid>{56AD8A9D-86A2-4650-B6D9-3AEDFEAD0251}</b:Guid>
    <b:Author>
      <b:Author>
        <b:NameList>
          <b:Person>
            <b:Last>Ribeiro Balcázar</b:Last>
            <b:First>Ana</b:First>
            <b:Middle>Lina</b:Middle>
          </b:Person>
          <b:Person>
            <b:Last>Villanueva Saberbein</b:Last>
            <b:First>Lisset</b:First>
            <b:Middle>Lucia</b:Middle>
          </b:Person>
          <b:Person>
            <b:Last>Guerrero Maguiña</b:Last>
            <b:First>Sara</b:First>
            <b:Middle>Esther</b:Middle>
          </b:Person>
        </b:NameList>
      </b:Author>
    </b:Author>
    <b:Title>Repositorio Academico UPC</b:Title>
    <b:InternetSiteTitle>Implementación de intranet en una empresa constructora para mejorar la comunicación interna</b:InternetSiteTitle>
    <b:Year>2017</b:Year>
    <b:Month>Diciembre</b:Month>
    <b:Day>15</b:Day>
    <b:URL>https://repositorioacademico.upc.edu.pe/bitstream/handle/10757/622751/Guerrero_ms.pdf?sequence=15&amp;isAllowed=y</b:URL>
    <b:YearAccessed>2021</b:YearAccessed>
    <b:MonthAccessed>Mayo</b:MonthAccessed>
    <b:DayAccessed>9</b:DayAccessed>
    <b:RefOrder>12</b:RefOrder>
  </b:Source>
  <b:Source>
    <b:Tag>Tar17</b:Tag>
    <b:SourceType>DocumentFromInternetSite</b:SourceType>
    <b:Guid>{49D1B4A9-7BC0-4454-8BD6-2662E8FCCF5C}</b:Guid>
    <b:Author>
      <b:Author>
        <b:NameList>
          <b:Person>
            <b:Last>Tarqui Tipo</b:Last>
            <b:First>Silvia</b:First>
            <b:Middle>Rocío</b:Middle>
          </b:Person>
          <b:Person>
            <b:Last>Cuadros Morales</b:Last>
            <b:First>Christiam</b:First>
            <b:Middle>Adriano Israel</b:Middle>
          </b:Person>
        </b:NameList>
      </b:Author>
    </b:Author>
    <b:Title>Red de Repositorios Latinoamericanos</b:Title>
    <b:InternetSiteTitle>Implementación de una extranet para la gestión académica en el Instituto de Emprendedores de la Universidad San Ignacio de Loyola</b:InternetSiteTitle>
    <b:Year>2017</b:Year>
    <b:Month>Junio</b:Month>
    <b:Day>17</b:Day>
    <b:URL>http://repositorioslatinoamericanos.uchile.cl/handle/2250/2515029</b:URL>
    <b:YearAccessed>2021</b:YearAccessed>
    <b:MonthAccessed>Mayo</b:MonthAccessed>
    <b:DayAccessed>9</b:DayAccessed>
    <b:RefOrder>13</b:RefOrder>
  </b:Source>
  <b:Source>
    <b:Tag>Seg16</b:Tag>
    <b:SourceType>DocumentFromInternetSite</b:SourceType>
    <b:Guid>{DA8D5252-2384-44B0-91B9-88CC40953032}</b:Guid>
    <b:Title>Universdad Andina del Cusco</b:Title>
    <b:InternetSiteTitle>Propuesta de implementación de una intranet vía VPN para mejorar la confidencialidad del intercambio de información entre las sesdes</b:InternetSiteTitle>
    <b:Year>2016</b:Year>
    <b:Month>Julio</b:Month>
    <b:Day>22</b:Day>
    <b:URL>http://repositorio.uandina.edu.pe/bitstream/UAC/398/3/Jenny_Tesis_bachiller_2016.pdf.pdf</b:URL>
    <b:Author>
      <b:Author>
        <b:NameList>
          <b:Person>
            <b:Last>Segundo </b:Last>
            <b:First>Jenny Mar</b:First>
          </b:Person>
        </b:NameList>
      </b:Author>
    </b:Author>
    <b:YearAccessed>2021</b:YearAccessed>
    <b:MonthAccessed>Mayo</b:MonthAccessed>
    <b:DayAccessed>9</b:DayAccessed>
    <b:RefOrder>14</b:RefOrder>
  </b:Source>
  <b:Source>
    <b:Tag>Pro18</b:Tag>
    <b:SourceType>DocumentFromInternetSite</b:SourceType>
    <b:Guid>{6DBE50B9-8FD0-420C-95C4-24934A3A7C78}</b:Guid>
    <b:Title>Pontificia Universidad Católica Del Ecuador</b:Title>
    <b:InternetSiteTitle>Modelo De Desarrollo De Una Intranet</b:InternetSiteTitle>
    <b:Year>2018</b:Year>
    <b:Month>Enero</b:Month>
    <b:Day>5</b:Day>
    <b:URL>https://repositorio.pucese.edu.ec/bitstream/123456789/1466/1/PROA%C3%91O%20FALCONES%20YEAN%20ANEL.pdf</b:URL>
    <b:Author>
      <b:Author>
        <b:NameList>
          <b:Person>
            <b:Last>Proaño Falcones</b:Last>
            <b:Middle>Anel</b:Middle>
            <b:First>Yean </b:First>
          </b:Person>
        </b:NameList>
      </b:Author>
    </b:Author>
    <b:YearAccessed>2021</b:YearAccessed>
    <b:MonthAccessed>Mayo</b:MonthAccessed>
    <b:DayAccessed>9</b:DayAccessed>
    <b:RefOrder>15</b:RefOrder>
  </b:Source>
  <b:Source>
    <b:Tag>Rog10</b:Tag>
    <b:SourceType>BookSection</b:SourceType>
    <b:Guid>{2095C847-4EF4-45A6-84B2-30F682946F1B}</b:Guid>
    <b:Title>Ingeniería del software</b:Title>
    <b:Year>2010</b:Year>
    <b:BookTitle>Ingeniería del software, un enfoque práctico</b:BookTitle>
    <b:Pages>810</b:Pages>
    <b:City>Connecticut</b:City>
    <b:Publisher>CASSASA</b:Publisher>
    <b:Author>
      <b:Author>
        <b:NameList>
          <b:Person>
            <b:Last>Roger S. </b:Last>
            <b:Middle>Pressman</b:Middle>
          </b:Person>
        </b:NameList>
      </b:Author>
      <b:BookAuthor>
        <b:NameList>
          <b:Person>
            <b:Last>Pressman</b:Last>
            <b:First>Roger</b:First>
            <b:Middle>S.</b:Middle>
          </b:Person>
        </b:NameList>
      </b:BookAuthor>
    </b:Author>
    <b:RefOrder>16</b:RefOrder>
  </b:Source>
  <b:Source>
    <b:Tag>Mén18</b:Tag>
    <b:SourceType>DocumentFromInternetSite</b:SourceType>
    <b:Guid>{E4A65BF8-2643-4E9F-BF15-E72EAEE9BAE2}</b:Guid>
    <b:Title>Repository Unipiloto</b:Title>
    <b:Year>2018</b:Year>
    <b:InternetSiteTitle>Implementación Sistema Administración Nómina Colombia</b:InternetSiteTitle>
    <b:URL>IMPLEMENTACIÓN SISTEMA ADMINISTRACIÓN NÓMINA COLOMBIA</b:URL>
    <b:YearAccessed>2021</b:YearAccessed>
    <b:MonthAccessed>Mayo</b:MonthAccessed>
    <b:DayAccessed>16</b:DayAccessed>
    <b:Author>
      <b:Author>
        <b:NameList>
          <b:Person>
            <b:Last>Méndez Vargas</b:Last>
            <b:Middle>Consuelo </b:Middle>
            <b:First>Lilia </b:First>
          </b:Person>
          <b:Person>
            <b:Last>Díaz Gil</b:Last>
            <b:First>Jonathan </b:First>
          </b:Person>
        </b:NameList>
      </b:Author>
    </b:Author>
    <b:RefOrder>19</b:RefOrder>
  </b:Source>
  <b:Source>
    <b:Tag>Oli19</b:Tag>
    <b:SourceType>DocumentFromInternetSite</b:SourceType>
    <b:Guid>{71680F50-BB76-4D87-B7D9-FA815F32B552}</b:Guid>
    <b:Title>Repository Uniminuto</b:Title>
    <b:InternetSiteTitle>Implementación del proceso de transición de Facturación Electrónica en la empresa</b:InternetSiteTitle>
    <b:Year>2019</b:Year>
    <b:URL>https://repository.uniminuto.edu/bitstream/handle/10656/10838/UVDT.CP_OliverosMery_2019.pdf?sequence=1&amp;isAllowed=y</b:URL>
    <b:Author>
      <b:Author>
        <b:NameList>
          <b:Person>
            <b:Last>Oliveros Castellanos</b:Last>
            <b:Middle>Aidé </b:Middle>
            <b:First>Mery</b:First>
          </b:Person>
        </b:NameList>
      </b:Author>
    </b:Author>
    <b:YearAccessed>2021</b:YearAccessed>
    <b:MonthAccessed>Mayo</b:MonthAccessed>
    <b:DayAccessed>16</b:DayAccessed>
    <b:RefOrder>5</b:RefOrder>
  </b:Source>
  <b:Source>
    <b:Tag>Isi11</b:Tag>
    <b:SourceType>DocumentFromInternetSite</b:SourceType>
    <b:Guid>{618DD98B-04C8-4C39-BF14-D9BC6B5649A1}</b:Guid>
    <b:Title>Dspace Espoch</b:Title>
    <b:InternetSiteTitle>Creación de un catálogo de patrones de diseño de interfaz gráfica</b:InternetSiteTitle>
    <b:Year>2011</b:Year>
    <b:URL>http://dspace.espoch.edu.ec/bitstream/123456789/1566/1/78T00083.pdf</b:URL>
    <b:Author>
      <b:Author>
        <b:NameList>
          <b:Person>
            <b:Last>Isin Vilema</b:Last>
            <b:Middle>David</b:Middle>
            <b:First>Manuel</b:First>
          </b:Person>
        </b:NameList>
      </b:Author>
    </b:Author>
    <b:YearAccessed>2021</b:YearAccessed>
    <b:MonthAccessed>Mayo</b:MonthAccessed>
    <b:DayAccessed>17</b:DayAccessed>
    <b:RefOrder>6</b:RefOrder>
  </b:Source>
  <b:Source>
    <b:Tag>Toa06</b:Tag>
    <b:SourceType>DocumentFromInternetSite</b:SourceType>
    <b:Guid>{7702748C-7C84-4056-97E5-DA3504DB20CC}</b:Guid>
    <b:Title>Repositorio UTC</b:Title>
    <b:InternetSiteTitle>Análisis y diseño de la intranet</b:InternetSiteTitle>
    <b:Year>2006</b:Year>
    <b:Month>Diciembre</b:Month>
    <b:Day>15</b:Day>
    <b:URL>http://repositorio.utc.edu.ec/bitstream/27000/590/1/T-UTC-1061.pdf</b:URL>
    <b:Author>
      <b:Author>
        <b:NameList>
          <b:Person>
            <b:Last>Toapanta Cando</b:Last>
            <b:Middle>Leonor </b:Middle>
            <b:First>Rita </b:First>
          </b:Person>
          <b:Person>
            <b:Last>Toapanta Toapanta</b:Last>
            <b:Middle>Esther </b:Middle>
            <b:First>Luisa </b:First>
          </b:Person>
        </b:NameList>
      </b:Author>
    </b:Author>
    <b:YearAccessed>2021</b:YearAccessed>
    <b:MonthAccessed>Mayo</b:MonthAccessed>
    <b:DayAccessed>17</b:DayAccessed>
    <b:RefOrder>7</b:RefOrder>
  </b:Source>
  <b:Source>
    <b:Tag>Ole17</b:Tag>
    <b:SourceType>DocumentFromInternetSite</b:SourceType>
    <b:Guid>{749BC7F0-5F19-4F06-8103-6940D79490C9}</b:Guid>
    <b:Title>Riunet UPV</b:Title>
    <b:InternetSiteTitle>Diseño e implementación de una web con Wordpress</b:InternetSiteTitle>
    <b:Year>2017</b:Year>
    <b:URL>https://riunet.upv.es/bitstream/handle/10251/85724/memoria_29208632.pdf?seq</b:URL>
    <b:Author>
      <b:Author>
        <b:NameList>
          <b:Person>
            <b:Last>Olegario Castellanos</b:Last>
            <b:First>Alejandro </b:First>
          </b:Person>
        </b:NameList>
      </b:Author>
    </b:Author>
    <b:YearAccessed>2021</b:YearAccessed>
    <b:MonthAccessed>Mayo</b:MonthAccessed>
    <b:DayAccessed>17</b:DayAccessed>
    <b:RefOrder>8</b:RefOrder>
  </b:Source>
  <b:Source>
    <b:Tag>Vil17</b:Tag>
    <b:SourceType>DocumentFromInternetSite</b:SourceType>
    <b:Guid>{1612CEF0-9468-422B-BACF-E23796B941A0}</b:Guid>
    <b:Title>Repositorio Uniandes</b:Title>
    <b:InternetSiteTitle>Aplicación móvil para publicidad y ventas</b:InternetSiteTitle>
    <b:Year>2017</b:Year>
    <b:URL>https://dspace.uniandes.edu.ec/bitstream/123456789/8428/1/TUBMIE010-2017.pdf</b:URL>
    <b:Author>
      <b:Author>
        <b:NameList>
          <b:Person>
            <b:Last>Villamar Coloma </b:Last>
            <b:Middle>Antonio</b:Middle>
            <b:First>Marco </b:First>
          </b:Person>
        </b:NameList>
      </b:Author>
    </b:Author>
    <b:YearAccessed>2021</b:YearAccessed>
    <b:MonthAccessed>Mayo</b:MonthAccessed>
    <b:DayAccessed>17</b:DayAccessed>
    <b:RefOrder>9</b:RefOrder>
  </b:Source>
  <b:Source>
    <b:Tag>Wor16</b:Tag>
    <b:SourceType>DocumentFromInternetSite</b:SourceType>
    <b:Guid>{E9EF1897-06B6-4D75-AB87-8183D16E57ED}</b:Guid>
    <b:Author>
      <b:Author>
        <b:Corporate>Work Meter</b:Corporate>
      </b:Author>
    </b:Author>
    <b:Title>El blog de WorkMeter</b:Title>
    <b:InternetSiteTitle>4 formas para involucrar más a tus empleados</b:InternetSiteTitle>
    <b:Year>2016</b:Year>
    <b:Month>Febrero</b:Month>
    <b:Day>9</b:Day>
    <b:URL>https://es.workmeter.com/blog/4-formas-para-involucrar-a-tus-empleados</b:URL>
    <b:YearAccessed>2021</b:YearAccessed>
    <b:MonthAccessed>Mayo</b:MonthAccessed>
    <b:DayAccessed>21</b:DayAccessed>
    <b:RefOrder>18</b:RefOrder>
  </b:Source>
  <b:Source>
    <b:Tag>Cam12</b:Tag>
    <b:SourceType>DocumentFromInternetSite</b:SourceType>
    <b:Guid>{6AFCEC1A-D455-4F80-815D-63C1ED4C4652}</b:Guid>
    <b:Author>
      <b:Author>
        <b:NameList>
          <b:Person>
            <b:Last>Camarasa</b:Last>
            <b:First>Jose</b:First>
            <b:Middle>Andrés</b:Middle>
          </b:Person>
        </b:NameList>
      </b:Author>
    </b:Author>
    <b:Title>Clave i</b:Title>
    <b:InternetSiteTitle>Clave i</b:InternetSiteTitle>
    <b:Year>2012</b:Year>
    <b:Month>Mayo</b:Month>
    <b:Day>14</b:Day>
    <b:URL>https://www.clavei.es/blog/que-aporta-mvc-al-desarrollo-de-aplicaciones-web/</b:URL>
    <b:RefOrder>17</b:RefOrder>
  </b:Source>
  <b:Source>
    <b:Tag>Blo21</b:Tag>
    <b:SourceType>InternetSite</b:SourceType>
    <b:Guid>{B4C3DDA3-5238-464C-A43D-72959B783B7B}</b:Guid>
    <b:Title>Qenta</b:Title>
    <b:InternetSiteTitle>Nómina electrónica, la nueva apuesta en Colombia</b:InternetSiteTitle>
    <b:Year>2021</b:Year>
    <b:Month>febrero</b:Month>
    <b:Day>2</b:Day>
    <b:URL>https://www.qenta.app/nomina-electronica/</b:URL>
    <b:Author>
      <b:Author>
        <b:NameList>
          <b:Person>
            <b:Last>Qenta</b:Last>
            <b:First>Blog</b:First>
          </b:Person>
        </b:NameList>
      </b:Author>
    </b:Author>
    <b:RefOrder>20</b:RefOrder>
  </b:Source>
  <b:Source>
    <b:Tag>Alb21</b:Tag>
    <b:SourceType>InternetSite</b:SourceType>
    <b:Guid>{BB3BBEA7-D48F-499D-B517-B9F2011784AE}</b:Guid>
    <b:Title>Appvizer</b:Title>
    <b:InternetSiteTitle>Nómina electrónica: todo para gestionar in the Cloud</b:InternetSiteTitle>
    <b:Year>2021</b:Year>
    <b:Month>02</b:Month>
    <b:Day>23</b:Day>
    <b:URL>https://www.appvizer.es/revista/recursos-humanos/programas-de-nominas/nomina-electronica</b:URL>
    <b:Author>
      <b:Author>
        <b:NameList>
          <b:Person>
            <b:Last>Albornoz</b:Last>
            <b:First>Anaraya </b:First>
          </b:Person>
        </b:NameList>
      </b:Author>
    </b:Author>
    <b:RefOrder>21</b:RefOrder>
  </b:Source>
  <b:Source>
    <b:Tag>Act21</b:Tag>
    <b:SourceType>InternetSite</b:SourceType>
    <b:Guid>{C5A878A9-CBE9-4390-965F-61381D113079}</b:Guid>
    <b:Author>
      <b:Author>
        <b:NameList>
          <b:Person>
            <b:Last>Actualícese</b:Last>
          </b:Person>
        </b:NameList>
      </b:Author>
    </b:Author>
    <b:Title>Actualícese</b:Title>
    <b:InternetSiteTitle>Nómina electrónica: para qué, quiénes participan, software y digitalización de nómina</b:InternetSiteTitle>
    <b:Year>2021</b:Year>
    <b:Month>5</b:Month>
    <b:Day>14</b:Day>
    <b:URL>https://actualicese.com/nomina-electronica-para-que-quienes-participan-software-y-digitalizacion-de-nomina/</b:URL>
    <b:RefOrder>22</b:RefOrder>
  </b:Source>
  <b:Source>
    <b:Tag>Edi21</b:Tag>
    <b:SourceType>InternetSite</b:SourceType>
    <b:Guid>{EF82647B-BBAF-4002-903C-37390180528E}</b:Guid>
    <b:Author>
      <b:Author>
        <b:NameList>
          <b:Person>
            <b:Last>Edicom</b:Last>
          </b:Person>
        </b:NameList>
      </b:Author>
    </b:Author>
    <b:Title>edicom</b:Title>
    <b:InternetSiteTitle>Automatice la gestión y el envío de nóminas electrónicas</b:InternetSiteTitle>
    <b:Year>2021</b:Year>
    <b:URL>https://edicom.co/nomina-electronica-colombia</b:URL>
    <b:RefOrder>23</b:RefOrder>
  </b:Source>
</b:Sources>
</file>

<file path=customXml/itemProps1.xml><?xml version="1.0" encoding="utf-8"?>
<ds:datastoreItem xmlns:ds="http://schemas.openxmlformats.org/officeDocument/2006/customXml" ds:itemID="{7280F9B2-2E34-4AD6-87C1-44ABC6C38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8277</TotalTime>
  <Pages>77</Pages>
  <Words>17897</Words>
  <Characters>98436</Characters>
  <Application>Microsoft Office Word</Application>
  <DocSecurity>0</DocSecurity>
  <Lines>820</Lines>
  <Paragraphs>232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116101</CharactersWithSpaces>
  <SharedDoc>false</SharedDoc>
  <HLinks>
    <vt:vector size="348" baseType="variant">
      <vt:variant>
        <vt:i4>3801113</vt:i4>
      </vt:variant>
      <vt:variant>
        <vt:i4>306</vt:i4>
      </vt:variant>
      <vt:variant>
        <vt:i4>0</vt:i4>
      </vt:variant>
      <vt:variant>
        <vt:i4>5</vt:i4>
      </vt:variant>
      <vt:variant>
        <vt:lpwstr>http://www.uniandesonline.edu.ec/Normativa institucional/reg_pasantias.pdf</vt:lpwstr>
      </vt:variant>
      <vt:variant>
        <vt:lpwstr/>
      </vt:variant>
      <vt:variant>
        <vt:i4>4128803</vt:i4>
      </vt:variant>
      <vt:variant>
        <vt:i4>303</vt:i4>
      </vt:variant>
      <vt:variant>
        <vt:i4>0</vt:i4>
      </vt:variant>
      <vt:variant>
        <vt:i4>5</vt:i4>
      </vt:variant>
      <vt:variant>
        <vt:lpwstr>http://heptagrama.com/profesor-educador-maestro.htm</vt:lpwstr>
      </vt:variant>
      <vt:variant>
        <vt:lpwstr/>
      </vt:variant>
      <vt:variant>
        <vt:i4>983108</vt:i4>
      </vt:variant>
      <vt:variant>
        <vt:i4>300</vt:i4>
      </vt:variant>
      <vt:variant>
        <vt:i4>0</vt:i4>
      </vt:variant>
      <vt:variant>
        <vt:i4>5</vt:i4>
      </vt:variant>
      <vt:variant>
        <vt:lpwstr>http://www.estudiareducacion.cl/la-importancia-de-una-buena-relacion-profesor-estudiante</vt:lpwstr>
      </vt:variant>
      <vt:variant>
        <vt:lpwstr/>
      </vt:variant>
      <vt:variant>
        <vt:i4>4063278</vt:i4>
      </vt:variant>
      <vt:variant>
        <vt:i4>297</vt:i4>
      </vt:variant>
      <vt:variant>
        <vt:i4>0</vt:i4>
      </vt:variant>
      <vt:variant>
        <vt:i4>5</vt:i4>
      </vt:variant>
      <vt:variant>
        <vt:lpwstr>http://www2.fe.ccoo.es/andalucia/docu/p5sd7249.pdf</vt:lpwstr>
      </vt:variant>
      <vt:variant>
        <vt:lpwstr/>
      </vt:variant>
      <vt:variant>
        <vt:i4>3407983</vt:i4>
      </vt:variant>
      <vt:variant>
        <vt:i4>294</vt:i4>
      </vt:variant>
      <vt:variant>
        <vt:i4>0</vt:i4>
      </vt:variant>
      <vt:variant>
        <vt:i4>5</vt:i4>
      </vt:variant>
      <vt:variant>
        <vt:lpwstr>http://www.mineducacion.gov.co/1621/articles-86102_archivo_pdf.pdf</vt:lpwstr>
      </vt:variant>
      <vt:variant>
        <vt:lpwstr/>
      </vt:variant>
      <vt:variant>
        <vt:i4>5308506</vt:i4>
      </vt:variant>
      <vt:variant>
        <vt:i4>291</vt:i4>
      </vt:variant>
      <vt:variant>
        <vt:i4>0</vt:i4>
      </vt:variant>
      <vt:variant>
        <vt:i4>5</vt:i4>
      </vt:variant>
      <vt:variant>
        <vt:lpwstr>http://www.uccor.edu.ar/paginas/REDUC/troncoso.3.pdf</vt:lpwstr>
      </vt:variant>
      <vt:variant>
        <vt:lpwstr/>
      </vt:variant>
      <vt:variant>
        <vt:i4>7209086</vt:i4>
      </vt:variant>
      <vt:variant>
        <vt:i4>288</vt:i4>
      </vt:variant>
      <vt:variant>
        <vt:i4>0</vt:i4>
      </vt:variant>
      <vt:variant>
        <vt:i4>5</vt:i4>
      </vt:variant>
      <vt:variant>
        <vt:lpwstr>http://www.icshu.net/downloads/oU/METODOLOGIA CHIHUAHUA.pdf</vt:lpwstr>
      </vt:variant>
      <vt:variant>
        <vt:lpwstr/>
      </vt:variant>
      <vt:variant>
        <vt:i4>2424907</vt:i4>
      </vt:variant>
      <vt:variant>
        <vt:i4>285</vt:i4>
      </vt:variant>
      <vt:variant>
        <vt:i4>0</vt:i4>
      </vt:variant>
      <vt:variant>
        <vt:i4>5</vt:i4>
      </vt:variant>
      <vt:variant>
        <vt:lpwstr>http://www.sai.com.ar/KUCORIA/estudio_casos.html</vt:lpwstr>
      </vt:variant>
      <vt:variant>
        <vt:lpwstr/>
      </vt:variant>
      <vt:variant>
        <vt:i4>1835032</vt:i4>
      </vt:variant>
      <vt:variant>
        <vt:i4>282</vt:i4>
      </vt:variant>
      <vt:variant>
        <vt:i4>0</vt:i4>
      </vt:variant>
      <vt:variant>
        <vt:i4>5</vt:i4>
      </vt:variant>
      <vt:variant>
        <vt:lpwstr>http://es.wikipedia.org/wiki/2012</vt:lpwstr>
      </vt:variant>
      <vt:variant>
        <vt:lpwstr/>
      </vt:variant>
      <vt:variant>
        <vt:i4>6619198</vt:i4>
      </vt:variant>
      <vt:variant>
        <vt:i4>279</vt:i4>
      </vt:variant>
      <vt:variant>
        <vt:i4>0</vt:i4>
      </vt:variant>
      <vt:variant>
        <vt:i4>5</vt:i4>
      </vt:variant>
      <vt:variant>
        <vt:lpwstr>http://es.wikipedia.org/wiki/06_de_marzo</vt:lpwstr>
      </vt:variant>
      <vt:variant>
        <vt:lpwstr/>
      </vt:variant>
      <vt:variant>
        <vt:i4>5963810</vt:i4>
      </vt:variant>
      <vt:variant>
        <vt:i4>276</vt:i4>
      </vt:variant>
      <vt:variant>
        <vt:i4>0</vt:i4>
      </vt:variant>
      <vt:variant>
        <vt:i4>5</vt:i4>
      </vt:variant>
      <vt:variant>
        <vt:lpwstr>http://es.wikipedia.org/wiki/Consejo_Nacional_de_Acreditaci%C3%B3n</vt:lpwstr>
      </vt:variant>
      <vt:variant>
        <vt:lpwstr/>
      </vt:variant>
      <vt:variant>
        <vt:i4>1310794</vt:i4>
      </vt:variant>
      <vt:variant>
        <vt:i4>273</vt:i4>
      </vt:variant>
      <vt:variant>
        <vt:i4>0</vt:i4>
      </vt:variant>
      <vt:variant>
        <vt:i4>5</vt:i4>
      </vt:variant>
      <vt:variant>
        <vt:lpwstr>http://es.wikipedia.org/wiki/Colombia</vt:lpwstr>
      </vt:variant>
      <vt:variant>
        <vt:lpwstr/>
      </vt:variant>
      <vt:variant>
        <vt:i4>2162815</vt:i4>
      </vt:variant>
      <vt:variant>
        <vt:i4>270</vt:i4>
      </vt:variant>
      <vt:variant>
        <vt:i4>0</vt:i4>
      </vt:variant>
      <vt:variant>
        <vt:i4>5</vt:i4>
      </vt:variant>
      <vt:variant>
        <vt:lpwstr>http://es.wikipedia.org/wiki/Compa%C3%B1%C3%ADa_de_Jes%C3%BAs</vt:lpwstr>
      </vt:variant>
      <vt:variant>
        <vt:lpwstr/>
      </vt:variant>
      <vt:variant>
        <vt:i4>4128803</vt:i4>
      </vt:variant>
      <vt:variant>
        <vt:i4>267</vt:i4>
      </vt:variant>
      <vt:variant>
        <vt:i4>0</vt:i4>
      </vt:variant>
      <vt:variant>
        <vt:i4>5</vt:i4>
      </vt:variant>
      <vt:variant>
        <vt:lpwstr>http://heptagrama.com/profesor-educador-maestro.htm</vt:lpwstr>
      </vt:variant>
      <vt:variant>
        <vt:lpwstr/>
      </vt:variant>
      <vt:variant>
        <vt:i4>1179709</vt:i4>
      </vt:variant>
      <vt:variant>
        <vt:i4>260</vt:i4>
      </vt:variant>
      <vt:variant>
        <vt:i4>0</vt:i4>
      </vt:variant>
      <vt:variant>
        <vt:i4>5</vt:i4>
      </vt:variant>
      <vt:variant>
        <vt:lpwstr/>
      </vt:variant>
      <vt:variant>
        <vt:lpwstr>_Toc357091019</vt:lpwstr>
      </vt:variant>
      <vt:variant>
        <vt:i4>1179709</vt:i4>
      </vt:variant>
      <vt:variant>
        <vt:i4>254</vt:i4>
      </vt:variant>
      <vt:variant>
        <vt:i4>0</vt:i4>
      </vt:variant>
      <vt:variant>
        <vt:i4>5</vt:i4>
      </vt:variant>
      <vt:variant>
        <vt:lpwstr/>
      </vt:variant>
      <vt:variant>
        <vt:lpwstr>_Toc357091018</vt:lpwstr>
      </vt:variant>
      <vt:variant>
        <vt:i4>1179709</vt:i4>
      </vt:variant>
      <vt:variant>
        <vt:i4>248</vt:i4>
      </vt:variant>
      <vt:variant>
        <vt:i4>0</vt:i4>
      </vt:variant>
      <vt:variant>
        <vt:i4>5</vt:i4>
      </vt:variant>
      <vt:variant>
        <vt:lpwstr/>
      </vt:variant>
      <vt:variant>
        <vt:lpwstr>_Toc357091017</vt:lpwstr>
      </vt:variant>
      <vt:variant>
        <vt:i4>1179709</vt:i4>
      </vt:variant>
      <vt:variant>
        <vt:i4>242</vt:i4>
      </vt:variant>
      <vt:variant>
        <vt:i4>0</vt:i4>
      </vt:variant>
      <vt:variant>
        <vt:i4>5</vt:i4>
      </vt:variant>
      <vt:variant>
        <vt:lpwstr/>
      </vt:variant>
      <vt:variant>
        <vt:lpwstr>_Toc357091016</vt:lpwstr>
      </vt:variant>
      <vt:variant>
        <vt:i4>1179709</vt:i4>
      </vt:variant>
      <vt:variant>
        <vt:i4>236</vt:i4>
      </vt:variant>
      <vt:variant>
        <vt:i4>0</vt:i4>
      </vt:variant>
      <vt:variant>
        <vt:i4>5</vt:i4>
      </vt:variant>
      <vt:variant>
        <vt:lpwstr/>
      </vt:variant>
      <vt:variant>
        <vt:lpwstr>_Toc357091015</vt:lpwstr>
      </vt:variant>
      <vt:variant>
        <vt:i4>1179709</vt:i4>
      </vt:variant>
      <vt:variant>
        <vt:i4>230</vt:i4>
      </vt:variant>
      <vt:variant>
        <vt:i4>0</vt:i4>
      </vt:variant>
      <vt:variant>
        <vt:i4>5</vt:i4>
      </vt:variant>
      <vt:variant>
        <vt:lpwstr/>
      </vt:variant>
      <vt:variant>
        <vt:lpwstr>_Toc357091014</vt:lpwstr>
      </vt:variant>
      <vt:variant>
        <vt:i4>1179709</vt:i4>
      </vt:variant>
      <vt:variant>
        <vt:i4>224</vt:i4>
      </vt:variant>
      <vt:variant>
        <vt:i4>0</vt:i4>
      </vt:variant>
      <vt:variant>
        <vt:i4>5</vt:i4>
      </vt:variant>
      <vt:variant>
        <vt:lpwstr/>
      </vt:variant>
      <vt:variant>
        <vt:lpwstr>_Toc357091013</vt:lpwstr>
      </vt:variant>
      <vt:variant>
        <vt:i4>1179709</vt:i4>
      </vt:variant>
      <vt:variant>
        <vt:i4>218</vt:i4>
      </vt:variant>
      <vt:variant>
        <vt:i4>0</vt:i4>
      </vt:variant>
      <vt:variant>
        <vt:i4>5</vt:i4>
      </vt:variant>
      <vt:variant>
        <vt:lpwstr/>
      </vt:variant>
      <vt:variant>
        <vt:lpwstr>_Toc357091012</vt:lpwstr>
      </vt:variant>
      <vt:variant>
        <vt:i4>1179709</vt:i4>
      </vt:variant>
      <vt:variant>
        <vt:i4>212</vt:i4>
      </vt:variant>
      <vt:variant>
        <vt:i4>0</vt:i4>
      </vt:variant>
      <vt:variant>
        <vt:i4>5</vt:i4>
      </vt:variant>
      <vt:variant>
        <vt:lpwstr/>
      </vt:variant>
      <vt:variant>
        <vt:lpwstr>_Toc357091011</vt:lpwstr>
      </vt:variant>
      <vt:variant>
        <vt:i4>1179709</vt:i4>
      </vt:variant>
      <vt:variant>
        <vt:i4>206</vt:i4>
      </vt:variant>
      <vt:variant>
        <vt:i4>0</vt:i4>
      </vt:variant>
      <vt:variant>
        <vt:i4>5</vt:i4>
      </vt:variant>
      <vt:variant>
        <vt:lpwstr/>
      </vt:variant>
      <vt:variant>
        <vt:lpwstr>_Toc357091010</vt:lpwstr>
      </vt:variant>
      <vt:variant>
        <vt:i4>1245245</vt:i4>
      </vt:variant>
      <vt:variant>
        <vt:i4>200</vt:i4>
      </vt:variant>
      <vt:variant>
        <vt:i4>0</vt:i4>
      </vt:variant>
      <vt:variant>
        <vt:i4>5</vt:i4>
      </vt:variant>
      <vt:variant>
        <vt:lpwstr/>
      </vt:variant>
      <vt:variant>
        <vt:lpwstr>_Toc357091009</vt:lpwstr>
      </vt:variant>
      <vt:variant>
        <vt:i4>1245245</vt:i4>
      </vt:variant>
      <vt:variant>
        <vt:i4>194</vt:i4>
      </vt:variant>
      <vt:variant>
        <vt:i4>0</vt:i4>
      </vt:variant>
      <vt:variant>
        <vt:i4>5</vt:i4>
      </vt:variant>
      <vt:variant>
        <vt:lpwstr/>
      </vt:variant>
      <vt:variant>
        <vt:lpwstr>_Toc357091008</vt:lpwstr>
      </vt:variant>
      <vt:variant>
        <vt:i4>1245245</vt:i4>
      </vt:variant>
      <vt:variant>
        <vt:i4>188</vt:i4>
      </vt:variant>
      <vt:variant>
        <vt:i4>0</vt:i4>
      </vt:variant>
      <vt:variant>
        <vt:i4>5</vt:i4>
      </vt:variant>
      <vt:variant>
        <vt:lpwstr/>
      </vt:variant>
      <vt:variant>
        <vt:lpwstr>_Toc357091007</vt:lpwstr>
      </vt:variant>
      <vt:variant>
        <vt:i4>1245245</vt:i4>
      </vt:variant>
      <vt:variant>
        <vt:i4>182</vt:i4>
      </vt:variant>
      <vt:variant>
        <vt:i4>0</vt:i4>
      </vt:variant>
      <vt:variant>
        <vt:i4>5</vt:i4>
      </vt:variant>
      <vt:variant>
        <vt:lpwstr/>
      </vt:variant>
      <vt:variant>
        <vt:lpwstr>_Toc357091006</vt:lpwstr>
      </vt:variant>
      <vt:variant>
        <vt:i4>1245245</vt:i4>
      </vt:variant>
      <vt:variant>
        <vt:i4>176</vt:i4>
      </vt:variant>
      <vt:variant>
        <vt:i4>0</vt:i4>
      </vt:variant>
      <vt:variant>
        <vt:i4>5</vt:i4>
      </vt:variant>
      <vt:variant>
        <vt:lpwstr/>
      </vt:variant>
      <vt:variant>
        <vt:lpwstr>_Toc357091005</vt:lpwstr>
      </vt:variant>
      <vt:variant>
        <vt:i4>1245245</vt:i4>
      </vt:variant>
      <vt:variant>
        <vt:i4>170</vt:i4>
      </vt:variant>
      <vt:variant>
        <vt:i4>0</vt:i4>
      </vt:variant>
      <vt:variant>
        <vt:i4>5</vt:i4>
      </vt:variant>
      <vt:variant>
        <vt:lpwstr/>
      </vt:variant>
      <vt:variant>
        <vt:lpwstr>_Toc357091004</vt:lpwstr>
      </vt:variant>
      <vt:variant>
        <vt:i4>1245245</vt:i4>
      </vt:variant>
      <vt:variant>
        <vt:i4>164</vt:i4>
      </vt:variant>
      <vt:variant>
        <vt:i4>0</vt:i4>
      </vt:variant>
      <vt:variant>
        <vt:i4>5</vt:i4>
      </vt:variant>
      <vt:variant>
        <vt:lpwstr/>
      </vt:variant>
      <vt:variant>
        <vt:lpwstr>_Toc357091003</vt:lpwstr>
      </vt:variant>
      <vt:variant>
        <vt:i4>1245245</vt:i4>
      </vt:variant>
      <vt:variant>
        <vt:i4>158</vt:i4>
      </vt:variant>
      <vt:variant>
        <vt:i4>0</vt:i4>
      </vt:variant>
      <vt:variant>
        <vt:i4>5</vt:i4>
      </vt:variant>
      <vt:variant>
        <vt:lpwstr/>
      </vt:variant>
      <vt:variant>
        <vt:lpwstr>_Toc357091002</vt:lpwstr>
      </vt:variant>
      <vt:variant>
        <vt:i4>1245245</vt:i4>
      </vt:variant>
      <vt:variant>
        <vt:i4>152</vt:i4>
      </vt:variant>
      <vt:variant>
        <vt:i4>0</vt:i4>
      </vt:variant>
      <vt:variant>
        <vt:i4>5</vt:i4>
      </vt:variant>
      <vt:variant>
        <vt:lpwstr/>
      </vt:variant>
      <vt:variant>
        <vt:lpwstr>_Toc357091001</vt:lpwstr>
      </vt:variant>
      <vt:variant>
        <vt:i4>1245245</vt:i4>
      </vt:variant>
      <vt:variant>
        <vt:i4>146</vt:i4>
      </vt:variant>
      <vt:variant>
        <vt:i4>0</vt:i4>
      </vt:variant>
      <vt:variant>
        <vt:i4>5</vt:i4>
      </vt:variant>
      <vt:variant>
        <vt:lpwstr/>
      </vt:variant>
      <vt:variant>
        <vt:lpwstr>_Toc357091000</vt:lpwstr>
      </vt:variant>
      <vt:variant>
        <vt:i4>1769524</vt:i4>
      </vt:variant>
      <vt:variant>
        <vt:i4>140</vt:i4>
      </vt:variant>
      <vt:variant>
        <vt:i4>0</vt:i4>
      </vt:variant>
      <vt:variant>
        <vt:i4>5</vt:i4>
      </vt:variant>
      <vt:variant>
        <vt:lpwstr/>
      </vt:variant>
      <vt:variant>
        <vt:lpwstr>_Toc357090999</vt:lpwstr>
      </vt:variant>
      <vt:variant>
        <vt:i4>1769524</vt:i4>
      </vt:variant>
      <vt:variant>
        <vt:i4>134</vt:i4>
      </vt:variant>
      <vt:variant>
        <vt:i4>0</vt:i4>
      </vt:variant>
      <vt:variant>
        <vt:i4>5</vt:i4>
      </vt:variant>
      <vt:variant>
        <vt:lpwstr/>
      </vt:variant>
      <vt:variant>
        <vt:lpwstr>_Toc357090998</vt:lpwstr>
      </vt:variant>
      <vt:variant>
        <vt:i4>1769524</vt:i4>
      </vt:variant>
      <vt:variant>
        <vt:i4>128</vt:i4>
      </vt:variant>
      <vt:variant>
        <vt:i4>0</vt:i4>
      </vt:variant>
      <vt:variant>
        <vt:i4>5</vt:i4>
      </vt:variant>
      <vt:variant>
        <vt:lpwstr/>
      </vt:variant>
      <vt:variant>
        <vt:lpwstr>_Toc357090997</vt:lpwstr>
      </vt:variant>
      <vt:variant>
        <vt:i4>1769524</vt:i4>
      </vt:variant>
      <vt:variant>
        <vt:i4>122</vt:i4>
      </vt:variant>
      <vt:variant>
        <vt:i4>0</vt:i4>
      </vt:variant>
      <vt:variant>
        <vt:i4>5</vt:i4>
      </vt:variant>
      <vt:variant>
        <vt:lpwstr/>
      </vt:variant>
      <vt:variant>
        <vt:lpwstr>_Toc357090996</vt:lpwstr>
      </vt:variant>
      <vt:variant>
        <vt:i4>1769524</vt:i4>
      </vt:variant>
      <vt:variant>
        <vt:i4>116</vt:i4>
      </vt:variant>
      <vt:variant>
        <vt:i4>0</vt:i4>
      </vt:variant>
      <vt:variant>
        <vt:i4>5</vt:i4>
      </vt:variant>
      <vt:variant>
        <vt:lpwstr/>
      </vt:variant>
      <vt:variant>
        <vt:lpwstr>_Toc357090995</vt:lpwstr>
      </vt:variant>
      <vt:variant>
        <vt:i4>1769524</vt:i4>
      </vt:variant>
      <vt:variant>
        <vt:i4>110</vt:i4>
      </vt:variant>
      <vt:variant>
        <vt:i4>0</vt:i4>
      </vt:variant>
      <vt:variant>
        <vt:i4>5</vt:i4>
      </vt:variant>
      <vt:variant>
        <vt:lpwstr/>
      </vt:variant>
      <vt:variant>
        <vt:lpwstr>_Toc357090994</vt:lpwstr>
      </vt:variant>
      <vt:variant>
        <vt:i4>1769524</vt:i4>
      </vt:variant>
      <vt:variant>
        <vt:i4>104</vt:i4>
      </vt:variant>
      <vt:variant>
        <vt:i4>0</vt:i4>
      </vt:variant>
      <vt:variant>
        <vt:i4>5</vt:i4>
      </vt:variant>
      <vt:variant>
        <vt:lpwstr/>
      </vt:variant>
      <vt:variant>
        <vt:lpwstr>_Toc357090993</vt:lpwstr>
      </vt:variant>
      <vt:variant>
        <vt:i4>1769524</vt:i4>
      </vt:variant>
      <vt:variant>
        <vt:i4>98</vt:i4>
      </vt:variant>
      <vt:variant>
        <vt:i4>0</vt:i4>
      </vt:variant>
      <vt:variant>
        <vt:i4>5</vt:i4>
      </vt:variant>
      <vt:variant>
        <vt:lpwstr/>
      </vt:variant>
      <vt:variant>
        <vt:lpwstr>_Toc357090992</vt:lpwstr>
      </vt:variant>
      <vt:variant>
        <vt:i4>1769524</vt:i4>
      </vt:variant>
      <vt:variant>
        <vt:i4>92</vt:i4>
      </vt:variant>
      <vt:variant>
        <vt:i4>0</vt:i4>
      </vt:variant>
      <vt:variant>
        <vt:i4>5</vt:i4>
      </vt:variant>
      <vt:variant>
        <vt:lpwstr/>
      </vt:variant>
      <vt:variant>
        <vt:lpwstr>_Toc357090991</vt:lpwstr>
      </vt:variant>
      <vt:variant>
        <vt:i4>1769524</vt:i4>
      </vt:variant>
      <vt:variant>
        <vt:i4>86</vt:i4>
      </vt:variant>
      <vt:variant>
        <vt:i4>0</vt:i4>
      </vt:variant>
      <vt:variant>
        <vt:i4>5</vt:i4>
      </vt:variant>
      <vt:variant>
        <vt:lpwstr/>
      </vt:variant>
      <vt:variant>
        <vt:lpwstr>_Toc357090990</vt:lpwstr>
      </vt:variant>
      <vt:variant>
        <vt:i4>1703988</vt:i4>
      </vt:variant>
      <vt:variant>
        <vt:i4>80</vt:i4>
      </vt:variant>
      <vt:variant>
        <vt:i4>0</vt:i4>
      </vt:variant>
      <vt:variant>
        <vt:i4>5</vt:i4>
      </vt:variant>
      <vt:variant>
        <vt:lpwstr/>
      </vt:variant>
      <vt:variant>
        <vt:lpwstr>_Toc357090989</vt:lpwstr>
      </vt:variant>
      <vt:variant>
        <vt:i4>1703988</vt:i4>
      </vt:variant>
      <vt:variant>
        <vt:i4>74</vt:i4>
      </vt:variant>
      <vt:variant>
        <vt:i4>0</vt:i4>
      </vt:variant>
      <vt:variant>
        <vt:i4>5</vt:i4>
      </vt:variant>
      <vt:variant>
        <vt:lpwstr/>
      </vt:variant>
      <vt:variant>
        <vt:lpwstr>_Toc357090988</vt:lpwstr>
      </vt:variant>
      <vt:variant>
        <vt:i4>1703988</vt:i4>
      </vt:variant>
      <vt:variant>
        <vt:i4>68</vt:i4>
      </vt:variant>
      <vt:variant>
        <vt:i4>0</vt:i4>
      </vt:variant>
      <vt:variant>
        <vt:i4>5</vt:i4>
      </vt:variant>
      <vt:variant>
        <vt:lpwstr/>
      </vt:variant>
      <vt:variant>
        <vt:lpwstr>_Toc357090987</vt:lpwstr>
      </vt:variant>
      <vt:variant>
        <vt:i4>1703988</vt:i4>
      </vt:variant>
      <vt:variant>
        <vt:i4>62</vt:i4>
      </vt:variant>
      <vt:variant>
        <vt:i4>0</vt:i4>
      </vt:variant>
      <vt:variant>
        <vt:i4>5</vt:i4>
      </vt:variant>
      <vt:variant>
        <vt:lpwstr/>
      </vt:variant>
      <vt:variant>
        <vt:lpwstr>_Toc357090986</vt:lpwstr>
      </vt:variant>
      <vt:variant>
        <vt:i4>1703988</vt:i4>
      </vt:variant>
      <vt:variant>
        <vt:i4>56</vt:i4>
      </vt:variant>
      <vt:variant>
        <vt:i4>0</vt:i4>
      </vt:variant>
      <vt:variant>
        <vt:i4>5</vt:i4>
      </vt:variant>
      <vt:variant>
        <vt:lpwstr/>
      </vt:variant>
      <vt:variant>
        <vt:lpwstr>_Toc357090985</vt:lpwstr>
      </vt:variant>
      <vt:variant>
        <vt:i4>1703988</vt:i4>
      </vt:variant>
      <vt:variant>
        <vt:i4>50</vt:i4>
      </vt:variant>
      <vt:variant>
        <vt:i4>0</vt:i4>
      </vt:variant>
      <vt:variant>
        <vt:i4>5</vt:i4>
      </vt:variant>
      <vt:variant>
        <vt:lpwstr/>
      </vt:variant>
      <vt:variant>
        <vt:lpwstr>_Toc357090984</vt:lpwstr>
      </vt:variant>
      <vt:variant>
        <vt:i4>1703988</vt:i4>
      </vt:variant>
      <vt:variant>
        <vt:i4>44</vt:i4>
      </vt:variant>
      <vt:variant>
        <vt:i4>0</vt:i4>
      </vt:variant>
      <vt:variant>
        <vt:i4>5</vt:i4>
      </vt:variant>
      <vt:variant>
        <vt:lpwstr/>
      </vt:variant>
      <vt:variant>
        <vt:lpwstr>_Toc357090983</vt:lpwstr>
      </vt:variant>
      <vt:variant>
        <vt:i4>1703988</vt:i4>
      </vt:variant>
      <vt:variant>
        <vt:i4>38</vt:i4>
      </vt:variant>
      <vt:variant>
        <vt:i4>0</vt:i4>
      </vt:variant>
      <vt:variant>
        <vt:i4>5</vt:i4>
      </vt:variant>
      <vt:variant>
        <vt:lpwstr/>
      </vt:variant>
      <vt:variant>
        <vt:lpwstr>_Toc357090982</vt:lpwstr>
      </vt:variant>
      <vt:variant>
        <vt:i4>1703988</vt:i4>
      </vt:variant>
      <vt:variant>
        <vt:i4>32</vt:i4>
      </vt:variant>
      <vt:variant>
        <vt:i4>0</vt:i4>
      </vt:variant>
      <vt:variant>
        <vt:i4>5</vt:i4>
      </vt:variant>
      <vt:variant>
        <vt:lpwstr/>
      </vt:variant>
      <vt:variant>
        <vt:lpwstr>_Toc357090981</vt:lpwstr>
      </vt:variant>
      <vt:variant>
        <vt:i4>1703988</vt:i4>
      </vt:variant>
      <vt:variant>
        <vt:i4>26</vt:i4>
      </vt:variant>
      <vt:variant>
        <vt:i4>0</vt:i4>
      </vt:variant>
      <vt:variant>
        <vt:i4>5</vt:i4>
      </vt:variant>
      <vt:variant>
        <vt:lpwstr/>
      </vt:variant>
      <vt:variant>
        <vt:lpwstr>_Toc357090980</vt:lpwstr>
      </vt:variant>
      <vt:variant>
        <vt:i4>1376308</vt:i4>
      </vt:variant>
      <vt:variant>
        <vt:i4>20</vt:i4>
      </vt:variant>
      <vt:variant>
        <vt:i4>0</vt:i4>
      </vt:variant>
      <vt:variant>
        <vt:i4>5</vt:i4>
      </vt:variant>
      <vt:variant>
        <vt:lpwstr/>
      </vt:variant>
      <vt:variant>
        <vt:lpwstr>_Toc357090979</vt:lpwstr>
      </vt:variant>
      <vt:variant>
        <vt:i4>1376308</vt:i4>
      </vt:variant>
      <vt:variant>
        <vt:i4>14</vt:i4>
      </vt:variant>
      <vt:variant>
        <vt:i4>0</vt:i4>
      </vt:variant>
      <vt:variant>
        <vt:i4>5</vt:i4>
      </vt:variant>
      <vt:variant>
        <vt:lpwstr/>
      </vt:variant>
      <vt:variant>
        <vt:lpwstr>_Toc357090978</vt:lpwstr>
      </vt:variant>
      <vt:variant>
        <vt:i4>1376308</vt:i4>
      </vt:variant>
      <vt:variant>
        <vt:i4>8</vt:i4>
      </vt:variant>
      <vt:variant>
        <vt:i4>0</vt:i4>
      </vt:variant>
      <vt:variant>
        <vt:i4>5</vt:i4>
      </vt:variant>
      <vt:variant>
        <vt:lpwstr/>
      </vt:variant>
      <vt:variant>
        <vt:lpwstr>_Toc357090977</vt:lpwstr>
      </vt:variant>
      <vt:variant>
        <vt:i4>1376308</vt:i4>
      </vt:variant>
      <vt:variant>
        <vt:i4>2</vt:i4>
      </vt:variant>
      <vt:variant>
        <vt:i4>0</vt:i4>
      </vt:variant>
      <vt:variant>
        <vt:i4>5</vt:i4>
      </vt:variant>
      <vt:variant>
        <vt:lpwstr/>
      </vt:variant>
      <vt:variant>
        <vt:lpwstr>_Toc357090976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joseg.martinez</dc:creator>
  <cp:keywords/>
  <dc:description/>
  <cp:lastModifiedBy>Jorge andres Becerra bastidas</cp:lastModifiedBy>
  <cp:revision>60</cp:revision>
  <cp:lastPrinted>2021-10-02T03:10:00Z</cp:lastPrinted>
  <dcterms:created xsi:type="dcterms:W3CDTF">2021-04-28T23:06:00Z</dcterms:created>
  <dcterms:modified xsi:type="dcterms:W3CDTF">2021-10-02T03:26:00Z</dcterms:modified>
</cp:coreProperties>
</file>